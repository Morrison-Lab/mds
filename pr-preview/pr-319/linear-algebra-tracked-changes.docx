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del w:id="1" w:author="PR Preview" w:date="2026-01-01T00:00:00Z">
        <w:r>
          <w:delText xml:space="preserve">Last modified: 2026-10-15 15:19:18 (PDT)</w:delText>
        </w:r>
      </w:del>
    </w:p>
    <w:p>
      <w:pPr>
        <w:pStyle w:val="Date"/>
      </w:pPr>
      <w:ins w:id="2" w:author="PR Preview" w:date="2026-01-01T00:00:00Z">
        <w:r>
          <w:t xml:space="preserve">Last modified: 2026-10-15 15:28:24 (PDT)</w:t>
        </w:r>
      </w:ins>
    </w:p>
    <w:bookmarkStart w:id="81"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m:oMath>
        <m:acc>
          <m:accPr>
            <m:chr m:val="̃"/>
          </m:accPr>
          <m:e>
            <m:r>
              <m:t>x</m:t>
            </m:r>
          </m:e>
        </m:acc>
      </m:oMath>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120</m:t>
                    </m:r>
                  </m:e>
                </m:mr>
                <m:mr>
                  <m:e>
                    <m:r>
                      <m:t>3</m:t>
                    </m:r>
                  </m:e>
                </m:mr>
                <m:mr>
                  <m:e>
                    <m:r>
                      <m:t>15</m:t>
                    </m:r>
                  </m:e>
                </m:mr>
              </m:m>
            </m:e>
          </m:d>
          <m:r>
            <m:rPr>
              <m:sty m:val="p"/>
            </m:rPr>
            <m:t>,</m:t>
          </m:r>
        </m:oMath>
      </m:oMathPara>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1"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r>
        <w:t xml:space="preserve">numbers,</w:t>
      </w:r>
      <w:r>
        <w:t xml:space="preserve"> </w:t>
      </w:r>
      <w:r>
        <w:t xml:space="preserve">written vertically:</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e>
                </m:mr>
                <m:mr>
                  <m:e>
                    <m:sSub>
                      <m:e>
                        <m:r>
                          <m:t>x</m:t>
                        </m:r>
                      </m:e>
                      <m:sub>
                        <m:r>
                          <m:t>2</m:t>
                        </m:r>
                      </m:sub>
                    </m:sSub>
                  </m:e>
                </m:mr>
                <m:mr>
                  <m:e>
                    <m:r>
                      <m:rPr>
                        <m:sty m:val="p"/>
                      </m:rPr>
                      <m:t>⋮</m:t>
                    </m:r>
                  </m:e>
                </m:mr>
                <m:mr>
                  <m:e>
                    <m:sSub>
                      <m:e>
                        <m:r>
                          <m:t>x</m:t>
                        </m:r>
                      </m:e>
                      <m:sub>
                        <m:r>
                          <m:t>p</m:t>
                        </m:r>
                      </m:sub>
                    </m:sSub>
                  </m:e>
                </m:mr>
              </m:m>
            </m:e>
          </m:d>
        </m:oMath>
      </m:oMathPara>
    </w:p>
    <w:bookmarkEnd w:id="11"/>
    <w:bookmarkStart w:id="12"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 </w:t>
      </w:r>
      <w:r>
        <w:t xml:space="preserve">means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r>
            <m:rPr>
              <m:sty m:val="p"/>
            </m:rPr>
            <m:t>.</m:t>
          </m:r>
        </m:oMath>
      </m:oMathPara>
    </w:p>
    <w:bookmarkEnd w:id="12"/>
    <w:bookmarkStart w:id="15" w:name="def-real-coordinate-space"/>
    <w:p>
      <w:pPr>
        <w:pStyle w:val="FirstParagraph"/>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3">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4">
        <w:r>
          <w:rPr>
            <w:rStyle w:val="Hyperlink"/>
          </w:rPr>
          <w:t xml:space="preserve">real numbers</w:t>
        </w:r>
      </w:hyperlink>
      <w:r>
        <w:t xml:space="preserve">.</w:t>
      </w:r>
    </w:p>
    <w:bookmarkEnd w:id="15"/>
    <w:bookmarkStart w:id="16" w:name="rem-real-coordinate-space-notation"/>
    <w:p>
      <w:pPr>
        <w:pStyle w:val="BodyText"/>
      </w:pPr>
      <w:r>
        <w:rPr>
          <w:i/>
          <w:iCs/>
        </w:rPr>
        <w:t xml:space="preserve">Remark 2</w:t>
      </w:r>
      <w:r>
        <w:t xml:space="preserve"> (Reading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Writing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says, in one symbol,</w:t>
      </w:r>
      <w:r>
        <w:t xml:space="preserve"> </w:t>
      </w:r>
      <w:r>
        <w:t xml:space="preserve">that</w:t>
      </w:r>
      <w:r>
        <w:t xml:space="preserve"> </w:t>
      </w:r>
      <m:oMath>
        <m:acc>
          <m:accPr>
            <m:chr m:val="̃"/>
          </m:accPr>
          <m:e>
            <m:r>
              <m:t>x</m:t>
            </m:r>
          </m:e>
        </m:acc>
      </m:oMath>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m:oMath>
        <m:acc>
          <m:accPr>
            <m:chr m:val="̃"/>
          </m:accPr>
          <m:e>
            <m:r>
              <m:t>x</m:t>
            </m:r>
          </m:e>
        </m:acc>
        <m:r>
          <m:rPr>
            <m:sty m:val="p"/>
          </m:rPr>
          <m:t>∈</m:t>
        </m:r>
        <m:sSup>
          <m:e>
            <m:r>
              <m:rPr>
                <m:scr m:val="double-struck"/>
                <m:sty m:val="p"/>
              </m:rPr>
              <m:t>R</m:t>
            </m:r>
          </m:e>
          <m:sup>
            <m:r>
              <m:t>3</m:t>
            </m:r>
          </m:sup>
        </m:sSup>
      </m:oMath>
      <w:r>
        <w:t xml:space="preserve">.</w:t>
      </w:r>
    </w:p>
    <w:bookmarkEnd w:id="16"/>
    <w:bookmarkStart w:id="17"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is a single</w:t>
      </w:r>
      <w:r>
        <w:t xml:space="preserve"> </w:t>
      </w:r>
      <w:hyperlink r:id="rId14">
        <w:r>
          <w:rPr>
            <w:rStyle w:val="Hyperlink"/>
          </w:rPr>
          <w:t xml:space="preserve">real number</w:t>
        </w:r>
      </w:hyperlink>
      <w:r>
        <w:t xml:space="preserve">,</w:t>
      </w:r>
      <w:r>
        <w:t xml:space="preserve"> </w:t>
      </w:r>
      <w:r>
        <w:t xml:space="preserve">as opposed to a vector or a matrix, which holds several numbers.</w:t>
      </w:r>
    </w:p>
    <w:bookmarkEnd w:id="17"/>
    <w:bookmarkStart w:id="18"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18"/>
    <w:bookmarkStart w:id="20" w:name="def-real-vector-valued"/>
    <w:p>
      <w:pPr>
        <w:pStyle w:val="BodyText"/>
      </w:pPr>
      <w:r>
        <w:rPr>
          <w:b/>
          <w:bCs/>
        </w:rPr>
        <w:t xml:space="preserve">Definition 4 (Real-valued (scalar-valued)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p>
    <w:bookmarkEnd w:id="20"/>
    <w:bookmarkStart w:id="21" w:name="def-vector-valued"/>
    <w:p>
      <w:pPr>
        <w:pStyle w:val="BodyText"/>
      </w:pPr>
      <w:r>
        <w:rPr>
          <w:b/>
          <w:bCs/>
        </w:rPr>
        <w:t xml:space="preserve">Definition 5 (Vector-valued function)</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1"/>
    <w:bookmarkStart w:id="22"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m:oMath>
        <m:r>
          <m:t>f</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is real-valued</w:t>
      </w:r>
      <w:r>
        <w:t xml:space="preserve"> </w:t>
      </w:r>
      <w:r>
        <w:t xml:space="preserve">and</w:t>
      </w:r>
      <w:r>
        <w:t xml:space="preserve"> </w:t>
      </w:r>
      <m:oMath>
        <m:r>
          <m:t>g</m:t>
        </m:r>
        <m:r>
          <m:rPr>
            <m:sty m:val="p"/>
          </m:rPr>
          <m:t>(</m:t>
        </m:r>
        <m:acc>
          <m:accPr>
            <m:chr m:val="̃"/>
          </m:accPr>
          <m:e>
            <m:r>
              <m:t>x</m:t>
            </m:r>
          </m:e>
        </m:acc>
        <m:r>
          <m:rPr>
            <m:sty m:val="p"/>
          </m:rPr>
          <m:t>)</m:t>
        </m:r>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sSub>
                    <m:e>
                      <m:r>
                        <m:t>x</m:t>
                      </m:r>
                    </m:e>
                    <m:sub>
                      <m:r>
                        <m:t>2</m:t>
                      </m:r>
                    </m:sub>
                  </m:sSub>
                </m:e>
              </m:mr>
            </m:m>
          </m:e>
        </m:d>
      </m:oMath>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2"/>
    <w:bookmarkStart w:id="24" w:name="def-transpose"/>
    <w:p>
      <w:pPr>
        <w:pStyle w:val="FirstParagraph"/>
      </w:pPr>
      <w:r>
        <w:rPr>
          <w:b/>
          <w:bCs/>
        </w:rPr>
        <w:t xml:space="preserve">Definition 6 (Transpose)</w:t>
      </w:r>
      <w:r>
        <w:t xml:space="preserve"> </w:t>
      </w:r>
      <w:r>
        <w:t xml:space="preserve">The</w:t>
      </w:r>
      <w:r>
        <w:t xml:space="preserve"> </w:t>
      </w:r>
      <w:r>
        <w:rPr>
          <w:b/>
          <w:bCs/>
        </w:rPr>
        <w:t xml:space="preserve">transpose</w:t>
      </w:r>
      <w:r>
        <w:t xml:space="preserve"> </w:t>
      </w:r>
      <w:r>
        <w:t xml:space="preserve">of a column vector</w:t>
      </w:r>
      <w:r>
        <w:t xml:space="preserve"> </w:t>
      </w:r>
      <m:oMath>
        <m:acc>
          <m:accPr>
            <m:chr m:val="̃"/>
          </m:accPr>
          <m:e>
            <m:r>
              <m:t>x</m:t>
            </m:r>
          </m:e>
        </m:acc>
      </m:oMath>
      <w:r>
        <w:t xml:space="preserve"> </w:t>
      </w:r>
      <w:r>
        <w:t xml:space="preserve">is the row vector</w:t>
      </w:r>
      <w:r>
        <w:t xml:space="preserve"> </w:t>
      </w:r>
      <w:r>
        <w:t xml:space="preserve">with the same</w:t>
      </w:r>
      <w:r>
        <w:t xml:space="preserve"> </w:t>
      </w:r>
      <w:hyperlink r:id="rId23">
        <w:r>
          <w:rPr>
            <w:rStyle w:val="Hyperlink"/>
          </w:rPr>
          <w:t xml:space="preserve">sequence</w:t>
        </w:r>
      </w:hyperlink>
      <w:r>
        <w:t xml:space="preserve"> </w:t>
      </w:r>
      <w:r>
        <w:t xml:space="preserve">of entries, written horizontally:</w:t>
      </w:r>
    </w:p>
    <w:p>
      <w:pPr>
        <w:pStyle w:val="BodyText"/>
      </w:pPr>
      <m:oMathPara>
        <m:oMathParaPr>
          <m:jc m:val="center"/>
        </m:oMathParaPr>
        <m:oMath>
          <m:sSup>
            <m:e>
              <m:acc>
                <m:accPr>
                  <m:chr m:val="̃"/>
                </m:accPr>
                <m:e>
                  <m:r>
                    <m:t>x</m:t>
                  </m:r>
                </m:e>
              </m:acc>
            </m:e>
            <m:sup>
              <m:r>
                <m:rPr>
                  <m:sty m:val="p"/>
                </m:rPr>
                <m:t>⊤</m:t>
              </m:r>
            </m:sup>
          </m:sSup>
          <m:r>
            <m:rPr>
              <m:sty m:val="p"/>
            </m:rPr>
            <m:t>≡</m:t>
          </m:r>
          <m:sSup>
            <m:e>
              <m:acc>
                <m:accPr>
                  <m:chr m:val="̃"/>
                </m:accPr>
                <m:e>
                  <m:r>
                    <m:t>x</m:t>
                  </m:r>
                </m:e>
              </m:acc>
            </m:e>
            <m:sup>
              <m:r>
                <m:rPr>
                  <m:sty m:val="p"/>
                </m:rPr>
                <m:t>′</m:t>
              </m:r>
            </m:sup>
          </m:sSup>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oMath>
      </m:oMathPara>
    </w:p>
    <w:bookmarkEnd w:id="24"/>
    <w:bookmarkStart w:id="25"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5"/>
    <w:bookmarkStart w:id="26" w:name="def-vector-addition"/>
    <w:p>
      <w:pPr>
        <w:pStyle w:val="FirstParagraph"/>
      </w:pPr>
      <w:r>
        <w:rPr>
          <w:b/>
          <w:bCs/>
        </w:rPr>
        <w:t xml:space="preserve">Definition 7 (Vector addition)</w:t>
      </w:r>
      <w:r>
        <w:t xml:space="preserve"> </w:t>
      </w:r>
      <w:r>
        <w:t xml:space="preserve">The</w:t>
      </w:r>
      <w:r>
        <w:t xml:space="preserve"> </w:t>
      </w:r>
      <w:r>
        <w:rPr>
          <w:b/>
          <w:bCs/>
        </w:rPr>
        <w:t xml:space="preserve">sum</w:t>
      </w:r>
      <w:r>
        <w:t xml:space="preserve"> </w:t>
      </w:r>
      <w:r>
        <w:t xml:space="preserve">of two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r>
        <w:t xml:space="preserve"> </w:t>
      </w:r>
      <m:oMath>
        <m:r>
          <m:t>p</m:t>
        </m:r>
      </m:oMath>
      <w:r>
        <w:t xml:space="preserve"> </w:t>
      </w:r>
      <w:r>
        <w:t xml:space="preserve">is the column vector</w:t>
      </w:r>
      <w:r>
        <w:t xml:space="preserve"> </w:t>
      </w:r>
      <m:oMath>
        <m:acc>
          <m:accPr>
            <m:chr m:val="̃"/>
          </m:accPr>
          <m:e>
            <m:r>
              <m:t>x</m:t>
            </m:r>
          </m:e>
        </m:acc>
        <m:r>
          <m:rPr>
            <m:sty m:val="p"/>
          </m:rPr>
          <m:t>+</m:t>
        </m:r>
        <m:acc>
          <m:accPr>
            <m:chr m:val="̃"/>
          </m:accPr>
          <m:e>
            <m:r>
              <m:t>y</m:t>
            </m:r>
          </m:e>
        </m:acc>
      </m:oMath>
      <w:r>
        <w:t xml:space="preserve"> </w:t>
      </w:r>
      <w:r>
        <w:t xml:space="preserve">of length</w:t>
      </w:r>
      <w:r>
        <w:t xml:space="preserve"> </w:t>
      </w:r>
      <m:oMath>
        <m:r>
          <m:t>p</m:t>
        </m:r>
      </m:oMath>
      <w:r>
        <w:t xml:space="preserve"> </w:t>
      </w:r>
      <w:r>
        <w:t xml:space="preserve">obtained by adding entry by entry:</w:t>
      </w:r>
    </w:p>
    <w:p>
      <w:pPr>
        <w:pStyle w:val="BodyText"/>
      </w:pPr>
      <m:oMathPara>
        <m:oMathParaPr>
          <m:jc m:val="center"/>
        </m:oMathParaPr>
        <m:oMath>
          <m:r>
            <m:rPr>
              <m:sty m:val="p"/>
            </m:rPr>
            <m:t>(</m:t>
          </m:r>
          <m:acc>
            <m:accPr>
              <m:chr m:val="̃"/>
            </m:accPr>
            <m:e>
              <m:r>
                <m:t>x</m:t>
              </m:r>
            </m:e>
          </m:acc>
          <m:r>
            <m:rPr>
              <m:sty m:val="p"/>
            </m:rPr>
            <m:t>+</m:t>
          </m:r>
          <m:acc>
            <m:accPr>
              <m:chr m:val="̃"/>
            </m:accPr>
            <m:e>
              <m:r>
                <m:t>y</m:t>
              </m:r>
            </m:e>
          </m:acc>
          <m:sSub>
            <m:e>
              <m:r>
                <m:rPr>
                  <m:sty m:val="p"/>
                </m:rPr>
                <m:t>)</m:t>
              </m:r>
            </m:e>
            <m:sub>
              <m:r>
                <m:t>i</m:t>
              </m:r>
            </m:sub>
          </m:sSub>
          <m:limUpp>
            <m:e>
              <m:r>
                <m:rPr>
                  <m:sty m:val="p"/>
                </m:rPr>
                <m:t>=</m:t>
              </m:r>
            </m:e>
            <m:lim>
              <m:r>
                <m:rPr>
                  <m:nor/>
                  <m:sty m:val="p"/>
                </m:rPr>
                <m:t>def</m:t>
              </m:r>
            </m:lim>
          </m:limUpp>
          <m:sSub>
            <m:e>
              <m:r>
                <m:t>x</m:t>
              </m:r>
            </m:e>
            <m:sub>
              <m:r>
                <m:t>i</m:t>
              </m:r>
            </m:sub>
          </m:sSub>
          <m:r>
            <m:rPr>
              <m:sty m:val="p"/>
            </m:rPr>
            <m:t>+</m:t>
          </m:r>
          <m:sSub>
            <m:e>
              <m:r>
                <m:t>y</m:t>
              </m:r>
            </m:e>
            <m:sub>
              <m:r>
                <m:t>i</m:t>
              </m:r>
            </m:sub>
          </m:sSub>
          <m:r>
            <m:rPr>
              <m:sty m:val="p"/>
            </m:rPr>
            <m:t>,</m:t>
          </m:r>
          <m:r>
            <m:t> </m:t>
          </m:r>
          <m:r>
            <m:t>i</m:t>
          </m:r>
          <m:r>
            <m:rPr>
              <m:sty m:val="p"/>
            </m:rPr>
            <m:t>=</m:t>
          </m:r>
          <m:r>
            <m:t>1</m:t>
          </m:r>
          <m:r>
            <m:rPr>
              <m:sty m:val="p"/>
            </m:rPr>
            <m:t>,</m:t>
          </m:r>
          <m:r>
            <m:rPr>
              <m:sty m:val="p"/>
            </m:rPr>
            <m:t>…</m:t>
          </m:r>
          <m:r>
            <m:rPr>
              <m:sty m:val="p"/>
            </m:rPr>
            <m:t>,</m:t>
          </m:r>
          <m:r>
            <m:t>p</m:t>
          </m:r>
        </m:oMath>
      </m:oMathPara>
    </w:p>
    <w:bookmarkEnd w:id="26"/>
    <w:bookmarkStart w:id="27"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7"/>
    <w:bookmarkStart w:id="29" w:name="def-dot-product"/>
    <w:p>
      <w:pPr>
        <w:pStyle w:val="FirstParagraph"/>
      </w:pPr>
      <w:r>
        <w:rPr>
          <w:b/>
          <w:bCs/>
        </w:rPr>
        <w:t xml:space="preserve">Definition 8 (Dot product)</w:t>
      </w:r>
      <w:r>
        <w:t xml:space="preserve"> </w:t>
      </w:r>
      <w:r>
        <w:t xml:space="preserve">For any two real-valued vectors</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oMath>
      <w:r>
        <w:t xml:space="preserve"> </w:t>
      </w:r>
      <w:r>
        <w:t xml:space="preserve">and</w:t>
      </w:r>
      <w:r>
        <w:t xml:space="preserve"> </w:t>
      </w:r>
      <m:oMath>
        <m:acc>
          <m:accPr>
            <m:chr m:val="̃"/>
          </m:accPr>
          <m:e>
            <m:r>
              <m:t>y</m:t>
            </m:r>
          </m:e>
        </m:acc>
        <m:r>
          <m:rPr>
            <m:sty m:val="p"/>
          </m:rPr>
          <m:t>=</m:t>
        </m:r>
        <m:r>
          <m:rPr>
            <m:sty m:val="p"/>
          </m:rPr>
          <m:t>(</m:t>
        </m:r>
        <m:sSub>
          <m:e>
            <m:r>
              <m:t>y</m:t>
            </m:r>
          </m:e>
          <m:sub>
            <m:r>
              <m:t>1</m:t>
            </m:r>
          </m:sub>
        </m:sSub>
        <m:r>
          <m:rPr>
            <m:sty m:val="p"/>
          </m:rPr>
          <m:t>,</m:t>
        </m:r>
        <m:r>
          <m:rPr>
            <m:sty m:val="p"/>
          </m:rPr>
          <m:t>…</m:t>
        </m:r>
        <m:r>
          <m:rPr>
            <m:sty m:val="p"/>
          </m:rPr>
          <m:t>,</m:t>
        </m:r>
        <m:sSub>
          <m:e>
            <m:r>
              <m:t>y</m:t>
            </m:r>
          </m:e>
          <m:sub>
            <m:r>
              <m:t>p</m:t>
            </m:r>
          </m:sub>
        </m:sSub>
        <m:r>
          <m:rPr>
            <m:sty m:val="p"/>
          </m:rPr>
          <m:t>)</m:t>
        </m:r>
      </m:oMath>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is:</w:t>
      </w:r>
    </w:p>
    <w:p>
      <w:pPr>
        <w:pStyle w:val="BodyText"/>
      </w:pPr>
      <w:bookmarkStart w:id="28" w:name="eq-inner-product"/>
      <m:oMathPara>
        <m:oMathParaPr>
          <m:jc m:val="center"/>
        </m:oMathParaPr>
        <m:oMath>
          <m:acc>
            <m:accPr>
              <m:chr m:val="̃"/>
            </m:accPr>
            <m:e>
              <m:r>
                <m:t>x</m:t>
              </m:r>
            </m:e>
          </m:acc>
          <m:r>
            <m:rPr>
              <m:sty m:val="p"/>
            </m:rPr>
            <m:t>⋅</m:t>
          </m:r>
          <m:acc>
            <m:accPr>
              <m:chr m:val="̃"/>
            </m:accPr>
            <m:e>
              <m:r>
                <m:t>y</m:t>
              </m:r>
            </m:e>
          </m:acc>
          <m:r>
            <m:rPr>
              <m:sty m:val="p"/>
            </m:rPr>
            <m:t>=</m:t>
          </m:r>
          <m:sSup>
            <m:e>
              <m:acc>
                <m:accPr>
                  <m:chr m:val="̃"/>
                </m:accPr>
                <m:e>
                  <m:r>
                    <m:t>x</m:t>
                  </m:r>
                </m:e>
              </m:acc>
            </m:e>
            <m:sup>
              <m:r>
                <m:rPr>
                  <m:sty m:val="p"/>
                </m:rPr>
                <m:t>⊤</m:t>
              </m:r>
            </m:sup>
          </m:sSup>
          <m:acc>
            <m:accPr>
              <m:chr m:val="̃"/>
            </m:accPr>
            <m:e>
              <m:r>
                <m:t>y</m:t>
              </m:r>
            </m:e>
          </m:acc>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  </m:t>
          </m:r>
          <m:r>
            <m:rPr>
              <m:sty m:val="p"/>
            </m:rPr>
            <m:t>(</m:t>
          </m:r>
          <m:r>
            <m:t>1</m:t>
          </m:r>
          <m:r>
            <m:rPr>
              <m:sty m:val="p"/>
            </m:rPr>
            <m:t>)</m:t>
          </m:r>
        </m:oMath>
      </m:oMathPara>
      <w:bookmarkEnd w:id="28"/>
    </w:p>
    <w:bookmarkEnd w:id="29"/>
    <w:p>
      <w:pPr>
        <w:pStyle w:val="FirstParagraph"/>
      </w:pPr>
      <w:r>
        <w:t xml:space="preserve">See also the definitions in:</w:t>
      </w:r>
    </w:p>
    <w:p>
      <w:pPr>
        <w:numPr>
          <w:ilvl w:val="0"/>
          <w:numId w:val="1003"/>
        </w:numPr>
      </w:pPr>
      <w:r>
        <w:t xml:space="preserve">Dobson and Barnett (2018)</w:t>
      </w:r>
      <w:r>
        <w:t xml:space="preserve">, Section 1.3 (equation 1.1, page 7)</w:t>
      </w:r>
    </w:p>
    <w:p>
      <w:pPr>
        <w:numPr>
          <w:ilvl w:val="0"/>
          <w:numId w:val="1003"/>
        </w:numPr>
      </w:pPr>
      <w:r>
        <w:t xml:space="preserve">Kaplan (2022)</w:t>
      </w:r>
      <w:r>
        <w:t xml:space="preserve">, chapter on vectors</w:t>
      </w:r>
      <w:r>
        <w:t xml:space="preserve"> </w:t>
      </w:r>
    </w:p>
    <w:p>
      <w:pPr>
        <w:numPr>
          <w:ilvl w:val="0"/>
          <w:numId w:val="1003"/>
        </w:numPr>
      </w:pPr>
      <w:hyperlink r:id="rId30">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1">
        <w:r>
          <w:rPr>
            <w:rStyle w:val="Hyperlink"/>
          </w:rPr>
          <w:t xml:space="preserve">wikipedia</w:t>
        </w:r>
      </w:hyperlink>
      <w:r>
        <w:t xml:space="preserve"> </w:t>
      </w:r>
      <w:r>
        <w:t xml:space="preserve">for more.</w:t>
      </w:r>
    </w:p>
    <w:bookmarkStart w:id="32" w:name="exm-dot-product"/>
    <w:p>
      <w:pPr>
        <w:pStyle w:val="BodyText"/>
      </w:pPr>
      <w:r>
        <w:rPr>
          <w:b/>
          <w:bCs/>
        </w:rPr>
        <w:t xml:space="preserve">Example 5 (A dot product)</w:t>
      </w:r>
      <w:r>
        <w:t xml:space="preserve"> </w:t>
      </w:r>
      <w:r>
        <w:t xml:space="preserve">For</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5</m:t>
        </m:r>
        <m:r>
          <m:rPr>
            <m:sty m:val="p"/>
          </m:rPr>
          <m:t>,</m:t>
        </m:r>
        <m:r>
          <m:t>6</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2</m:t>
              </m:r>
              <m:r>
                <m:rPr>
                  <m:sty m:val="p"/>
                </m:rPr>
                <m:t>⋅</m:t>
              </m:r>
              <m:r>
                <m:t>5</m:t>
              </m:r>
              <m:r>
                <m:rPr>
                  <m:sty m:val="p"/>
                </m:rPr>
                <m:t>+</m:t>
              </m:r>
              <m:r>
                <m:t>3</m:t>
              </m:r>
              <m:r>
                <m:rPr>
                  <m:sty m:val="p"/>
                </m:rPr>
                <m:t>⋅</m:t>
              </m:r>
              <m:r>
                <m:t>6</m:t>
              </m:r>
              <m:r>
                <m:t>&amp;</m:t>
              </m:r>
              <m:r>
                <m:t>&amp;</m:t>
              </m:r>
              <m:r>
                <m:rPr>
                  <m:nor/>
                  <m:sty m:val="p"/>
                </m:rPr>
                <m:t>(definition of the dot product)</m:t>
              </m:r>
            </m:e>
            <m:e>
              <m:r>
                <m:t>&amp;</m:t>
              </m:r>
              <m:r>
                <m:rPr>
                  <m:sty m:val="p"/>
                </m:rPr>
                <m:t>=</m:t>
              </m:r>
              <m:r>
                <m:t>4</m:t>
              </m:r>
              <m:r>
                <m:rPr>
                  <m:sty m:val="p"/>
                </m:rPr>
                <m:t>+</m:t>
              </m:r>
              <m:r>
                <m:t>10</m:t>
              </m:r>
              <m:r>
                <m:rPr>
                  <m:sty m:val="p"/>
                </m:rPr>
                <m:t>+</m:t>
              </m:r>
              <m:r>
                <m:t>18</m:t>
              </m:r>
              <m:r>
                <m:t>&amp;</m:t>
              </m:r>
              <m:r>
                <m:t>&amp;</m:t>
              </m:r>
              <m:r>
                <m:rPr>
                  <m:nor/>
                  <m:sty m:val="p"/>
                </m:rPr>
                <m:t>(multiply)</m:t>
              </m:r>
            </m:e>
            <m:e>
              <m:r>
                <m:t>&amp;</m:t>
              </m:r>
              <m:r>
                <m:rPr>
                  <m:sty m:val="p"/>
                </m:rPr>
                <m:t>=</m:t>
              </m:r>
              <m:r>
                <m:t>32</m:t>
              </m:r>
              <m:r>
                <m:t>&amp;</m:t>
              </m:r>
              <m:r>
                <m:t>&amp;</m:t>
              </m:r>
              <m:r>
                <m:rPr>
                  <m:nor/>
                  <m:sty m:val="p"/>
                </m:rPr>
                <m:t>(add)</m:t>
              </m:r>
            </m:e>
          </m:eqArr>
        </m:oMath>
      </m:oMathPara>
    </w:p>
    <w:bookmarkEnd w:id="32"/>
    <w:bookmarkStart w:id="33" w:name="def-linear-combination"/>
    <w:p>
      <w:pPr>
        <w:pStyle w:val="FirstParagraph"/>
      </w:pPr>
      <w:r>
        <w:rPr>
          <w:b/>
          <w:bCs/>
        </w:rPr>
        <w:t xml:space="preserve">Definition 9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 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t>
      </w:r>
      <w:hyperlink w:anchor="def-lincom-coefficient">
        <w:r>
          <w:rPr>
            <w:rStyle w:val="Hyperlink"/>
          </w:rPr>
          <w:t xml:space="preserve">Definition 10</w:t>
        </w:r>
      </w:hyperlink>
      <w:r>
        <w:t xml:space="preserve">)</w:t>
      </w:r>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oMath>
      <w:r>
        <w:t xml:space="preserve"> </w:t>
      </w:r>
      <w:r>
        <w:t xml:space="preserve">is the linear combination</w:t>
      </w:r>
      <w:r>
        <w:t xml:space="preserve"> </w:t>
      </w:r>
      <w:r>
        <w:t xml:space="preserve">of the</w:t>
      </w:r>
      <w:r>
        <w:t xml:space="preserve"> </w:t>
      </w:r>
      <m:oMath>
        <m:r>
          <m:t>j</m:t>
        </m:r>
      </m:oMath>
      <w:r>
        <w:t xml:space="preserve">th entries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with the same coefficients.</w:t>
      </w:r>
    </w:p>
    <w:bookmarkEnd w:id="33"/>
    <w:bookmarkStart w:id="34" w:name="def-lincom-coefficient"/>
    <w:p>
      <w:pPr>
        <w:pStyle w:val="BodyText"/>
      </w:pPr>
      <w:r>
        <w:rPr>
          <w:b/>
          <w:bCs/>
        </w:rPr>
        <w:t xml:space="preserve">Definition 10 (Coefficients of a linear combination)</w:t>
      </w:r>
      <w:r>
        <w:t xml:space="preserve"> </w:t>
      </w:r>
      <w:r>
        <w:t xml:space="preserve">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in a linear combination (</w:t>
      </w:r>
      <w:hyperlink w:anchor="def-linear-combination">
        <w:r>
          <w:rPr>
            <w:rStyle w:val="Hyperlink"/>
          </w:rPr>
          <w:t xml:space="preserve">Definition 9</w:t>
        </w:r>
      </w:hyperlink>
      <w:r>
        <w:t xml:space="preserve">)</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w:r>
        <w:t xml:space="preserve"> </w:t>
      </w:r>
      <w:r>
        <w:t xml:space="preserve">are its</w:t>
      </w:r>
      <w:r>
        <w:t xml:space="preserve"> </w:t>
      </w:r>
      <w:r>
        <w:rPr>
          <w:b/>
          <w:bCs/>
        </w:rPr>
        <w:t xml:space="preserve">coefficients</w:t>
      </w:r>
      <w:r>
        <w:t xml:space="preserve">.</w:t>
      </w:r>
    </w:p>
    <w:bookmarkEnd w:id="34"/>
    <w:bookmarkStart w:id="35" w:name="exm-lincom-coefficient"/>
    <w:p>
      <w:pPr>
        <w:pStyle w:val="BodyText"/>
      </w:pPr>
      <w:r>
        <w:rPr>
          <w:b/>
          <w:bCs/>
        </w:rPr>
        <w:t xml:space="preserve">Example 6 (Coefficients of a linear combination of numbers)</w:t>
      </w:r>
      <w:r>
        <w:t xml:space="preserve"> </w:t>
      </w:r>
      <w:r>
        <w:t xml:space="preserve">The linear combination of the numbers</w:t>
      </w:r>
      <w:r>
        <w:t xml:space="preserve"> </w:t>
      </w:r>
      <m:oMath>
        <m:r>
          <m:t>4</m:t>
        </m:r>
      </m:oMath>
      <w:r>
        <w:t xml:space="preserve"> </w:t>
      </w:r>
      <w:r>
        <w:t xml:space="preserve">and</w:t>
      </w:r>
      <w:r>
        <w:t xml:space="preserve"> </w:t>
      </w:r>
      <m:oMath>
        <m:r>
          <m:t>5</m:t>
        </m:r>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r>
          <m:t>2</m:t>
        </m:r>
        <m:r>
          <m:rPr>
            <m:sty m:val="p"/>
          </m:rPr>
          <m:t>⋅</m:t>
        </m:r>
        <m:r>
          <m:t>4</m:t>
        </m:r>
        <m:r>
          <m:rPr>
            <m:sty m:val="p"/>
          </m:rPr>
          <m:t>+</m:t>
        </m:r>
        <m:r>
          <m:t>3</m:t>
        </m:r>
        <m:r>
          <m:rPr>
            <m:sty m:val="p"/>
          </m:rPr>
          <m:t>⋅</m:t>
        </m:r>
        <m:r>
          <m:t>5</m:t>
        </m:r>
        <m:r>
          <m:rPr>
            <m:sty m:val="p"/>
          </m:rPr>
          <m:t>=</m:t>
        </m:r>
        <m:r>
          <m:t>8</m:t>
        </m:r>
        <m:r>
          <m:rPr>
            <m:sty m:val="p"/>
          </m:rPr>
          <m:t>+</m:t>
        </m:r>
        <m:r>
          <m:t>15</m:t>
        </m:r>
        <m:r>
          <m:rPr>
            <m:sty m:val="p"/>
          </m:rPr>
          <m:t>=</m:t>
        </m:r>
        <m:r>
          <m:t>23</m:t>
        </m:r>
      </m:oMath>
      <w:r>
        <w:t xml:space="preserve">.</w:t>
      </w:r>
    </w:p>
    <w:bookmarkEnd w:id="35"/>
    <w:bookmarkStart w:id="36" w:name="exm-linear-combination-vectors"/>
    <w:p>
      <w:pPr>
        <w:pStyle w:val="BodyText"/>
      </w:pPr>
      <w:r>
        <w:rPr>
          <w:b/>
          <w:bCs/>
        </w:rPr>
        <w:t xml:space="preserve">Example 7 (A linear combination of two vectors)</w:t>
      </w:r>
      <w:r>
        <w:t xml:space="preserve"> </w:t>
      </w:r>
      <w:r>
        <w:t xml:space="preserve">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6"/>
    <w:bookmarkStart w:id="37" w:name="rem-dot-product-lincom"/>
    <w:p>
      <w:pPr>
        <w:pStyle w:val="BodyText"/>
      </w:pPr>
      <w:r>
        <w:rPr>
          <w:i/>
          <w:iCs/>
        </w:rPr>
        <w:t xml:space="preserve">Remark 3</w:t>
      </w:r>
      <w:r>
        <w:t xml:space="preserve"> (The dot product is a linear combination). </w:t>
      </w:r>
      <w:r>
        <w:t xml:space="preserve">The dot product</w:t>
      </w:r>
      <w:r>
        <w:t xml:space="preserve"> </w:t>
      </w:r>
      <m:oMath>
        <m:acc>
          <m:accPr>
            <m:chr m:val="̃"/>
          </m:accPr>
          <m:e>
            <m:r>
              <m:t>x</m:t>
            </m:r>
          </m:e>
        </m:acc>
        <m:r>
          <m:rPr>
            <m:sty m:val="p"/>
          </m:rPr>
          <m:t>⋅</m:t>
        </m:r>
        <m:acc>
          <m:accPr>
            <m:chr m:val="̃"/>
          </m:accPr>
          <m:e>
            <m:r>
              <m:t>y</m:t>
            </m:r>
          </m:e>
        </m:acc>
      </m:oMath>
      <w:r>
        <w:t xml:space="preserve"> </w:t>
      </w:r>
      <w:r>
        <w:t xml:space="preserve">is a linear combination (</w:t>
      </w:r>
      <w:hyperlink w:anchor="def-linear-combination">
        <w:r>
          <w:rPr>
            <w:rStyle w:val="Hyperlink"/>
          </w:rPr>
          <w:t xml:space="preserve">Definition 9</w:t>
        </w:r>
      </w:hyperlink>
      <w:r>
        <w:t xml:space="preserve">)</w:t>
      </w:r>
      <w:r>
        <w:t xml:space="preserve"> </w:t>
      </w:r>
      <w:r>
        <w:t xml:space="preserve">of the entries of</w:t>
      </w:r>
      <w:r>
        <w:t xml:space="preserve"> </w:t>
      </w:r>
      <m:oMath>
        <m:acc>
          <m:accPr>
            <m:chr m:val="̃"/>
          </m:accPr>
          <m:e>
            <m:r>
              <m:t>y</m:t>
            </m:r>
          </m:e>
        </m:acc>
      </m:oMath>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m:oMath>
        <m:acc>
          <m:accPr>
            <m:chr m:val="̃"/>
          </m:accPr>
          <m:e>
            <m:r>
              <m:t>x</m:t>
            </m:r>
          </m:e>
        </m:acc>
        <m:r>
          <m:rPr>
            <m:sty m:val="p"/>
          </m:rPr>
          <m:t>⋅</m:t>
        </m:r>
        <m:acc>
          <m:accPr>
            <m:chr m:val="̃"/>
          </m:accPr>
          <m:e>
            <m:r>
              <m:t>y</m:t>
            </m:r>
          </m:e>
        </m:acc>
        <m:r>
          <m:rPr>
            <m:sty m:val="p"/>
          </m:rPr>
          <m:t>=</m:t>
        </m:r>
        <m:r>
          <m:t>1</m:t>
        </m:r>
        <m:r>
          <m:rPr>
            <m:sty m:val="p"/>
          </m:rPr>
          <m:t>⋅</m:t>
        </m:r>
        <m:r>
          <m:t>4</m:t>
        </m:r>
        <m:r>
          <m:rPr>
            <m:sty m:val="p"/>
          </m:rPr>
          <m:t>+</m:t>
        </m:r>
        <m:r>
          <m:t>2</m:t>
        </m:r>
        <m:r>
          <m:rPr>
            <m:sty m:val="p"/>
          </m:rPr>
          <m:t>⋅</m:t>
        </m:r>
        <m:r>
          <m:t>5</m:t>
        </m:r>
        <m:r>
          <m:rPr>
            <m:sty m:val="p"/>
          </m:rPr>
          <m:t>+</m:t>
        </m:r>
        <m:r>
          <m:t>3</m:t>
        </m:r>
        <m:r>
          <m:rPr>
            <m:sty m:val="p"/>
          </m:rPr>
          <m:t>⋅</m:t>
        </m:r>
        <m:r>
          <m:t>6</m:t>
        </m:r>
      </m:oMath>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68</w:t>
        </w:r>
      </w:hyperlink>
      <w:r>
        <w:t xml:space="preserve">, later in these notes),</w:t>
      </w:r>
      <w:r>
        <w:t xml:space="preserve"> </w:t>
      </w:r>
      <w:r>
        <w:t xml:space="preserve">of which the dot product is one example.</w:t>
      </w:r>
    </w:p>
    <w:bookmarkEnd w:id="37"/>
    <w:bookmarkStart w:id="38" w:name="thm-lincom-symmetric"/>
    <w:p>
      <w:pPr>
        <w:pStyle w:val="BodyText"/>
      </w:pPr>
      <w:r>
        <w:rPr>
          <w:b/>
          <w:bCs/>
        </w:rPr>
        <w:t xml:space="preserve">Theorem 1 (Dot product is symmetric)</w:t>
      </w:r>
      <w:r>
        <w:t xml:space="preserve"> </w:t>
      </w:r>
      <w:r>
        <w:t xml:space="preserve">The dot product is symmetric:</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oMath>
      </m:oMathPara>
    </w:p>
    <w:bookmarkEnd w:id="38"/>
    <w:p>
      <w:pPr>
        <w:pStyle w:val="FirstParagraph"/>
      </w:pPr>
      <w:r>
        <w:rPr>
          <w:i/>
          <w:iCs/>
        </w:rPr>
        <w:t xml:space="preserve">Proof</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sSub>
                    <m:e>
                      <m:r>
                        <m:t>y</m:t>
                      </m:r>
                    </m:e>
                    <m:sub>
                      <m:r>
                        <m:t>i</m:t>
                      </m:r>
                    </m:sub>
                  </m:sSub>
                </m:e>
              </m:nary>
              <m:sSub>
                <m:e>
                  <m:r>
                    <m:t>x</m:t>
                  </m:r>
                </m:e>
                <m:sub>
                  <m:r>
                    <m:t>i</m:t>
                  </m:r>
                </m:sub>
              </m:sSub>
              <m:r>
                <m:t>&amp;</m:t>
              </m:r>
              <m:r>
                <m:t>&amp;</m:t>
              </m:r>
              <m:r>
                <m:rPr>
                  <m:nor/>
                  <m:sty m:val="p"/>
                </m:rPr>
                <m:t>(products of numbers are symmetric)</m:t>
              </m:r>
            </m:e>
            <m:e>
              <m:r>
                <m:t>&amp;</m:t>
              </m:r>
              <m:r>
                <m:rPr>
                  <m:sty m:val="p"/>
                </m:rPr>
                <m:t>=</m:t>
              </m:r>
              <m:acc>
                <m:accPr>
                  <m:chr m:val="̃"/>
                </m:accPr>
                <m:e>
                  <m:r>
                    <m:t>y</m:t>
                  </m:r>
                </m:e>
              </m:acc>
              <m:r>
                <m:rPr>
                  <m:sty m:val="p"/>
                </m:rPr>
                <m:t>⋅</m:t>
              </m:r>
              <m:acc>
                <m:accPr>
                  <m:chr m:val="̃"/>
                </m:accPr>
                <m:e>
                  <m:r>
                    <m:t>x</m:t>
                  </m:r>
                </m:e>
              </m:acc>
              <m:r>
                <m:t>&amp;</m:t>
              </m:r>
              <m:r>
                <m:t>&amp;</m:t>
              </m:r>
              <m:r>
                <m:rPr>
                  <m:nor/>
                  <m:sty m:val="p"/>
                </m:rPr>
                <m:t>(definition of the dot product)</m:t>
              </m:r>
            </m:e>
          </m:eqArr>
        </m:oMath>
      </m:oMathPara>
    </w:p>
    <w:bookmarkStart w:id="54" w:name="special-vectors"/>
    <w:p>
      <w:pPr>
        <w:pStyle w:val="Heading3"/>
      </w:pPr>
      <w:r>
        <w:t xml:space="preserve">1.1 Special vectors</w:t>
      </w:r>
    </w:p>
    <w:bookmarkStart w:id="39" w:name="def-zero-vector"/>
    <w:p>
      <w:pPr>
        <w:pStyle w:val="FirstParagraph"/>
      </w:pPr>
      <w:r>
        <w:rPr>
          <w:b/>
          <w:bCs/>
        </w:rPr>
        <w:t xml:space="preserve">Definition 11 (Zero vector)</w:t>
      </w:r>
      <w:r>
        <w:t xml:space="preserve"> </w:t>
      </w:r>
      <w:r>
        <w:t xml:space="preserve">The</w:t>
      </w:r>
      <w:r>
        <w:t xml:space="preserve"> </w:t>
      </w:r>
      <w:r>
        <w:rPr>
          <w:b/>
          <w:bCs/>
        </w:rPr>
        <w:t xml:space="preserve">zero vector</w:t>
      </w:r>
      <w:r>
        <w:t xml:space="preserve"> </w:t>
      </w:r>
      <m:oMath>
        <m:acc>
          <m:accPr>
            <m:chr m:val="̃"/>
          </m:accPr>
          <m:e>
            <m:r>
              <m:t>0</m:t>
            </m:r>
          </m:e>
        </m:acc>
      </m:oMath>
      <w:r>
        <w:t xml:space="preserve"> </w:t>
      </w:r>
      <w:r>
        <w:t xml:space="preserve">of length</w:t>
      </w:r>
      <w:r>
        <w:t xml:space="preserve"> </w:t>
      </w:r>
      <m:oMath>
        <m:r>
          <m:t>p</m:t>
        </m:r>
      </m:oMath>
      <w:r>
        <w:t xml:space="preserve"> </w:t>
      </w:r>
      <w:r>
        <w:t xml:space="preserve">has all entries equal to zero:</w:t>
      </w:r>
    </w:p>
    <w:p>
      <w:pPr>
        <w:pStyle w:val="BodyText"/>
      </w:pPr>
      <m:oMathPara>
        <m:oMathParaPr>
          <m:jc m:val="center"/>
        </m:oMathParaPr>
        <m:oMath>
          <m:acc>
            <m:accPr>
              <m:chr m:val="̃"/>
            </m:accPr>
            <m:e>
              <m:r>
                <m:t>0</m:t>
              </m:r>
            </m:e>
          </m:acc>
          <m:r>
            <m:rPr>
              <m:sty m:val="p"/>
            </m:rPr>
            <m:t>=</m:t>
          </m:r>
          <m:d>
            <m:dPr>
              <m:begChr m:val="["/>
              <m:sepChr m:val=""/>
              <m:endChr m:val="]"/>
              <m:grow/>
            </m:dPr>
            <m:e>
              <m:m>
                <m:mPr>
                  <m:baseJc m:val="center"/>
                  <m:plcHide m:val="on"/>
                  <m:mcs>
                    <m:mc>
                      <m:mcPr>
                        <m:mcJc m:val="center"/>
                        <m:count m:val="1"/>
                      </m:mcPr>
                    </m:mc>
                  </m:mcs>
                </m:mPr>
                <m:mr>
                  <m:e>
                    <m:r>
                      <m:t>0</m:t>
                    </m:r>
                  </m:e>
                </m:mr>
                <m:mr>
                  <m:e>
                    <m:r>
                      <m:t>0</m:t>
                    </m:r>
                  </m:e>
                </m:mr>
                <m:mr>
                  <m:e>
                    <m:r>
                      <m:rPr>
                        <m:sty m:val="p"/>
                      </m:rPr>
                      <m:t>⋮</m:t>
                    </m:r>
                  </m:e>
                </m:mr>
                <m:mr>
                  <m:e>
                    <m:r>
                      <m:t>0</m:t>
                    </m:r>
                  </m:e>
                </m:mr>
              </m:m>
            </m:e>
          </m:d>
        </m:oMath>
      </m:oMathPara>
    </w:p>
    <w:bookmarkEnd w:id="39"/>
    <w:bookmarkStart w:id="41" w:name="rem-zero-vector-identity"/>
    <w:p>
      <w:pPr>
        <w:pStyle w:val="FirstParagraph"/>
      </w:pPr>
      <w:r>
        <w:rPr>
          <w:i/>
          <w:iCs/>
        </w:rPr>
        <w:t xml:space="preserve">Remark 4</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7</w:t>
        </w:r>
      </w:hyperlink>
      <w:r>
        <w:t xml:space="preserve">):</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t>
      </w:r>
      <w:r>
        <w:t xml:space="preserve">for any vector</w:t>
      </w:r>
      <w:r>
        <w:t xml:space="preserve"> </w:t>
      </w:r>
      <m:oMath>
        <m:acc>
          <m:accPr>
            <m:chr m:val="̃"/>
          </m:accPr>
          <m:e>
            <m:r>
              <m:t>x</m:t>
            </m:r>
          </m:e>
        </m:acc>
      </m:oMath>
      <w:r>
        <w:t xml:space="preserve"> </w:t>
      </w:r>
      <w:r>
        <w:t xml:space="preserve">of the same length,</w:t>
      </w:r>
      <w:r>
        <w:t xml:space="preserve"> </w:t>
      </w:r>
      <w:r>
        <w:t xml:space="preserve">so</w:t>
      </w:r>
      <w:r>
        <w:t xml:space="preserve"> </w:t>
      </w:r>
      <m:oMath>
        <m:acc>
          <m:accPr>
            <m:chr m:val="̃"/>
          </m:accPr>
          <m:e>
            <m:r>
              <m:t>0</m:t>
            </m:r>
          </m:e>
        </m:acc>
      </m:oMath>
      <w:r>
        <w:t xml:space="preserve"> </w:t>
      </w:r>
      <w:r>
        <w:t xml:space="preserve">is the</w:t>
      </w:r>
      <w:r>
        <w:t xml:space="preserve"> </w:t>
      </w:r>
      <w:hyperlink r:id="rId40">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41"/>
    <w:bookmarkStart w:id="43" w:name="def-mean"/>
    <w:p>
      <w:pPr>
        <w:pStyle w:val="FirstParagraph"/>
      </w:pPr>
      <w:r>
        <w:rPr>
          <w:b/>
          <w:bCs/>
        </w:rPr>
        <w:t xml:space="preserve">Definition 12 (Mean (average, sample mean))</w:t>
      </w:r>
      <w:r>
        <w:t xml:space="preserve"> </w:t>
      </w:r>
      <w:r>
        <w:t xml:space="preserve">The</w:t>
      </w:r>
      <w:r>
        <w:t xml:space="preserve"> </w:t>
      </w:r>
      <w:r>
        <w:rPr>
          <w:b/>
          <w:bCs/>
        </w:rPr>
        <w:t xml:space="preserve">mean</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42">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bookmarkEnd w:id="43"/>
    <w:bookmarkStart w:id="44" w:name="exm-mean"/>
    <w:p>
      <w:pPr>
        <w:pStyle w:val="FirstParagraph"/>
      </w:pPr>
      <w:r>
        <w:rPr>
          <w:b/>
          <w:bCs/>
        </w:rPr>
        <w:t xml:space="preserve">Example 8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4"/>
    <w:bookmarkStart w:id="46" w:name="rem-mean-sample-mean"/>
    <w:p>
      <w:pPr>
        <w:pStyle w:val="FirstParagraph"/>
      </w:pPr>
      <w:r>
        <w:rPr>
          <w:i/>
          <w:iCs/>
        </w:rPr>
        <w:t xml:space="preserve">Remark 5</w:t>
      </w:r>
      <w:r>
        <w:t xml:space="preserve"> (The sample mean estimates the population mean). </w:t>
      </w:r>
      <w:r>
        <w:t xml:space="preserve">When the numbers are observed data values,</w:t>
      </w:r>
      <w:r>
        <w:t xml:space="preserve"> </w:t>
      </w:r>
      <m:oMath>
        <m:acc>
          <m:accPr>
            <m:chr m:val="‾"/>
          </m:accPr>
          <m:e>
            <m:r>
              <m:t>y</m:t>
            </m:r>
          </m:e>
        </m:acc>
      </m:oMath>
      <w:r>
        <w:t xml:space="preserve"> </w:t>
      </w:r>
      <w:r>
        <w:t xml:space="preserve">is also called the sample mean,</w:t>
      </w:r>
      <w:r>
        <w:t xml:space="preserve"> </w:t>
      </w:r>
      <w:r>
        <w:t xml:space="preserve">an estimator of the</w:t>
      </w:r>
      <w:r>
        <w:t xml:space="preserve"> </w:t>
      </w:r>
      <w:hyperlink r:id="rId45">
        <w:r>
          <w:rPr>
            <w:rStyle w:val="Hyperlink"/>
          </w:rPr>
          <w:t xml:space="preserve">population mean</w:t>
        </w:r>
      </w:hyperlink>
      <w:r>
        <w:t xml:space="preserve">.</w:t>
      </w:r>
    </w:p>
    <w:bookmarkEnd w:id="46"/>
    <w:bookmarkStart w:id="47" w:name="def-ones-vector"/>
    <w:p>
      <w:pPr>
        <w:pStyle w:val="BodyText"/>
      </w:pPr>
      <w:r>
        <w:rPr>
          <w:b/>
          <w:bCs/>
        </w:rPr>
        <w:t xml:space="preserve">Definition 13 (Ones vector)</w:t>
      </w:r>
      <w:r>
        <w:t xml:space="preserve"> </w:t>
      </w:r>
      <w:r>
        <w:t xml:space="preserve">The</w:t>
      </w:r>
      <w:r>
        <w:t xml:space="preserve"> </w:t>
      </w:r>
      <w:r>
        <w:rPr>
          <w:b/>
          <w:bCs/>
        </w:rPr>
        <w:t xml:space="preserve">ones vector</w:t>
      </w:r>
      <w:r>
        <w:t xml:space="preserve"> </w:t>
      </w:r>
      <m:oMath>
        <m:acc>
          <m:accPr>
            <m:chr m:val="̃"/>
          </m:accPr>
          <m:e>
            <m:r>
              <m:t>1</m:t>
            </m:r>
          </m:e>
        </m:acc>
      </m:oMath>
      <w:r>
        <w:t xml:space="preserve"> </w:t>
      </w:r>
      <w:r>
        <w:t xml:space="preserve">of length</w:t>
      </w:r>
      <w:r>
        <w:t xml:space="preserve"> </w:t>
      </w:r>
      <m:oMath>
        <m:r>
          <m:t>p</m:t>
        </m:r>
      </m:oMath>
      <w:r>
        <w:t xml:space="preserve"> </w:t>
      </w:r>
      <w:r>
        <w:t xml:space="preserve">has all entries equal to one:</w:t>
      </w:r>
    </w:p>
    <w:p>
      <w:pPr>
        <w:pStyle w:val="BodyText"/>
      </w:pPr>
      <m:oMathPara>
        <m:oMathParaPr>
          <m:jc m:val="center"/>
        </m:oMathParaPr>
        <m:oMath>
          <m:acc>
            <m:accPr>
              <m:chr m:val="̃"/>
            </m:accPr>
            <m:e>
              <m:r>
                <m:t>1</m:t>
              </m:r>
            </m:e>
          </m:acc>
          <m:r>
            <m:rPr>
              <m:sty m:val="p"/>
            </m:rPr>
            <m:t>=</m:t>
          </m:r>
          <m:d>
            <m:dPr>
              <m:begChr m:val="["/>
              <m:sepChr m:val=""/>
              <m:endChr m:val="]"/>
              <m:grow/>
            </m:dPr>
            <m:e>
              <m:m>
                <m:mPr>
                  <m:baseJc m:val="center"/>
                  <m:plcHide m:val="on"/>
                  <m:mcs>
                    <m:mc>
                      <m:mcPr>
                        <m:mcJc m:val="center"/>
                        <m:count m:val="1"/>
                      </m:mcPr>
                    </m:mc>
                  </m:mcs>
                </m:mPr>
                <m:mr>
                  <m:e>
                    <m:r>
                      <m:t>1</m:t>
                    </m:r>
                  </m:e>
                </m:mr>
                <m:mr>
                  <m:e>
                    <m:r>
                      <m:t>1</m:t>
                    </m:r>
                  </m:e>
                </m:mr>
                <m:mr>
                  <m:e>
                    <m:r>
                      <m:rPr>
                        <m:sty m:val="p"/>
                      </m:rPr>
                      <m:t>⋮</m:t>
                    </m:r>
                  </m:e>
                </m:mr>
                <m:mr>
                  <m:e>
                    <m:r>
                      <m:t>1</m:t>
                    </m:r>
                  </m:e>
                </m:mr>
              </m:m>
            </m:e>
          </m:d>
        </m:oMath>
      </m:oMathPara>
    </w:p>
    <w:bookmarkEnd w:id="47"/>
    <w:bookmarkStart w:id="48" w:name="rem-ones-vector-sum"/>
    <w:p>
      <w:pPr>
        <w:pStyle w:val="FirstParagraph"/>
      </w:pPr>
      <w:r>
        <w:rPr>
          <w:i/>
          <w:iCs/>
        </w:rPr>
        <w:t xml:space="preserve">Remark 6</w:t>
      </w:r>
      <w:r>
        <w:t xml:space="preserve"> (The ones vector sums the entries). </w:t>
      </w:r>
      <w:r>
        <w:t xml:space="preserve">The dot product (2) of</w:t>
      </w:r>
      <w:r>
        <w:t xml:space="preserve"> </w:t>
      </w:r>
      <m:oMath>
        <m:acc>
          <m:accPr>
            <m:chr m:val="̃"/>
          </m:accPr>
          <m:e>
            <m:r>
              <m:t>1</m:t>
            </m:r>
          </m:e>
        </m:acc>
      </m:oMath>
      <w:r>
        <w:t xml:space="preserve"> </w:t>
      </w:r>
      <w:r>
        <w:t xml:space="preserve">with</w:t>
      </w:r>
      <w:r>
        <w:t xml:space="preserve"> </w:t>
      </w:r>
      <m:oMath>
        <m:acc>
          <m:accPr>
            <m:chr m:val="̃"/>
          </m:accPr>
          <m:e>
            <m:r>
              <m:t>x</m:t>
            </m:r>
          </m:e>
        </m:acc>
      </m:oMath>
      <w:r>
        <w:t xml:space="preserve"> </w:t>
      </w:r>
      <w:r>
        <w:t xml:space="preserve">is the sum of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t>1</m:t>
                  </m:r>
                </m:e>
              </m:nary>
              <m:r>
                <m:rPr>
                  <m:sty m:val="p"/>
                </m:rPr>
                <m:t>⋅</m:t>
              </m:r>
              <m:sSub>
                <m:e>
                  <m:r>
                    <m:t>x</m:t>
                  </m:r>
                </m:e>
                <m:sub>
                  <m:r>
                    <m:t>i</m:t>
                  </m:r>
                </m:sub>
              </m:sSub>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rPr>
                  <m:sty m:val="p"/>
                </m:rPr>
                <m:t>.</m:t>
              </m:r>
            </m:e>
          </m:eqArr>
        </m:oMath>
      </m:oMathPara>
    </w:p>
    <w:p>
      <w:pPr>
        <w:pStyle w:val="FirstParagraph"/>
      </w:pPr>
      <w:r>
        <w:t xml:space="preserve">For example, for</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6</m:t>
              </m:r>
              <m:r>
                <m:rPr>
                  <m:sty m:val="p"/>
                </m:rPr>
                <m:t>,</m:t>
              </m:r>
            </m:e>
          </m:eqArr>
        </m:oMath>
      </m:oMathPara>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48"/>
    <w:bookmarkStart w:id="49" w:name="def-indicator-vector"/>
    <w:p>
      <w:pPr>
        <w:pStyle w:val="BodyText"/>
      </w:pPr>
      <w:r>
        <w:rPr>
          <w:b/>
          <w:bCs/>
        </w:rPr>
        <w:t xml:space="preserve">Definition 14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w:t>
      </w:r>
      <w:r>
        <w:t xml:space="preserve"> </w:t>
      </w:r>
      <m:oMath>
        <m:sSub>
          <m:e>
            <m:acc>
              <m:accPr>
                <m:chr m:val="̃"/>
              </m:accPr>
              <m:e>
                <m:r>
                  <m:t>e</m:t>
                </m:r>
              </m:e>
            </m:acc>
          </m:e>
          <m:sub>
            <m:r>
              <m:t>j</m:t>
            </m:r>
          </m:sub>
        </m:sSub>
      </m:oMath>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m:oMathPara>
        <m:oMathParaPr>
          <m:jc m:val="center"/>
        </m:oMathParaPr>
        <m:oMath>
          <m:r>
            <m:rPr>
              <m:sty m:val="p"/>
            </m:rPr>
            <m:t>(</m:t>
          </m:r>
          <m:sSub>
            <m:e>
              <m:acc>
                <m:accPr>
                  <m:chr m:val="̃"/>
                </m:accPr>
                <m:e>
                  <m:r>
                    <m:t>e</m:t>
                  </m:r>
                </m:e>
              </m:acc>
            </m:e>
            <m:sub>
              <m:r>
                <m:t>j</m:t>
              </m:r>
            </m:sub>
          </m:sSub>
          <m:sSub>
            <m:e>
              <m:r>
                <m:rPr>
                  <m:sty m:val="p"/>
                </m:rPr>
                <m:t>)</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acc>
                <m:accPr>
                  <m:chr m:val="̃"/>
                </m:accPr>
                <m:e>
                  <m:r>
                    <m:t>e</m:t>
                  </m:r>
                </m:e>
              </m:acc>
            </m:e>
            <m:sub>
              <m:r>
                <m:t>j</m:t>
              </m:r>
            </m:sub>
          </m:sSub>
          <m:r>
            <m:rPr>
              <m:sty m:val="p"/>
            </m:rPr>
            <m:t>=</m:t>
          </m:r>
          <m:d>
            <m:dPr>
              <m:begChr m:val="["/>
              <m:sepChr m:val=""/>
              <m:endChr m:val="]"/>
              <m:grow/>
            </m:dPr>
            <m:e>
              <m:m>
                <m:mPr>
                  <m:baseJc m:val="center"/>
                  <m:plcHide m:val="on"/>
                  <m:mcs>
                    <m:mc>
                      <m:mcPr>
                        <m:mcJc m:val="center"/>
                        <m:count m:val="1"/>
                      </m:mcPr>
                    </m:mc>
                  </m:mcs>
                </m:mPr>
                <m:mr>
                  <m:e>
                    <m:r>
                      <m:t>0</m:t>
                    </m:r>
                  </m:e>
                </m:mr>
                <m:mr>
                  <m:e>
                    <m:r>
                      <m:rPr>
                        <m:sty m:val="p"/>
                      </m:rPr>
                      <m:t>⋮</m:t>
                    </m:r>
                  </m:e>
                </m:mr>
                <m:mr>
                  <m:e>
                    <m:r>
                      <m:t>0</m:t>
                    </m:r>
                  </m:e>
                </m:mr>
                <m:mr>
                  <m:e>
                    <m:r>
                      <m:t>1</m:t>
                    </m:r>
                  </m:e>
                </m:mr>
                <m:mr>
                  <m:e>
                    <m:r>
                      <m:t>0</m:t>
                    </m:r>
                  </m:e>
                </m:mr>
                <m:mr>
                  <m:e>
                    <m:r>
                      <m:rPr>
                        <m:sty m:val="p"/>
                      </m:rPr>
                      <m:t>⋮</m:t>
                    </m:r>
                  </m:e>
                </m:mr>
                <m:mr>
                  <m:e>
                    <m:r>
                      <m:t>0</m:t>
                    </m:r>
                  </m:e>
                </m:mr>
              </m:m>
            </m:e>
          </m:d>
          <m:r>
            <m:rPr>
              <m:sty m:val="p"/>
            </m:rPr>
            <m:t>←</m:t>
          </m:r>
          <m:r>
            <m:rPr>
              <m:nor/>
              <m:sty m:val="p"/>
            </m:rPr>
            <m:t>position </m:t>
          </m:r>
          <m:r>
            <m:t>j</m:t>
          </m:r>
        </m:oMath>
      </m:oMathPara>
    </w:p>
    <w:bookmarkEnd w:id="49"/>
    <w:bookmarkStart w:id="50" w:name="rem-indicator-vector-weighted-sums"/>
    <w:p>
      <w:pPr>
        <w:pStyle w:val="FirstParagraph"/>
      </w:pPr>
      <w:r>
        <w:rPr>
          <w:i/>
          <w:iCs/>
        </w:rPr>
        <w:t xml:space="preserve">Remark 7</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m:oMath>
        <m:sSub>
          <m:e>
            <m:acc>
              <m:accPr>
                <m:chr m:val="̃"/>
              </m:accPr>
              <m:e>
                <m:r>
                  <m:t>e</m:t>
                </m:r>
              </m:e>
            </m:acc>
          </m:e>
          <m:sub>
            <m:r>
              <m:t>1</m:t>
            </m:r>
          </m:sub>
        </m:sSub>
        <m:r>
          <m:rPr>
            <m:sty m:val="p"/>
          </m:rPr>
          <m:t>=</m:t>
        </m:r>
        <m:r>
          <m:rPr>
            <m:sty m:val="p"/>
          </m:rPr>
          <m:t>(</m:t>
        </m:r>
        <m:r>
          <m:t>1</m:t>
        </m:r>
        <m:r>
          <m:rPr>
            <m:sty m:val="p"/>
          </m:rPr>
          <m:t>,</m:t>
        </m:r>
        <m:r>
          <m:t>0</m:t>
        </m:r>
        <m:r>
          <m:rPr>
            <m:sty m:val="p"/>
          </m:rPr>
          <m:t>,</m:t>
        </m:r>
        <m:r>
          <m:t>0</m:t>
        </m:r>
        <m:r>
          <m:rPr>
            <m:sty m:val="p"/>
          </m:rPr>
          <m:t>)</m:t>
        </m:r>
      </m:oMath>
      <w:r>
        <w:t xml:space="preserve">,</w:t>
      </w:r>
      <w:r>
        <w:t xml:space="preserve"> </w:t>
      </w:r>
      <m:oMath>
        <m:sSub>
          <m:e>
            <m:acc>
              <m:accPr>
                <m:chr m:val="̃"/>
              </m:accPr>
              <m:e>
                <m:r>
                  <m:t>e</m:t>
                </m:r>
              </m:e>
            </m:acc>
          </m:e>
          <m:sub>
            <m:r>
              <m:t>2</m:t>
            </m:r>
          </m:sub>
        </m:sSub>
        <m:r>
          <m:rPr>
            <m:sty m:val="p"/>
          </m:rPr>
          <m:t>=</m:t>
        </m:r>
        <m:r>
          <m:rPr>
            <m:sty m:val="p"/>
          </m:rPr>
          <m:t>(</m:t>
        </m:r>
        <m:r>
          <m:t>0</m:t>
        </m:r>
        <m:r>
          <m:rPr>
            <m:sty m:val="p"/>
          </m:rPr>
          <m:t>,</m:t>
        </m:r>
        <m:r>
          <m:t>1</m:t>
        </m:r>
        <m:r>
          <m:rPr>
            <m:sty m:val="p"/>
          </m:rPr>
          <m:t>,</m:t>
        </m:r>
        <m:r>
          <m:t>0</m:t>
        </m:r>
        <m:r>
          <m:rPr>
            <m:sty m:val="p"/>
          </m:rPr>
          <m:t>)</m:t>
        </m:r>
      </m:oMath>
      <w:r>
        <w:t xml:space="preserve">, and</w:t>
      </w:r>
      <w:r>
        <w:t xml:space="preserve"> </w:t>
      </w:r>
      <m:oMath>
        <m:sSub>
          <m:e>
            <m:acc>
              <m:accPr>
                <m:chr m:val="̃"/>
              </m:accPr>
              <m:e>
                <m:r>
                  <m:t>e</m:t>
                </m:r>
              </m:e>
            </m:acc>
          </m:e>
          <m:sub>
            <m:r>
              <m:t>3</m:t>
            </m:r>
          </m:sub>
        </m:sSub>
        <m:r>
          <m:rPr>
            <m:sty m:val="p"/>
          </m:rPr>
          <m:t>=</m:t>
        </m:r>
        <m:r>
          <m:rPr>
            <m:sty m:val="p"/>
          </m:rPr>
          <m:t>(</m:t>
        </m:r>
        <m:r>
          <m:t>0</m:t>
        </m:r>
        <m:r>
          <m:rPr>
            <m:sty m:val="p"/>
          </m:rPr>
          <m:t>,</m:t>
        </m:r>
        <m:r>
          <m:t>0</m:t>
        </m:r>
        <m:r>
          <m:rPr>
            <m:sty m:val="p"/>
          </m:rPr>
          <m:t>,</m:t>
        </m:r>
        <m:r>
          <m:t>1</m:t>
        </m:r>
        <m:r>
          <m:rPr>
            <m:sty m:val="p"/>
          </m:rPr>
          <m:t>)</m:t>
        </m:r>
      </m:oMath>
      <w:r>
        <w:t xml:space="preserve">.</w:t>
      </w:r>
      <w:r>
        <w:t xml:space="preserve"> </w:t>
      </w:r>
      <w:r>
        <w:t xml:space="preserve">Every vector of length</w:t>
      </w:r>
      <w:r>
        <w:t xml:space="preserve"> </w:t>
      </w:r>
      <m:oMath>
        <m:r>
          <m:t>3</m:t>
        </m:r>
      </m:oMath>
      <w:r>
        <w:t xml:space="preserve"> </w:t>
      </w:r>
      <w:r>
        <w:t xml:space="preserve">is a weighted sum</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of them,</w:t>
      </w:r>
      <w:r>
        <w:t xml:space="preserve"> </w:t>
      </w:r>
      <w:r>
        <w:t xml:space="preserve">with weights equal to its entries;</w:t>
      </w:r>
      <w:r>
        <w:t xml:space="preserve"> </w:t>
      </w:r>
      <w:r>
        <w:t xml:space="preserve">for example,</w:t>
      </w:r>
      <w:r>
        <w:t xml:space="preserve"> </w:t>
      </w:r>
      <m:oMath>
        <m:r>
          <m:rPr>
            <m:sty m:val="p"/>
          </m:rPr>
          <m:t>(</m:t>
        </m:r>
        <m:r>
          <m:t>2</m:t>
        </m:r>
        <m:r>
          <m:rPr>
            <m:sty m:val="p"/>
          </m:rPr>
          <m:t>,</m:t>
        </m:r>
        <m:r>
          <m:rPr>
            <m:sty m:val="p"/>
          </m:rPr>
          <m:t>−</m:t>
        </m:r>
        <m:r>
          <m:t>1</m:t>
        </m:r>
        <m:r>
          <m:rPr>
            <m:sty m:val="p"/>
          </m:rPr>
          <m:t>,</m:t>
        </m:r>
        <m:r>
          <m:t>5</m:t>
        </m:r>
        <m:r>
          <m:rPr>
            <m:sty m:val="p"/>
          </m:rPr>
          <m:t>)</m:t>
        </m:r>
        <m:r>
          <m:rPr>
            <m:sty m:val="p"/>
          </m:rPr>
          <m:t>=</m:t>
        </m:r>
        <m:r>
          <m:t>2</m:t>
        </m:r>
        <m:sSub>
          <m:e>
            <m:acc>
              <m:accPr>
                <m:chr m:val="̃"/>
              </m:accPr>
              <m:e>
                <m:r>
                  <m:t>e</m:t>
                </m:r>
              </m:e>
            </m:acc>
          </m:e>
          <m:sub>
            <m:r>
              <m:t>1</m:t>
            </m:r>
          </m:sub>
        </m:sSub>
        <m:r>
          <m:rPr>
            <m:sty m:val="p"/>
          </m:rPr>
          <m:t>−</m:t>
        </m:r>
        <m:r>
          <m:t>1</m:t>
        </m:r>
        <m:sSub>
          <m:e>
            <m:acc>
              <m:accPr>
                <m:chr m:val="̃"/>
              </m:accPr>
              <m:e>
                <m:r>
                  <m:t>e</m:t>
                </m:r>
              </m:e>
            </m:acc>
          </m:e>
          <m:sub>
            <m:r>
              <m:t>2</m:t>
            </m:r>
          </m:sub>
        </m:sSub>
        <m:r>
          <m:rPr>
            <m:sty m:val="p"/>
          </m:rPr>
          <m:t>+</m:t>
        </m:r>
        <m:r>
          <m:t>5</m:t>
        </m:r>
        <m:sSub>
          <m:e>
            <m:acc>
              <m:accPr>
                <m:chr m:val="̃"/>
              </m:accPr>
              <m:e>
                <m:r>
                  <m:t>e</m:t>
                </m:r>
              </m:e>
            </m:acc>
          </m:e>
          <m:sub>
            <m:r>
              <m:t>3</m:t>
            </m:r>
          </m:sub>
        </m:sSub>
      </m:oMath>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50"/>
    <w:bookmarkStart w:id="51" w:name="thm-indicator-selection"/>
    <w:p>
      <w:pPr>
        <w:pStyle w:val="BodyText"/>
      </w:pPr>
      <w:r>
        <w:rPr>
          <w:b/>
          <w:bCs/>
        </w:rPr>
        <w:t xml:space="preserve">Theorem 2 (Indicator vectors select entries)</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sSub>
            <m:e>
              <m:acc>
                <m:accPr>
                  <m:chr m:val="̃"/>
                </m:accPr>
                <m:e>
                  <m:r>
                    <m:t>e</m:t>
                  </m:r>
                </m:e>
              </m:acc>
            </m:e>
            <m:sub>
              <m:r>
                <m:t>j</m:t>
              </m:r>
            </m:sub>
          </m:sSub>
          <m:r>
            <m:rPr>
              <m:sty m:val="p"/>
            </m:rPr>
            <m:t>⋅</m:t>
          </m:r>
          <m:acc>
            <m:accPr>
              <m:chr m:val="̃"/>
            </m:accPr>
            <m:e>
              <m:r>
                <m:t>x</m:t>
              </m:r>
            </m:e>
          </m:acc>
          <m:r>
            <m:rPr>
              <m:sty m:val="p"/>
            </m:rPr>
            <m:t>=</m:t>
          </m:r>
          <m:sSub>
            <m:e>
              <m:r>
                <m:t>x</m:t>
              </m:r>
            </m:e>
            <m:sub>
              <m:r>
                <m:t>j</m:t>
              </m:r>
            </m:sub>
          </m:sSub>
        </m:oMath>
      </m:oMathPara>
    </w:p>
    <w:bookmarkEnd w:id="51"/>
    <w:p>
      <w:pPr>
        <w:pStyle w:val="FirstParagraph"/>
      </w:pPr>
      <w:r>
        <w:rPr>
          <w:i/>
          <w:iCs/>
        </w:rPr>
        <w:t xml:space="preserve">Proof</w:t>
      </w:r>
      <w:r>
        <w:t xml:space="preserve">. </w:t>
      </w:r>
      <w:r>
        <w:t xml:space="preserve">Writing the dot product componentwise:</w:t>
      </w:r>
    </w:p>
    <w:p>
      <w:pPr>
        <w:pStyle w:val="BodyText"/>
      </w:pPr>
      <m:oMathPara>
        <m:oMathParaPr>
          <m:jc m:val="center"/>
        </m:oMathParaPr>
        <m:oMath>
          <m:eqArr>
            <m:e>
              <m:sSub>
                <m:e>
                  <m:acc>
                    <m:accPr>
                      <m:chr m:val="̃"/>
                    </m:accPr>
                    <m:e>
                      <m:r>
                        <m:t>e</m:t>
                      </m:r>
                    </m:e>
                  </m:acc>
                </m:e>
                <m:sub>
                  <m:r>
                    <m:t>j</m:t>
                  </m:r>
                </m:sub>
              </m:sSub>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rPr>
                      <m:sty m:val="p"/>
                    </m:rPr>
                    <m:t>(</m:t>
                  </m:r>
                </m:e>
              </m:nary>
              <m:sSub>
                <m:e>
                  <m:acc>
                    <m:accPr>
                      <m:chr m:val="̃"/>
                    </m:accPr>
                    <m:e>
                      <m:r>
                        <m:t>e</m:t>
                      </m:r>
                    </m:e>
                  </m:acc>
                </m:e>
                <m:sub>
                  <m:r>
                    <m:t>j</m:t>
                  </m:r>
                </m:sub>
              </m:sSub>
              <m:sSub>
                <m:e>
                  <m:r>
                    <m:rPr>
                      <m:sty m:val="p"/>
                    </m:rPr>
                    <m:t>)</m:t>
                  </m:r>
                </m:e>
                <m:sub>
                  <m:r>
                    <m:t>i</m:t>
                  </m:r>
                </m:sub>
              </m:sSub>
              <m:r>
                <m:t> </m:t>
              </m:r>
              <m:sSub>
                <m:e>
                  <m:r>
                    <m:t>x</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r>
                              <m:t>1</m:t>
                            </m:r>
                            <m:r>
                              <m:rPr>
                                <m:sty m:val="p"/>
                              </m:rPr>
                              <m:t>⋅</m:t>
                            </m:r>
                            <m:sSub>
                              <m:e>
                                <m:r>
                                  <m:t>x</m:t>
                                </m:r>
                              </m:e>
                              <m:sub>
                                <m:r>
                                  <m:t>i</m:t>
                                </m:r>
                              </m:sub>
                            </m:sSub>
                          </m:e>
                          <m:e>
                            <m:r>
                              <m:rPr>
                                <m:nor/>
                                <m:sty m:val="p"/>
                              </m:rPr>
                              <m:t>if </m:t>
                            </m:r>
                            <m:r>
                              <m:t>i</m:t>
                            </m:r>
                            <m:r>
                              <m:rPr>
                                <m:sty m:val="p"/>
                              </m:rPr>
                              <m:t>=</m:t>
                            </m:r>
                            <m:r>
                              <m:t>j</m:t>
                            </m:r>
                          </m:e>
                        </m:mr>
                        <m:mr>
                          <m:e>
                            <m:r>
                              <m:t>0</m:t>
                            </m:r>
                            <m:r>
                              <m:rPr>
                                <m:sty m:val="p"/>
                              </m:rPr>
                              <m:t>⋅</m:t>
                            </m:r>
                            <m:sSub>
                              <m:e>
                                <m:r>
                                  <m:t>x</m:t>
                                </m:r>
                              </m:e>
                              <m:sub>
                                <m:r>
                                  <m:t>i</m:t>
                                </m:r>
                              </m:sub>
                            </m:sSub>
                          </m:e>
                          <m:e>
                            <m:r>
                              <m:rPr>
                                <m:nor/>
                                <m:sty m:val="p"/>
                              </m:rPr>
                              <m:t>if </m:t>
                            </m:r>
                            <m:r>
                              <m:t>i</m:t>
                            </m:r>
                            <m:r>
                              <m:rPr>
                                <m:sty m:val="p"/>
                              </m:rPr>
                              <m:t>≠</m:t>
                            </m:r>
                            <m:r>
                              <m:t>j</m:t>
                            </m:r>
                          </m:e>
                        </m:mr>
                      </m:m>
                    </m:e>
                  </m:d>
                </m:e>
              </m:nary>
              <m:r>
                <m:t>&amp;</m:t>
              </m:r>
              <m:r>
                <m:t>&amp;</m:t>
              </m:r>
              <m:r>
                <m:rPr>
                  <m:nor/>
                  <m:sty m:val="p"/>
                </m:rPr>
                <m:t>(definition of </m:t>
              </m:r>
              <m:sSub>
                <m:e>
                  <m:acc>
                    <m:accPr>
                      <m:chr m:val="̃"/>
                    </m:accPr>
                    <m:e>
                      <m:r>
                        <m:t>e</m:t>
                      </m:r>
                    </m:e>
                  </m:acc>
                </m:e>
                <m:sub>
                  <m:r>
                    <m:t>j</m:t>
                  </m:r>
                </m:sub>
              </m:sSub>
              <m:r>
                <m:rPr>
                  <m:nor/>
                  <m:sty m:val="p"/>
                </m:rPr>
                <m:t>)</m:t>
              </m:r>
            </m:e>
            <m:e>
              <m:r>
                <m:t>&amp;</m:t>
              </m:r>
              <m:r>
                <m:rPr>
                  <m:sty m:val="p"/>
                </m:rPr>
                <m:t>=</m:t>
              </m:r>
              <m:sSub>
                <m:e>
                  <m:r>
                    <m:t>x</m:t>
                  </m:r>
                </m:e>
                <m:sub>
                  <m:r>
                    <m:t>j</m:t>
                  </m:r>
                </m:sub>
              </m:sSub>
              <m:r>
                <m:t>&amp;</m:t>
              </m:r>
              <m:r>
                <m:t>&amp;</m:t>
              </m:r>
              <m:r>
                <m:rPr>
                  <m:nor/>
                  <m:sty m:val="p"/>
                </m:rPr>
                <m:t>(only the </m:t>
              </m:r>
              <m:r>
                <m:t>i</m:t>
              </m:r>
              <m:r>
                <m:rPr>
                  <m:sty m:val="p"/>
                </m:rPr>
                <m:t>=</m:t>
              </m:r>
              <m:r>
                <m:t>j</m:t>
              </m:r>
              <m:r>
                <m:rPr>
                  <m:nor/>
                  <m:sty m:val="p"/>
                </m:rPr>
                <m:t> term is nonzero)</m:t>
              </m:r>
            </m:e>
          </m:eqArr>
        </m:oMath>
      </m:oMathPara>
    </w:p>
    <w:bookmarkStart w:id="52" w:name="thm-standard-basis-expansion"/>
    <w:p>
      <w:pPr>
        <w:pStyle w:val="FirstParagraph"/>
      </w:pPr>
      <w:r>
        <w:rPr>
          <w:b/>
          <w:bCs/>
        </w:rPr>
        <w:t xml:space="preserve">Theorem 3 (A vector is a linear combination of indicator vectors)</w:t>
      </w:r>
      <w:r>
        <w:t xml:space="preserve"> </w:t>
      </w:r>
      <w:r>
        <w:t xml:space="preserve">Every vector</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linear combination</w:t>
      </w:r>
      <w:r>
        <w:t xml:space="preserve"> </w:t>
      </w:r>
      <w:r>
        <w:t xml:space="preserve">(</w:t>
      </w:r>
      <w:hyperlink w:anchor="def-linear-combination">
        <w:r>
          <w:rPr>
            <w:rStyle w:val="Hyperlink"/>
          </w:rPr>
          <w:t xml:space="preserve">Definition 9</w:t>
        </w:r>
      </w:hyperlink>
      <w:r>
        <w:t xml:space="preserve">) of 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14</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oMath>
      </m:oMathPara>
    </w:p>
    <w:bookmarkEnd w:id="52"/>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rPr>
                  <m:sty m:val="p"/>
                </m:rPr>
                <m:t>(</m:t>
              </m:r>
              <m:sSub>
                <m:e>
                  <m:acc>
                    <m:accPr>
                      <m:chr m:val="̃"/>
                    </m:accPr>
                    <m:e>
                      <m:r>
                        <m:t>e</m:t>
                      </m:r>
                    </m:e>
                  </m:acc>
                </m:e>
                <m:sub>
                  <m:r>
                    <m:t>j</m:t>
                  </m:r>
                </m:sub>
              </m:sSub>
              <m:sSub>
                <m:e>
                  <m:r>
                    <m:rPr>
                      <m:sty m:val="p"/>
                    </m:rPr>
                    <m:t>)</m:t>
                  </m:r>
                </m:e>
                <m:sub>
                  <m:r>
                    <m:t>i</m:t>
                  </m:r>
                </m:sub>
              </m:sSub>
              <m:r>
                <m:t>&amp;</m:t>
              </m:r>
              <m:r>
                <m:t>&amp;</m:t>
              </m:r>
              <m:r>
                <m:rPr>
                  <m:nor/>
                  <m:sty m:val="p"/>
                </m:rPr>
                <m:t>(</m:t>
              </m:r>
              <m:r>
                <m:rPr>
                  <m:nor/>
                  <m:sty m:val="p"/>
                </m:rPr>
                <m:t>Definition 9</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sSub>
                              <m:e>
                                <m:r>
                                  <m:t>x</m:t>
                                </m:r>
                              </m:e>
                              <m:sub>
                                <m:r>
                                  <m:t>j</m:t>
                                </m:r>
                              </m:sub>
                            </m:sSub>
                            <m:r>
                              <m:rPr>
                                <m:sty m:val="p"/>
                              </m:rPr>
                              <m:t>⋅</m:t>
                            </m:r>
                            <m:r>
                              <m:t>1</m:t>
                            </m:r>
                          </m:e>
                          <m:e>
                            <m:r>
                              <m:rPr>
                                <m:nor/>
                                <m:sty m:val="p"/>
                              </m:rPr>
                              <m:t>if </m:t>
                            </m:r>
                            <m:r>
                              <m:t>j</m:t>
                            </m:r>
                            <m:r>
                              <m:rPr>
                                <m:sty m:val="p"/>
                              </m:rPr>
                              <m:t>=</m:t>
                            </m:r>
                            <m:r>
                              <m:t>i</m:t>
                            </m:r>
                          </m:e>
                        </m:mr>
                        <m:mr>
                          <m:e>
                            <m:sSub>
                              <m:e>
                                <m:r>
                                  <m:t>x</m:t>
                                </m:r>
                              </m:e>
                              <m:sub>
                                <m:r>
                                  <m:t>j</m:t>
                                </m:r>
                              </m:sub>
                            </m:sSub>
                            <m:r>
                              <m:rPr>
                                <m:sty m:val="p"/>
                              </m:rPr>
                              <m:t>⋅</m:t>
                            </m:r>
                            <m:r>
                              <m:t>0</m:t>
                            </m:r>
                          </m:e>
                          <m:e>
                            <m:r>
                              <m:rPr>
                                <m:nor/>
                                <m:sty m:val="p"/>
                              </m:rPr>
                              <m:t>if </m:t>
                            </m:r>
                            <m:r>
                              <m:t>j</m:t>
                            </m:r>
                            <m:r>
                              <m:rPr>
                                <m:sty m:val="p"/>
                              </m:rPr>
                              <m:t>≠</m:t>
                            </m:r>
                            <m:r>
                              <m:t>i</m:t>
                            </m:r>
                          </m:e>
                        </m:mr>
                      </m:m>
                    </m:e>
                  </m:d>
                </m:e>
              </m:nary>
              <m:r>
                <m:t>&amp;</m:t>
              </m:r>
              <m:r>
                <m:t>&amp;</m:t>
              </m:r>
              <m:r>
                <m:rPr>
                  <m:nor/>
                  <m:sty m:val="p"/>
                </m:rPr>
                <m:t>(</m:t>
              </m:r>
              <m:r>
                <m:rPr>
                  <m:nor/>
                  <m:sty m:val="p"/>
                </m:rPr>
                <m:t>Definition 14</m:t>
              </m:r>
              <m:r>
                <m:rPr>
                  <m:nor/>
                  <m:sty m:val="p"/>
                </m:rPr>
                <m:t>)</m:t>
              </m:r>
            </m:e>
            <m:e>
              <m:r>
                <m:t>&amp;</m:t>
              </m:r>
              <m:r>
                <m:rPr>
                  <m:sty m:val="p"/>
                </m:rPr>
                <m:t>=</m:t>
              </m:r>
              <m:sSub>
                <m:e>
                  <m:r>
                    <m:t>x</m:t>
                  </m:r>
                </m:e>
                <m:sub>
                  <m:r>
                    <m:t>i</m:t>
                  </m:r>
                </m:sub>
              </m:sSub>
              <m:r>
                <m:rPr>
                  <m:sty m:val="p"/>
                </m:rPr>
                <m:t>⋅</m:t>
              </m:r>
              <m:r>
                <m:t>1</m:t>
              </m:r>
              <m:r>
                <m:rPr>
                  <m:sty m:val="p"/>
                </m:rPr>
                <m:t>+</m:t>
              </m:r>
              <m:nary>
                <m:naryPr>
                  <m:chr m:val="∑"/>
                  <m:limLoc m:val="undOvr"/>
                  <m:subHide m:val="off"/>
                  <m:supHide m:val="on"/>
                </m:naryPr>
                <m:sub>
                  <m:r>
                    <m:t>j</m:t>
                  </m:r>
                  <m:r>
                    <m:rPr>
                      <m:sty m:val="p"/>
                    </m:rPr>
                    <m:t>≠</m:t>
                  </m:r>
                  <m:r>
                    <m:t>i</m:t>
                  </m:r>
                </m:sub>
                <m:sup>
                  <m:r>
                    <m:t>​</m:t>
                  </m:r>
                </m:sup>
                <m:e>
                  <m:sSub>
                    <m:e>
                      <m:r>
                        <m:t>x</m:t>
                      </m:r>
                    </m:e>
                    <m:sub>
                      <m:r>
                        <m:t>j</m:t>
                      </m:r>
                    </m:sub>
                  </m:sSub>
                </m:e>
              </m:nary>
              <m:r>
                <m:rPr>
                  <m:sty m:val="p"/>
                </m:rPr>
                <m:t>⋅</m:t>
              </m:r>
              <m:r>
                <m:t>0</m:t>
              </m:r>
              <m:r>
                <m:t>&amp;</m:t>
              </m:r>
              <m:r>
                <m:t>&amp;</m:t>
              </m:r>
              <m:r>
                <m:rPr>
                  <m:nor/>
                  <m:sty m:val="p"/>
                </m:rPr>
                <m:t>(split off the </m:t>
              </m:r>
              <m:r>
                <m:t>j</m:t>
              </m:r>
              <m:r>
                <m:rPr>
                  <m:sty m:val="p"/>
                </m:rPr>
                <m:t>=</m:t>
              </m:r>
              <m:r>
                <m:t>i</m:t>
              </m:r>
              <m:r>
                <m:rPr>
                  <m:nor/>
                  <m:sty m:val="p"/>
                </m:rPr>
                <m:t> term)</m:t>
              </m:r>
            </m:e>
            <m:e>
              <m:r>
                <m:t>&amp;</m:t>
              </m:r>
              <m:r>
                <m:rPr>
                  <m:sty m:val="p"/>
                </m:rPr>
                <m:t>=</m:t>
              </m:r>
              <m:sSub>
                <m:e>
                  <m:r>
                    <m:t>x</m:t>
                  </m:r>
                </m:e>
                <m:sub>
                  <m:r>
                    <m:t>i</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x</m:t>
                  </m:r>
                </m:e>
                <m:sub>
                  <m:r>
                    <m:t>i</m:t>
                  </m:r>
                </m:sub>
              </m:sSub>
              <m:r>
                <m:t>&amp;</m:t>
              </m:r>
              <m:r>
                <m:t>&amp;</m:t>
              </m:r>
              <m:r>
                <m:rPr>
                  <m:nor/>
                  <m:sty m:val="p"/>
                </m:rPr>
                <m:t>(adding </m:t>
              </m:r>
              <m:r>
                <m:t>0</m:t>
              </m:r>
              <m:r>
                <m:rPr>
                  <m:nor/>
                  <m:sty m:val="p"/>
                </m:rPr>
                <m:t> changes nothing)</m:t>
              </m:r>
            </m:e>
          </m:eqArr>
        </m:oMath>
      </m:oMathPara>
    </w:p>
    <w:bookmarkStart w:id="53" w:name="exm-standard-basis-expansion"/>
    <w:p>
      <w:pPr>
        <w:pStyle w:val="FirstParagraph"/>
      </w:pPr>
      <w:r>
        <w:rPr>
          <w:b/>
          <w:bCs/>
        </w:rPr>
        <w:t xml:space="preserve">Example 9 (Expanding a vector in indicator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4</m:t>
                        </m:r>
                      </m:e>
                    </m:mr>
                    <m:mr>
                      <m:e>
                        <m:r>
                          <m:rPr>
                            <m:sty m:val="p"/>
                          </m:rPr>
                          <m:t>−</m:t>
                        </m:r>
                        <m:r>
                          <m:t>1</m:t>
                        </m:r>
                      </m:e>
                    </m:mr>
                    <m:mr>
                      <m:e>
                        <m:r>
                          <m:t>2</m:t>
                        </m:r>
                      </m:e>
                    </m:mr>
                  </m:m>
                </m:e>
              </m:d>
              <m:r>
                <m:t>&amp;</m:t>
              </m:r>
              <m:r>
                <m:rPr>
                  <m:sty m:val="p"/>
                </m:rPr>
                <m:t>=</m:t>
              </m:r>
              <m:r>
                <m:t>4</m:t>
              </m:r>
              <m:d>
                <m:dPr>
                  <m:begChr m:val="["/>
                  <m:sepChr m:val=""/>
                  <m:endChr m:val="]"/>
                  <m:grow/>
                </m:dPr>
                <m:e>
                  <m:m>
                    <m:mPr>
                      <m:baseJc m:val="center"/>
                      <m:plcHide m:val="on"/>
                      <m:mcs>
                        <m:mc>
                          <m:mcPr>
                            <m:mcJc m:val="center"/>
                            <m:count m:val="1"/>
                          </m:mcPr>
                        </m:mc>
                      </m:mcs>
                    </m:mPr>
                    <m:mr>
                      <m:e>
                        <m:r>
                          <m:t>1</m:t>
                        </m:r>
                      </m:e>
                    </m:mr>
                    <m:mr>
                      <m:e>
                        <m:r>
                          <m:t>0</m:t>
                        </m:r>
                      </m:e>
                    </m:mr>
                    <m:mr>
                      <m:e>
                        <m:r>
                          <m:t>0</m:t>
                        </m:r>
                      </m:e>
                    </m:mr>
                  </m:m>
                </m:e>
              </m:d>
              <m:r>
                <m:rPr>
                  <m:sty m:val="p"/>
                </m:rPr>
                <m:t>+</m:t>
              </m:r>
              <m:r>
                <m:rPr>
                  <m:sty m:val="p"/>
                </m:rPr>
                <m:t>(</m:t>
              </m:r>
              <m:r>
                <m:rPr>
                  <m:sty m:val="p"/>
                </m:rPr>
                <m:t>−</m:t>
              </m:r>
              <m:r>
                <m:t>1</m:t>
              </m:r>
              <m:r>
                <m:rPr>
                  <m:sty m:val="p"/>
                </m:rPr>
                <m:t>)</m:t>
              </m:r>
              <m:d>
                <m:dPr>
                  <m:begChr m:val="["/>
                  <m:sepChr m:val=""/>
                  <m:endChr m:val="]"/>
                  <m:grow/>
                </m:dPr>
                <m:e>
                  <m:m>
                    <m:mPr>
                      <m:baseJc m:val="center"/>
                      <m:plcHide m:val="on"/>
                      <m:mcs>
                        <m:mc>
                          <m:mcPr>
                            <m:mcJc m:val="center"/>
                            <m:count m:val="1"/>
                          </m:mcPr>
                        </m:mc>
                      </m:mcs>
                    </m:mPr>
                    <m:mr>
                      <m:e>
                        <m:r>
                          <m:t>0</m:t>
                        </m:r>
                      </m:e>
                    </m:mr>
                    <m:mr>
                      <m:e>
                        <m:r>
                          <m:t>1</m:t>
                        </m:r>
                      </m:e>
                    </m:mr>
                    <m:mr>
                      <m:e>
                        <m:r>
                          <m:t>0</m:t>
                        </m:r>
                      </m:e>
                    </m:mr>
                  </m:m>
                </m:e>
              </m:d>
              <m:r>
                <m:rPr>
                  <m:sty m:val="p"/>
                </m:rPr>
                <m:t>+</m:t>
              </m:r>
              <m:r>
                <m:t>2</m:t>
              </m:r>
              <m:d>
                <m:dPr>
                  <m:begChr m:val="["/>
                  <m:sepChr m:val=""/>
                  <m:endChr m:val="]"/>
                  <m:grow/>
                </m:dPr>
                <m:e>
                  <m:m>
                    <m:mPr>
                      <m:baseJc m:val="center"/>
                      <m:plcHide m:val="on"/>
                      <m:mcs>
                        <m:mc>
                          <m:mcPr>
                            <m:mcJc m:val="center"/>
                            <m:count m:val="1"/>
                          </m:mcPr>
                        </m:mc>
                      </m:mcs>
                    </m:mPr>
                    <m:mr>
                      <m:e>
                        <m:r>
                          <m:t>0</m:t>
                        </m:r>
                      </m:e>
                    </m:mr>
                    <m:mr>
                      <m:e>
                        <m:r>
                          <m:t>0</m:t>
                        </m:r>
                      </m:e>
                    </m:mr>
                    <m:mr>
                      <m:e>
                        <m:r>
                          <m:t>1</m:t>
                        </m:r>
                      </m:e>
                    </m:mr>
                  </m:m>
                </m:e>
              </m:d>
            </m:e>
            <m:e>
              <m:r>
                <m:t>&amp;</m:t>
              </m:r>
              <m:r>
                <m:rPr>
                  <m:sty m:val="p"/>
                </m:rPr>
                <m:t>=</m:t>
              </m:r>
              <m:r>
                <m:t>4</m:t>
              </m:r>
              <m:sSub>
                <m:e>
                  <m:acc>
                    <m:accPr>
                      <m:chr m:val="̃"/>
                    </m:accPr>
                    <m:e>
                      <m:r>
                        <m:t>e</m:t>
                      </m:r>
                    </m:e>
                  </m:acc>
                </m:e>
                <m:sub>
                  <m:r>
                    <m:t>1</m:t>
                  </m:r>
                </m:sub>
              </m:sSub>
              <m:r>
                <m:rPr>
                  <m:sty m:val="p"/>
                </m:rPr>
                <m:t>−</m:t>
              </m:r>
              <m:sSub>
                <m:e>
                  <m:acc>
                    <m:accPr>
                      <m:chr m:val="̃"/>
                    </m:accPr>
                    <m:e>
                      <m:r>
                        <m:t>e</m:t>
                      </m:r>
                    </m:e>
                  </m:acc>
                </m:e>
                <m:sub>
                  <m:r>
                    <m:t>2</m:t>
                  </m:r>
                </m:sub>
              </m:sSub>
              <m:r>
                <m:rPr>
                  <m:sty m:val="p"/>
                </m:rPr>
                <m:t>+</m:t>
              </m:r>
              <m:r>
                <m:t>2</m:t>
              </m:r>
              <m:sSub>
                <m:e>
                  <m:acc>
                    <m:accPr>
                      <m:chr m:val="̃"/>
                    </m:accPr>
                    <m:e>
                      <m:r>
                        <m:t>e</m:t>
                      </m:r>
                    </m:e>
                  </m:acc>
                </m:e>
                <m:sub>
                  <m:r>
                    <m:t>3</m:t>
                  </m:r>
                </m:sub>
              </m:sSub>
            </m:e>
          </m:eqArr>
        </m:oMath>
      </m:oMathPara>
    </w:p>
    <w:bookmarkEnd w:id="53"/>
    <w:bookmarkEnd w:id="54"/>
    <w:bookmarkStart w:id="80" w:name="orthogonality"/>
    <w:p>
      <w:pPr>
        <w:pStyle w:val="Heading3"/>
      </w:pPr>
      <w:r>
        <w:t xml:space="preserve">1.2 Orthogonality</w:t>
      </w:r>
    </w:p>
    <w:bookmarkStart w:id="55" w:name="def-orthogonal-vectors"/>
    <w:p>
      <w:pPr>
        <w:pStyle w:val="FirstParagraph"/>
      </w:pPr>
      <w:r>
        <w:rPr>
          <w:b/>
          <w:bCs/>
        </w:rPr>
        <w:t xml:space="preserve">Definition 15 (Orthogonal vectors)</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 are</w:t>
      </w:r>
      <w:r>
        <w:t xml:space="preserve"> </w:t>
      </w:r>
      <w:r>
        <w:rPr>
          <w:b/>
          <w:bCs/>
        </w:rPr>
        <w:t xml:space="preserve">orthogonal</w:t>
      </w:r>
      <w:r>
        <w:t xml:space="preserve"> </w:t>
      </w:r>
      <w:r>
        <w:t xml:space="preserve">(written</w:t>
      </w:r>
      <w:r>
        <w:t xml:space="preserve"> </w:t>
      </w:r>
      <m:oMath>
        <m:acc>
          <m:accPr>
            <m:chr m:val="̃"/>
          </m:accPr>
          <m:e>
            <m:r>
              <m:t>x</m:t>
            </m:r>
          </m:e>
        </m:acc>
        <m:r>
          <m:rPr>
            <m:sty m:val="p"/>
          </m:rPr>
          <m:t>⟂</m:t>
        </m:r>
        <m:acc>
          <m:accPr>
            <m:chr m:val="̃"/>
          </m:accPr>
          <m:e>
            <m:r>
              <m:t>y</m:t>
            </m:r>
          </m:e>
        </m:acc>
      </m:oMath>
      <w:r>
        <w:t xml:space="preserve">) if their dot product (2) is zero:</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r>
            <m:t>0</m:t>
          </m:r>
        </m:oMath>
      </m:oMathPara>
    </w:p>
    <w:bookmarkEnd w:id="55"/>
    <w:bookmarkStart w:id="56" w:name="rem-orthogonal-perpendicular"/>
    <w:p>
      <w:pPr>
        <w:pStyle w:val="FirstParagraph"/>
      </w:pPr>
      <w:r>
        <w:rPr>
          <w:i/>
          <w:iCs/>
        </w:rPr>
        <w:t xml:space="preserve">Remark 8</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6"/>
    <w:bookmarkStart w:id="57" w:name="exm-not-orthogonal"/>
    <w:p>
      <w:pPr>
        <w:pStyle w:val="BodyText"/>
      </w:pPr>
      <w:r>
        <w:rPr>
          <w:b/>
          <w:bCs/>
        </w:rPr>
        <w:t xml:space="preserve">Example 10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7"/>
    <w:bookmarkStart w:id="60" w:name="def-euclidean-norm"/>
    <w:p>
      <w:pPr>
        <w:pStyle w:val="BodyText"/>
      </w:pPr>
      <w:r>
        <w:rPr>
          <w:b/>
          <w:bCs/>
        </w:rPr>
        <w:t xml:space="preserve">Definition 16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m:oMath>
        <m:r>
          <m:t>​</m:t>
        </m:r>
        <m:d>
          <m:dPr>
            <m:begChr m:val="∥"/>
            <m:sepChr m:val=""/>
            <m:endChr m:val="∥"/>
            <m:grow/>
          </m:dPr>
          <m:e>
            <m:acc>
              <m:accPr>
                <m:chr m:val="̃"/>
              </m:accPr>
              <m:e>
                <m:r>
                  <m:t>x</m:t>
                </m:r>
              </m:e>
            </m:acc>
          </m:e>
        </m:d>
        <m:sSub>
          <m:e>
            <m:r>
              <m:t>​</m:t>
            </m:r>
          </m:e>
          <m:sub>
            <m:r>
              <m:t>2</m:t>
            </m:r>
          </m:sub>
        </m:sSub>
      </m:oMath>
      <w:r>
        <w:t xml:space="preserve">) of a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is</w:t>
      </w:r>
    </w:p>
    <w:p>
      <w:pPr>
        <w:pStyle w:val="BodyText"/>
      </w:pPr>
      <w:bookmarkStart w:id="58" w:name="eq-l2-norm"/>
      <m:oMathPara>
        <m:oMathParaPr>
          <m:jc m:val="center"/>
        </m:oMathParaP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acc>
                <m:accPr>
                  <m:chr m:val="̃"/>
                </m:accPr>
                <m:e>
                  <m:r>
                    <m:t>x</m:t>
                  </m:r>
                </m:e>
              </m:acc>
              <m:r>
                <m:rPr>
                  <m:sty m:val="p"/>
                </m:rPr>
                <m:t>⋅</m:t>
              </m:r>
              <m:acc>
                <m:accPr>
                  <m:chr m:val="̃"/>
                </m:accPr>
                <m:e>
                  <m:r>
                    <m:t>x</m:t>
                  </m:r>
                </m:e>
              </m:acc>
            </m:e>
          </m:rad>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  </m:t>
          </m:r>
          <m:r>
            <m:rPr>
              <m:sty m:val="p"/>
            </m:rPr>
            <m:t>(</m:t>
          </m:r>
          <m:r>
            <m:t>2</m:t>
          </m:r>
          <m:r>
            <m:rPr>
              <m:sty m:val="p"/>
            </m:rPr>
            <m:t>)</m:t>
          </m:r>
        </m:oMath>
      </m:oMathPara>
      <w:bookmarkEnd w:id="58"/>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59">
        <w:r>
          <w:rPr>
            <w:rStyle w:val="Hyperlink"/>
          </w:rPr>
          <w:t xml:space="preserve">square root</w:t>
        </w:r>
      </w:hyperlink>
      <w:r>
        <w:t xml:space="preserve">.</w:t>
      </w:r>
    </w:p>
    <w:bookmarkEnd w:id="60"/>
    <w:bookmarkStart w:id="61" w:name="exm-euclidean-norm"/>
    <w:p>
      <w:pPr>
        <w:pStyle w:val="BodyText"/>
      </w:pPr>
      <w:r>
        <w:rPr>
          <w:b/>
          <w:bCs/>
        </w:rPr>
        <w:t xml:space="preserve">Example 11 (The length of a vector)</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r>
                <m:t>&amp;</m:t>
              </m:r>
              <m:r>
                <m:t>&amp;</m:t>
              </m:r>
              <m:r>
                <m:rPr>
                  <m:nor/>
                  <m:sty m:val="p"/>
                </m:rPr>
                <m:t>(definition of the norm)</m:t>
              </m:r>
            </m:e>
            <m:e>
              <m:r>
                <m:t>&amp;</m:t>
              </m:r>
              <m:r>
                <m:rPr>
                  <m:sty m:val="p"/>
                </m:rPr>
                <m:t>=</m:t>
              </m:r>
              <m:rad>
                <m:radPr>
                  <m:degHide m:val="on"/>
                </m:radPr>
                <m:deg/>
                <m:e>
                  <m:r>
                    <m:t>25</m:t>
                  </m:r>
                </m:e>
              </m:rad>
              <m:r>
                <m:t>&amp;</m:t>
              </m:r>
              <m:r>
                <m:t>&amp;</m:t>
              </m:r>
              <m:r>
                <m:rPr>
                  <m:nor/>
                  <m:sty m:val="p"/>
                </m:rPr>
                <m:t>(square and add)</m:t>
              </m:r>
            </m:e>
            <m:e>
              <m:r>
                <m:t>&amp;</m:t>
              </m:r>
              <m:r>
                <m:rPr>
                  <m:sty m:val="p"/>
                </m:rPr>
                <m:t>=</m:t>
              </m:r>
              <m:r>
                <m:t>5</m:t>
              </m:r>
            </m:e>
          </m:eqArr>
        </m:oMath>
      </m:oMathPara>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61"/>
    <w:bookmarkStart w:id="62" w:name="def-unit-vector"/>
    <w:p>
      <w:pPr>
        <w:pStyle w:val="BodyText"/>
      </w:pPr>
      <w:r>
        <w:rPr>
          <w:b/>
          <w:bCs/>
        </w:rPr>
        <w:t xml:space="preserve">Definition 17 (Unit vector)</w:t>
      </w:r>
      <w:r>
        <w:t xml:space="preserve"> </w:t>
      </w:r>
      <w:r>
        <w:t xml:space="preserve">A</w:t>
      </w:r>
      <w:r>
        <w:t xml:space="preserve"> </w:t>
      </w:r>
      <w:r>
        <w:rPr>
          <w:b/>
          <w:bCs/>
        </w:rPr>
        <w:t xml:space="preserve">unit vector</w:t>
      </w:r>
      <w:r>
        <w:t xml:space="preserve"> </w:t>
      </w:r>
      <w:r>
        <w:t xml:space="preserve">is a vector whose Euclidean norm (</w:t>
      </w:r>
      <w:hyperlink w:anchor="def-euclidean-norm">
        <w:r>
          <w:rPr>
            <w:rStyle w:val="Hyperlink"/>
          </w:rPr>
          <w:t xml:space="preserve">Definition 16</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62"/>
    <w:bookmarkStart w:id="63" w:name="exm-unit-vector"/>
    <w:p>
      <w:pPr>
        <w:pStyle w:val="BodyText"/>
      </w:pPr>
      <w:r>
        <w:rPr>
          <w:b/>
          <w:bCs/>
        </w:rPr>
        <w:t xml:space="preserve">Example 12 (A unit vector and a vector that is not one)</w:t>
      </w:r>
      <w:r>
        <w:t xml:space="preserve"> </w:t>
      </w:r>
      <w:r>
        <w:t xml:space="preserve">For</w:t>
      </w:r>
      <w:r>
        <w:t xml:space="preserve"> </w:t>
      </w:r>
      <m:oMath>
        <m:acc>
          <m:accPr>
            <m:chr m:val="̃"/>
          </m:accPr>
          <m:e>
            <m:r>
              <m:t>x</m:t>
            </m:r>
          </m:e>
        </m:acc>
        <m:r>
          <m:rPr>
            <m:sty m:val="p"/>
          </m:rPr>
          <m:t>=</m:t>
        </m:r>
        <m:r>
          <m:rPr>
            <m:sty m:val="p"/>
          </m:rPr>
          <m:t>(</m:t>
        </m:r>
        <m:r>
          <m:t>0.6</m:t>
        </m:r>
        <m:r>
          <m:rPr>
            <m:sty m:val="p"/>
          </m:rPr>
          <m:t>,</m:t>
        </m:r>
        <m:r>
          <m:t>0.8</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0.6</m:t>
                      </m:r>
                    </m:e>
                    <m:sup>
                      <m:r>
                        <m:t>2</m:t>
                      </m:r>
                    </m:sup>
                  </m:sSup>
                  <m:r>
                    <m:rPr>
                      <m:sty m:val="p"/>
                    </m:rPr>
                    <m:t>+</m:t>
                  </m:r>
                  <m:sSup>
                    <m:e>
                      <m:r>
                        <m:t>0.8</m:t>
                      </m:r>
                    </m:e>
                    <m:sup>
                      <m:r>
                        <m:t>2</m:t>
                      </m:r>
                    </m:sup>
                  </m:sSup>
                </m:e>
              </m:rad>
              <m:r>
                <m:t>&amp;</m:t>
              </m:r>
              <m:r>
                <m:t>&amp;</m:t>
              </m:r>
              <m:r>
                <m:rPr>
                  <m:nor/>
                  <m:sty m:val="p"/>
                </m:rPr>
                <m:t>(definition of the norm)</m:t>
              </m:r>
            </m:e>
            <m:e>
              <m:r>
                <m:t>&amp;</m:t>
              </m:r>
              <m:r>
                <m:rPr>
                  <m:sty m:val="p"/>
                </m:rPr>
                <m:t>=</m:t>
              </m:r>
              <m:rad>
                <m:radPr>
                  <m:degHide m:val="on"/>
                </m:radPr>
                <m:deg/>
                <m:e>
                  <m:r>
                    <m:t>0.36</m:t>
                  </m:r>
                  <m:r>
                    <m:rPr>
                      <m:sty m:val="p"/>
                    </m:rPr>
                    <m:t>+</m:t>
                  </m:r>
                  <m:r>
                    <m:t>0.64</m:t>
                  </m:r>
                </m:e>
              </m:rad>
              <m:r>
                <m:t>&amp;</m:t>
              </m:r>
              <m:r>
                <m:t>&amp;</m:t>
              </m:r>
              <m:r>
                <m:rPr>
                  <m:nor/>
                  <m:sty m:val="p"/>
                </m:rPr>
                <m:t>(square)</m:t>
              </m:r>
            </m:e>
            <m:e>
              <m:r>
                <m:t>&amp;</m:t>
              </m:r>
              <m:r>
                <m:rPr>
                  <m:sty m:val="p"/>
                </m:rPr>
                <m:t>=</m:t>
              </m:r>
              <m:rad>
                <m:radPr>
                  <m:degHide m:val="on"/>
                </m:radPr>
                <m:deg/>
                <m:e>
                  <m:r>
                    <m:t>1</m:t>
                  </m:r>
                </m:e>
              </m:rad>
              <m:r>
                <m:t>&amp;</m:t>
              </m:r>
              <m:r>
                <m:t>&amp;</m:t>
              </m:r>
              <m:r>
                <m:rPr>
                  <m:nor/>
                  <m:sty m:val="p"/>
                </m:rPr>
                <m:t>(add)</m:t>
              </m:r>
            </m:e>
            <m:e>
              <m:r>
                <m:t>&amp;</m:t>
              </m:r>
              <m:r>
                <m:rPr>
                  <m:sty m:val="p"/>
                </m:rPr>
                <m:t>=</m:t>
              </m:r>
              <m:r>
                <m:t>1</m:t>
              </m:r>
              <m:r>
                <m:t>&amp;</m:t>
              </m:r>
              <m:r>
                <m:t>&amp;</m:t>
              </m:r>
              <m:r>
                <m:rPr>
                  <m:nor/>
                  <m:sty m:val="p"/>
                </m:rPr>
                <m:t>(take the square root)</m:t>
              </m:r>
            </m:e>
          </m:eqArr>
        </m:oMath>
      </m:oMathPara>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63"/>
    <w:bookmarkStart w:id="64" w:name="exr-euclidean-distance"/>
    <w:p>
      <w:pPr>
        <w:pStyle w:val="FirstParagraph"/>
      </w:pPr>
      <w:r>
        <w:rPr>
          <w:b/>
          <w:bCs/>
        </w:rPr>
        <w:t xml:space="preserve">Exercise 2 (How far apart are two points?)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6</m:t>
        </m:r>
        <m:r>
          <m:rPr>
            <m:sty m:val="p"/>
          </m:rPr>
          <m:t>)</m:t>
        </m:r>
      </m:oMath>
      <w:r>
        <w:t xml:space="preserve">.</w:t>
      </w:r>
    </w:p>
    <w:p>
      <w:pPr>
        <w:pStyle w:val="Compact"/>
        <w:numPr>
          <w:ilvl w:val="0"/>
          <w:numId w:val="1004"/>
        </w:numPr>
      </w:pPr>
      <w:r>
        <w:t xml:space="preserve">Compute the vector</w:t>
      </w:r>
      <w:r>
        <w:t xml:space="preserve"> </w:t>
      </w:r>
      <m:oMath>
        <m:acc>
          <m:accPr>
            <m:chr m:val="̃"/>
          </m:accPr>
          <m:e>
            <m:r>
              <m:t>x</m:t>
            </m:r>
          </m:e>
        </m:acc>
        <m:r>
          <m:rPr>
            <m:sty m:val="p"/>
          </m:rPr>
          <m:t>−</m:t>
        </m:r>
        <m:acc>
          <m:accPr>
            <m:chr m:val="̃"/>
          </m:accPr>
          <m:e>
            <m:r>
              <m:t>y</m:t>
            </m:r>
          </m:e>
        </m:acc>
      </m:oMath>
      <w:r>
        <w:t xml:space="preserve">.</w:t>
      </w:r>
    </w:p>
    <w:p>
      <w:pPr>
        <w:pStyle w:val="Compact"/>
        <w:numPr>
          <w:ilvl w:val="0"/>
          <w:numId w:val="1004"/>
        </w:numPr>
      </w:pPr>
      <w:r>
        <w:t xml:space="preserve">Compute the length of</w:t>
      </w:r>
      <w:r>
        <w:t xml:space="preserve"> </w:t>
      </w:r>
      <m:oMath>
        <m:acc>
          <m:accPr>
            <m:chr m:val="̃"/>
          </m:accPr>
          <m:e>
            <m:r>
              <m:t>x</m:t>
            </m:r>
          </m:e>
        </m:acc>
        <m:r>
          <m:rPr>
            <m:sty m:val="p"/>
          </m:rPr>
          <m:t>−</m:t>
        </m:r>
        <m:acc>
          <m:accPr>
            <m:chr m:val="̃"/>
          </m:accPr>
          <m:e>
            <m:r>
              <m:t>y</m:t>
            </m:r>
          </m:e>
        </m:acc>
      </m:oMath>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m:oMath>
        <m:acc>
          <m:accPr>
            <m:chr m:val="̃"/>
          </m:accPr>
          <m:e>
            <m:r>
              <m:t>y</m:t>
            </m:r>
          </m:e>
        </m:acc>
        <m:r>
          <m:rPr>
            <m:sty m:val="p"/>
          </m:rPr>
          <m:t>−</m:t>
        </m:r>
        <m:acc>
          <m:accPr>
            <m:chr m:val="̃"/>
          </m:accPr>
          <m:e>
            <m:r>
              <m:t>x</m:t>
            </m:r>
          </m:e>
        </m:acc>
      </m:oMath>
      <w:r>
        <w:t xml:space="preserve"> </w:t>
      </w:r>
      <w:r>
        <w:t xml:space="preserve">instead?</w:t>
      </w:r>
    </w:p>
    <w:bookmarkEnd w:id="64"/>
    <w:bookmarkStart w:id="65" w:name="sol-euclidean-distance"/>
    <w:p>
      <w:pPr>
        <w:pStyle w:val="FirstParagraph"/>
      </w:pPr>
      <w:r>
        <w:rPr>
          <w:i/>
          <w:iCs/>
        </w:rPr>
        <w:t xml:space="preserve">Solution 2</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rPr>
                  <m:sty m:val="p"/>
                </m:rPr>
                <m:t>(</m:t>
              </m:r>
              <m:r>
                <m:t>1</m:t>
              </m:r>
              <m:r>
                <m:rPr>
                  <m:sty m:val="p"/>
                </m:rPr>
                <m:t>−</m:t>
              </m:r>
              <m:r>
                <m:t>4</m:t>
              </m:r>
              <m:r>
                <m:rPr>
                  <m:sty m:val="p"/>
                </m:rPr>
                <m:t>,</m:t>
              </m:r>
              <m:r>
                <m:t>2</m:t>
              </m:r>
              <m:r>
                <m:rPr>
                  <m:sty m:val="p"/>
                </m:rPr>
                <m:t>−</m:t>
              </m:r>
              <m:r>
                <m:t>6</m:t>
              </m:r>
              <m:r>
                <m:rPr>
                  <m:sty m:val="p"/>
                </m:rPr>
                <m:t>)</m:t>
              </m:r>
            </m:e>
            <m:e>
              <m:r>
                <m:t>&amp;</m:t>
              </m:r>
              <m:r>
                <m:rPr>
                  <m:sty m:val="p"/>
                </m:rPr>
                <m:t>=</m:t>
              </m:r>
              <m:r>
                <m:rPr>
                  <m:sty m:val="p"/>
                </m:rPr>
                <m:t>(</m:t>
              </m:r>
              <m:r>
                <m:rPr>
                  <m:sty m:val="p"/>
                </m:rPr>
                <m:t>−</m:t>
              </m:r>
              <m:r>
                <m:t>3</m:t>
              </m:r>
              <m:r>
                <m:rPr>
                  <m:sty m:val="p"/>
                </m:rPr>
                <m:t>,</m:t>
              </m:r>
              <m:r>
                <m:rPr>
                  <m:sty m:val="p"/>
                </m:rPr>
                <m:t>−</m:t>
              </m:r>
              <m:r>
                <m:t>4</m:t>
              </m:r>
              <m:r>
                <m:rPr>
                  <m:sty m:val="p"/>
                </m:rPr>
                <m:t>)</m:t>
              </m:r>
              <m:r>
                <m:rPr>
                  <m:sty m:val="p"/>
                </m:rPr>
                <m:t>.</m:t>
              </m:r>
            </m:e>
          </m:eqArr>
        </m:oMath>
      </m:oMathPara>
    </w:p>
    <w:p>
      <w:pPr>
        <w:pStyle w:val="FirstParagraph"/>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ad>
                <m:radPr>
                  <m:degHide m:val="on"/>
                </m:radPr>
                <m:deg/>
                <m:e>
                  <m:r>
                    <m:rPr>
                      <m:sty m:val="p"/>
                    </m:rPr>
                    <m:t>(</m:t>
                  </m:r>
                  <m:r>
                    <m:rPr>
                      <m:sty m:val="p"/>
                    </m:rPr>
                    <m:t>−</m:t>
                  </m:r>
                  <m:r>
                    <m:t>3</m:t>
                  </m:r>
                  <m:sSup>
                    <m:e>
                      <m:r>
                        <m:rPr>
                          <m:sty m:val="p"/>
                        </m:rPr>
                        <m:t>)</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05"/>
        </w:numPr>
      </w:pPr>
      <m:oMath>
        <m:acc>
          <m:accPr>
            <m:chr m:val="̃"/>
          </m:accPr>
          <m:e>
            <m:r>
              <m:t>y</m:t>
            </m:r>
          </m:e>
        </m:acc>
        <m:r>
          <m:rPr>
            <m:sty m:val="p"/>
          </m:rPr>
          <m:t>−</m:t>
        </m:r>
        <m:acc>
          <m:accPr>
            <m:chr m:val="̃"/>
          </m:accPr>
          <m:e>
            <m:r>
              <m:t>x</m:t>
            </m:r>
          </m:e>
        </m:acc>
        <m:r>
          <m:rPr>
            <m:sty m:val="p"/>
          </m:rPr>
          <m:t>=</m:t>
        </m:r>
        <m:r>
          <m:rPr>
            <m:sty m:val="p"/>
          </m:rPr>
          <m:t>(</m:t>
        </m:r>
        <m:r>
          <m:t>3</m:t>
        </m:r>
        <m:r>
          <m:rPr>
            <m:sty m:val="p"/>
          </m:rPr>
          <m:t>,</m:t>
        </m:r>
        <m:r>
          <m:t>4</m:t>
        </m:r>
        <m:r>
          <m:rPr>
            <m:sty m:val="p"/>
          </m:rPr>
          <m:t>)</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e>
            <m:e>
              <m:r>
                <m:t>&amp;</m:t>
              </m:r>
              <m:r>
                <m:rPr>
                  <m:sty m:val="p"/>
                </m:rPr>
                <m:t>=</m:t>
              </m:r>
              <m:r>
                <m:t>5</m:t>
              </m:r>
              <m:r>
                <m:rPr>
                  <m:sty m:val="p"/>
                </m:rPr>
                <m:t>.</m:t>
              </m:r>
            </m:e>
          </m:eqArr>
        </m:oMath>
      </m:oMathPara>
    </w:p>
    <w:p>
      <w:pPr>
        <w:numPr>
          <w:ilvl w:val="0"/>
          <w:numId w:val="1000"/>
        </w:numPr>
      </w:pPr>
      <w:r>
        <w:t xml:space="preserve">Yes, the result is the same.</w:t>
      </w:r>
    </w:p>
    <w:bookmarkEnd w:id="65"/>
    <w:bookmarkStart w:id="67" w:name="def-euclidean-distance"/>
    <w:p>
      <w:pPr>
        <w:pStyle w:val="FirstParagraph"/>
      </w:pPr>
      <w:r>
        <w:rPr>
          <w:b/>
          <w:bCs/>
        </w:rPr>
        <w:t xml:space="preserve">Definition 18 (Euclidean distance)</w:t>
      </w:r>
      <w:r>
        <w:t xml:space="preserve"> </w:t>
      </w:r>
      <w:r>
        <w:t xml:space="preserve">The</w:t>
      </w:r>
      <w:r>
        <w:t xml:space="preserve"> </w:t>
      </w:r>
      <w:r>
        <w:rPr>
          <w:b/>
          <w:bCs/>
        </w:rPr>
        <w:t xml:space="preserve">Euclidean distance</w:t>
      </w:r>
      <w:r>
        <w:t xml:space="preserve"> </w:t>
      </w:r>
      <w:r>
        <w:t xml:space="preserve">between 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6" w:name="eq-euclidean-distance"/>
      <m:oMathPara>
        <m:oMathParaPr>
          <m:jc m:val="center"/>
        </m:oMathParaPr>
        <m:oMath>
          <m:r>
            <m:t>d</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acc>
                <m:accPr>
                  <m:chr m:val="̃"/>
                </m:accPr>
                <m:e>
                  <m:r>
                    <m:t>y</m:t>
                  </m:r>
                </m:e>
              </m:acc>
            </m:e>
          </m:d>
          <m:r>
            <m:t>​</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sSub>
                <m:e>
                  <m:r>
                    <m:t>x</m:t>
                  </m:r>
                </m:e>
                <m:sub>
                  <m:r>
                    <m:t>i</m:t>
                  </m:r>
                </m:sub>
              </m:sSub>
              <m:r>
                <m:rPr>
                  <m:sty m:val="p"/>
                </m:rPr>
                <m:t>−</m:t>
              </m:r>
              <m:sSub>
                <m:e>
                  <m:r>
                    <m:t>y</m:t>
                  </m:r>
                </m:e>
                <m:sub>
                  <m:r>
                    <m:t>i</m:t>
                  </m:r>
                </m:sub>
              </m:sSub>
              <m:sSup>
                <m:e>
                  <m:r>
                    <m:rPr>
                      <m:sty m:val="p"/>
                    </m:rPr>
                    <m:t>)</m:t>
                  </m:r>
                </m:e>
                <m:sup>
                  <m:r>
                    <m:t>2</m:t>
                  </m:r>
                </m:sup>
              </m:sSup>
            </m:e>
          </m:rad>
          <m:r>
            <m:t>  </m:t>
          </m:r>
          <m:r>
            <m:rPr>
              <m:sty m:val="p"/>
            </m:rPr>
            <m:t>(</m:t>
          </m:r>
          <m:r>
            <m:t>3</m:t>
          </m:r>
          <m:r>
            <m:rPr>
              <m:sty m:val="p"/>
            </m:rPr>
            <m:t>)</m:t>
          </m:r>
        </m:oMath>
      </m:oMathPara>
      <w:bookmarkEnd w:id="66"/>
    </w:p>
    <w:bookmarkEnd w:id="67"/>
    <w:bookmarkStart w:id="68" w:name="rem-distance-from-origin"/>
    <w:p>
      <w:pPr>
        <w:pStyle w:val="FirstParagraph"/>
      </w:pPr>
      <w:r>
        <w:rPr>
          <w:i/>
          <w:iCs/>
        </w:rPr>
        <w:t xml:space="preserve">Remark 9</w:t>
      </w:r>
      <w:r>
        <w:t xml:space="preserve"> (Distance from the origin). </w:t>
      </w:r>
      <w:r>
        <w:t xml:space="preserve">The distance from the origin</w:t>
      </w:r>
      <w:r>
        <w:t xml:space="preserve"> </w:t>
      </w:r>
      <m:oMath>
        <m:acc>
          <m:accPr>
            <m:chr m:val="̃"/>
          </m:accPr>
          <m:e>
            <m:r>
              <m:t>0</m:t>
            </m:r>
          </m:e>
        </m:acc>
      </m:oMath>
      <w:r>
        <w:t xml:space="preserve"> </w:t>
      </w:r>
      <w:r>
        <w:t xml:space="preserve">to a vector</w:t>
      </w:r>
      <w:r>
        <w:t xml:space="preserve"> </w:t>
      </w:r>
      <m:oMath>
        <m:acc>
          <m:accPr>
            <m:chr m:val="̃"/>
          </m:accPr>
          <m:e>
            <m:r>
              <m:t>x</m:t>
            </m:r>
          </m:e>
        </m:acc>
      </m:oMath>
      <w:r>
        <w:t xml:space="preserve"> </w:t>
      </w:r>
      <w:r>
        <w:t xml:space="preserve">is the norm of</w:t>
      </w:r>
      <w:r>
        <w:t xml:space="preserve"> </w:t>
      </w:r>
      <m:oMath>
        <m:acc>
          <m:accPr>
            <m:chr m:val="̃"/>
          </m:accPr>
          <m:e>
            <m:r>
              <m:t>x</m:t>
            </m:r>
          </m:e>
        </m:acc>
      </m:oMath>
      <w:r>
        <w:t xml:space="preserve">:</w:t>
      </w:r>
    </w:p>
    <w:p>
      <w:pPr>
        <w:pStyle w:val="BodyText"/>
      </w:pPr>
      <m:oMathPara>
        <m:oMathParaPr>
          <m:jc m:val="center"/>
        </m:oMathParaPr>
        <m:oMath>
          <m:eqArr>
            <m:e>
              <m:r>
                <m:t>d</m:t>
              </m:r>
              <m:r>
                <m:rPr>
                  <m:sty m:val="p"/>
                </m:rPr>
                <m:t>(</m:t>
              </m:r>
              <m:acc>
                <m:accPr>
                  <m:chr m:val="̃"/>
                </m:accPr>
                <m:e>
                  <m:r>
                    <m:t>x</m:t>
                  </m:r>
                </m:e>
              </m:acc>
              <m:r>
                <m:rPr>
                  <m:sty m:val="p"/>
                </m:rPr>
                <m:t>,</m:t>
              </m:r>
              <m:acc>
                <m:accPr>
                  <m:chr m:val="̃"/>
                </m:accPr>
                <m:e>
                  <m:r>
                    <m:t>0</m:t>
                  </m:r>
                </m:e>
              </m:acc>
              <m:r>
                <m:rPr>
                  <m:sty m:val="p"/>
                </m:rPr>
                <m:t>)</m:t>
              </m:r>
              <m:r>
                <m:t>&amp;</m:t>
              </m:r>
              <m:r>
                <m:rPr>
                  <m:sty m:val="p"/>
                </m:rPr>
                <m:t>=</m:t>
              </m:r>
              <m:r>
                <m:t>​</m:t>
              </m:r>
              <m:d>
                <m:dPr>
                  <m:begChr m:val="∥"/>
                  <m:sepChr m:val=""/>
                  <m:endChr m:val="∥"/>
                  <m:grow/>
                </m:dPr>
                <m:e>
                  <m:acc>
                    <m:accPr>
                      <m:chr m:val="̃"/>
                    </m:accPr>
                    <m:e>
                      <m:r>
                        <m:t>x</m:t>
                      </m:r>
                    </m:e>
                  </m:acc>
                  <m:r>
                    <m:rPr>
                      <m:sty m:val="p"/>
                    </m:rPr>
                    <m:t>−</m:t>
                  </m:r>
                  <m:acc>
                    <m:accPr>
                      <m:chr m:val="̃"/>
                    </m:accPr>
                    <m:e>
                      <m:r>
                        <m:t>0</m:t>
                      </m:r>
                    </m:e>
                  </m:acc>
                </m:e>
              </m:d>
              <m:r>
                <m:t>​</m:t>
              </m:r>
            </m:e>
            <m:e>
              <m:r>
                <m:t>&amp;</m:t>
              </m:r>
              <m:r>
                <m:rPr>
                  <m:sty m:val="p"/>
                </m:rPr>
                <m:t>=</m:t>
              </m:r>
              <m:r>
                <m:t>​</m:t>
              </m:r>
              <m:d>
                <m:dPr>
                  <m:begChr m:val="∥"/>
                  <m:sepChr m:val=""/>
                  <m:endChr m:val="∥"/>
                  <m:grow/>
                </m:dPr>
                <m:e>
                  <m:acc>
                    <m:accPr>
                      <m:chr m:val="̃"/>
                    </m:accPr>
                    <m:e>
                      <m:r>
                        <m:t>x</m:t>
                      </m:r>
                    </m:e>
                  </m:acc>
                </m:e>
              </m:d>
              <m:r>
                <m:t>​</m:t>
              </m:r>
            </m:e>
          </m:eqArr>
        </m:oMath>
      </m:oMathPara>
    </w:p>
    <w:p>
      <w:pPr>
        <w:pStyle w:val="FirstParagraph"/>
      </w:pPr>
      <w:r>
        <w:t xml:space="preserve">(Goodfellow et al. 2016, 39)</w:t>
      </w:r>
      <w:r>
        <w:t xml:space="preserve">.</w:t>
      </w:r>
    </w:p>
    <w:p>
      <w:pPr>
        <w:pStyle w:val="BodyText"/>
      </w:pPr>
      <w:r>
        <w:t xml:space="preserve">For example, the distance from</w:t>
      </w:r>
      <w:r>
        <w:t xml:space="preserve"> </w:t>
      </w:r>
      <m:oMath>
        <m:acc>
          <m:accPr>
            <m:chr m:val="̃"/>
          </m:accPr>
          <m:e>
            <m:r>
              <m:t>0</m:t>
            </m:r>
          </m:e>
        </m:acc>
      </m:oMath>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11</w:t>
        </w:r>
      </w:hyperlink>
      <w:r>
        <w:t xml:space="preserve">.</w:t>
      </w:r>
    </w:p>
    <w:bookmarkEnd w:id="68"/>
    <w:bookmarkStart w:id="69" w:name="def-orthonormal-vectors"/>
    <w:p>
      <w:pPr>
        <w:pStyle w:val="BodyText"/>
      </w:pPr>
      <w:r>
        <w:rPr>
          <w:b/>
          <w:bCs/>
        </w:rPr>
        <w:t xml:space="preserve">Definition 19 (Orthonormal vectors)</w:t>
      </w:r>
      <w:r>
        <w:t xml:space="preserve"> </w:t>
      </w:r>
      <w:r>
        <w:t xml:space="preserve">A set of vectors</w:t>
      </w:r>
      <w:r>
        <w:t xml:space="preserve"> </w:t>
      </w:r>
      <m:oMath>
        <m:r>
          <m:rPr>
            <m:sty m:val="p"/>
          </m:rPr>
          <m:t>{</m:t>
        </m:r>
        <m:sSub>
          <m:e>
            <m:acc>
              <m:accPr>
                <m:chr m:val="̃"/>
              </m:accPr>
              <m:e>
                <m:r>
                  <m:t>x</m:t>
                </m:r>
              </m:e>
            </m:acc>
          </m:e>
          <m:sub>
            <m:r>
              <m:t>1</m:t>
            </m:r>
          </m:sub>
        </m:sSub>
        <m:r>
          <m:rPr>
            <m:sty m:val="p"/>
          </m:rPr>
          <m:t>,</m:t>
        </m:r>
        <m:sSub>
          <m:e>
            <m:acc>
              <m:accPr>
                <m:chr m:val="̃"/>
              </m:accPr>
              <m:e>
                <m:r>
                  <m:t>x</m:t>
                </m:r>
              </m:e>
            </m:acc>
          </m:e>
          <m:sub>
            <m:r>
              <m:t>2</m:t>
            </m:r>
          </m:sub>
        </m:sSub>
        <m:r>
          <m:rPr>
            <m:sty m:val="p"/>
          </m:rPr>
          <m:t>,</m:t>
        </m:r>
        <m:r>
          <m:rPr>
            <m:sty m:val="p"/>
          </m:rPr>
          <m:t>…</m:t>
        </m:r>
        <m:r>
          <m:rPr>
            <m:sty m:val="p"/>
          </m:rPr>
          <m:t>,</m:t>
        </m:r>
        <m:sSub>
          <m:e>
            <m:acc>
              <m:accPr>
                <m:chr m:val="̃"/>
              </m:accPr>
              <m:e>
                <m:r>
                  <m:t>x</m:t>
                </m:r>
              </m:e>
            </m:acc>
          </m:e>
          <m:sub>
            <m:r>
              <m:t>k</m:t>
            </m:r>
          </m:sub>
        </m:sSub>
        <m:r>
          <m:rPr>
            <m:sty m:val="p"/>
          </m:rPr>
          <m:t>}</m:t>
        </m:r>
      </m:oMath>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15</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16</w:t>
        </w:r>
      </w:hyperlink>
      <w:r>
        <w:t xml:space="preserve">), that is,</w:t>
      </w:r>
      <w:r>
        <w:t xml:space="preserve"> </w:t>
      </w:r>
      <w:hyperlink w:anchor="def-unit-vector">
        <w:r>
          <w:rPr>
            <w:rStyle w:val="Hyperlink"/>
          </w:rPr>
          <w:t xml:space="preserve">unit length</w:t>
        </w:r>
      </w:hyperlink>
      <w:r>
        <w:t xml:space="preserve">:</w:t>
      </w:r>
    </w:p>
    <w:p>
      <w:pPr>
        <w:pStyle w:val="BodyText"/>
      </w:pPr>
      <m:oMathPara>
        <m:oMathParaPr>
          <m:jc m:val="center"/>
        </m:oMathParaPr>
        <m:oMath>
          <m:sSub>
            <m:e>
              <m:acc>
                <m:accPr>
                  <m:chr m:val="̃"/>
                </m:accPr>
                <m:e>
                  <m:r>
                    <m:t>x</m:t>
                  </m:r>
                </m:e>
              </m:acc>
            </m:e>
            <m:sub>
              <m:r>
                <m:t>i</m:t>
              </m:r>
            </m:sub>
          </m:sSub>
          <m:r>
            <m:rPr>
              <m:sty m:val="p"/>
            </m:rPr>
            <m:t>⋅</m:t>
          </m:r>
          <m:sSub>
            <m:e>
              <m:acc>
                <m:accPr>
                  <m:chr m:val="̃"/>
                </m:accPr>
                <m:e>
                  <m:r>
                    <m:t>x</m:t>
                  </m:r>
                </m:e>
              </m:acc>
            </m:e>
            <m:sub>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oMath>
      </m:oMathPara>
    </w:p>
    <w:bookmarkEnd w:id="69"/>
    <w:bookmarkStart w:id="70" w:name="exm-indicator-orthonormal"/>
    <w:p>
      <w:pPr>
        <w:pStyle w:val="FirstParagraph"/>
      </w:pPr>
      <w:r>
        <w:rPr>
          <w:b/>
          <w:bCs/>
        </w:rPr>
        <w:t xml:space="preserve">Example 13 (Indicator vectors are orthonormal)</w:t>
      </w:r>
      <w:r>
        <w:t xml:space="preserve"> </w:t>
      </w: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14</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m:oMath>
        <m:sSub>
          <m:e>
            <m:acc>
              <m:accPr>
                <m:chr m:val="̃"/>
              </m:accPr>
              <m:e>
                <m:r>
                  <m:t>e</m:t>
                </m:r>
              </m:e>
            </m:acc>
          </m:e>
          <m:sub>
            <m:r>
              <m:t>i</m:t>
            </m:r>
          </m:sub>
        </m:sSub>
        <m:r>
          <m:rPr>
            <m:sty m:val="p"/>
          </m:rPr>
          <m:t>⋅</m:t>
        </m:r>
        <m:sSub>
          <m:e>
            <m:acc>
              <m:accPr>
                <m:chr m:val="̃"/>
              </m:accPr>
              <m:e>
                <m:r>
                  <m:t>e</m:t>
                </m:r>
              </m:e>
            </m:acc>
          </m:e>
          <m:sub>
            <m:r>
              <m:t>j</m:t>
            </m:r>
          </m:sub>
        </m:sSub>
      </m:oMath>
      <w:r>
        <w:t xml:space="preserve"> </w:t>
      </w:r>
      <w:r>
        <w:t xml:space="preserve">is entry</w:t>
      </w:r>
      <w:r>
        <w:t xml:space="preserve"> </w:t>
      </w:r>
      <m:oMath>
        <m:r>
          <m:t>i</m:t>
        </m:r>
      </m:oMath>
      <w:r>
        <w:t xml:space="preserve"> </w:t>
      </w:r>
      <w:r>
        <w:t xml:space="preserve">of</w:t>
      </w:r>
      <w:r>
        <w:t xml:space="preserve"> </w:t>
      </w:r>
      <m:oMath>
        <m:sSub>
          <m:e>
            <m:acc>
              <m:accPr>
                <m:chr m:val="̃"/>
              </m:accPr>
              <m:e>
                <m:r>
                  <m:t>e</m:t>
                </m:r>
              </m:e>
            </m:acc>
          </m:e>
          <m:sub>
            <m:r>
              <m:t>j</m:t>
            </m:r>
          </m:sub>
        </m:sSub>
      </m:oMath>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1</m:t>
                  </m:r>
                </m:sub>
              </m:sSub>
              <m:r>
                <m:t>&amp;</m:t>
              </m:r>
              <m:r>
                <m:rPr>
                  <m:sty m:val="p"/>
                </m:rPr>
                <m:t>=</m:t>
              </m:r>
              <m:r>
                <m:t>1</m:t>
              </m:r>
              <m:r>
                <m:rPr>
                  <m:sty m:val="p"/>
                </m:rPr>
                <m:t>⋅</m:t>
              </m:r>
              <m:r>
                <m:t>1</m:t>
              </m:r>
              <m:r>
                <m:rPr>
                  <m:sty m:val="p"/>
                </m:rPr>
                <m:t>+</m:t>
              </m:r>
              <m:r>
                <m:t>0</m:t>
              </m:r>
              <m:r>
                <m:rPr>
                  <m:sty m:val="p"/>
                </m:rPr>
                <m:t>⋅</m:t>
              </m:r>
              <m:r>
                <m:t>0</m:t>
              </m:r>
            </m:e>
            <m:e>
              <m:r>
                <m:t>&amp;</m:t>
              </m:r>
              <m:r>
                <m:rPr>
                  <m:sty m:val="p"/>
                </m:rPr>
                <m:t>=</m:t>
              </m:r>
              <m:r>
                <m:t>1</m:t>
              </m:r>
              <m:r>
                <m:rPr>
                  <m:sty m:val="p"/>
                </m:rPr>
                <m:t>,</m:t>
              </m:r>
            </m:e>
          </m:eqArr>
        </m:oMath>
      </m:oMathPara>
    </w:p>
    <w:p>
      <w:pPr>
        <w:pStyle w:val="FirstParagraph"/>
      </w:pPr>
      <m:oMathPara>
        <m:oMathParaPr>
          <m:jc m:val="center"/>
        </m:oMathParaPr>
        <m:oMath>
          <m:eqArr>
            <m:e>
              <m:sSub>
                <m:e>
                  <m:acc>
                    <m:accPr>
                      <m:chr m:val="̃"/>
                    </m:accPr>
                    <m:e>
                      <m:r>
                        <m:t>e</m:t>
                      </m:r>
                    </m:e>
                  </m:acc>
                </m:e>
                <m:sub>
                  <m:r>
                    <m:t>2</m:t>
                  </m:r>
                </m:sub>
              </m:sSub>
              <m:r>
                <m:rPr>
                  <m:sty m:val="p"/>
                </m:rPr>
                <m:t>⋅</m:t>
              </m:r>
              <m:sSub>
                <m:e>
                  <m:acc>
                    <m:accPr>
                      <m:chr m:val="̃"/>
                    </m:accPr>
                    <m:e>
                      <m:r>
                        <m:t>e</m:t>
                      </m:r>
                    </m:e>
                  </m:acc>
                </m:e>
                <m:sub>
                  <m:r>
                    <m:t>2</m:t>
                  </m:r>
                </m:sub>
              </m:sSub>
              <m:r>
                <m:t>&amp;</m:t>
              </m:r>
              <m:r>
                <m:rPr>
                  <m:sty m:val="p"/>
                </m:rPr>
                <m:t>=</m:t>
              </m:r>
              <m:r>
                <m:t>0</m:t>
              </m:r>
              <m:r>
                <m:rPr>
                  <m:sty m:val="p"/>
                </m:rPr>
                <m:t>⋅</m:t>
              </m:r>
              <m:r>
                <m:t>0</m:t>
              </m:r>
              <m:r>
                <m:rPr>
                  <m:sty m:val="p"/>
                </m:rPr>
                <m:t>+</m:t>
              </m:r>
              <m:r>
                <m:t>1</m:t>
              </m:r>
              <m:r>
                <m:rPr>
                  <m:sty m:val="p"/>
                </m:rPr>
                <m:t>⋅</m:t>
              </m:r>
              <m:r>
                <m:t>1</m:t>
              </m:r>
            </m:e>
            <m:e>
              <m:r>
                <m:t>&amp;</m:t>
              </m:r>
              <m:r>
                <m:rPr>
                  <m:sty m:val="p"/>
                </m:rPr>
                <m:t>=</m:t>
              </m:r>
              <m:r>
                <m:t>1</m:t>
              </m:r>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2</m:t>
                  </m:r>
                </m:sub>
              </m:sSub>
              <m:r>
                <m:t>&amp;</m:t>
              </m:r>
              <m:r>
                <m:rPr>
                  <m:sty m:val="p"/>
                </m:rPr>
                <m:t>=</m:t>
              </m:r>
              <m:r>
                <m:t>1</m:t>
              </m:r>
              <m:r>
                <m:rPr>
                  <m:sty m:val="p"/>
                </m:rPr>
                <m:t>⋅</m:t>
              </m:r>
              <m:r>
                <m:t>0</m:t>
              </m:r>
              <m:r>
                <m:rPr>
                  <m:sty m:val="p"/>
                </m:rPr>
                <m:t>+</m:t>
              </m:r>
              <m:r>
                <m:t>0</m:t>
              </m:r>
              <m:r>
                <m:rPr>
                  <m:sty m:val="p"/>
                </m:rPr>
                <m:t>⋅</m:t>
              </m:r>
              <m:r>
                <m:t>1</m:t>
              </m:r>
            </m:e>
            <m:e>
              <m:r>
                <m:t>&amp;</m:t>
              </m:r>
              <m:r>
                <m:rPr>
                  <m:sty m:val="p"/>
                </m:rPr>
                <m:t>=</m:t>
              </m:r>
              <m:r>
                <m:t>0</m:t>
              </m:r>
              <m:r>
                <m:rPr>
                  <m:sty m:val="p"/>
                </m:rPr>
                <m:t>.</m:t>
              </m:r>
            </m:e>
          </m:eqArr>
        </m:oMath>
      </m:oMathPara>
    </w:p>
    <w:bookmarkEnd w:id="70"/>
    <w:bookmarkStart w:id="71" w:name="exm-not-orthonormal"/>
    <w:p>
      <w:pPr>
        <w:pStyle w:val="FirstParagraph"/>
      </w:pPr>
      <w:r>
        <w:rPr>
          <w:b/>
          <w:bCs/>
        </w:rPr>
        <w:t xml:space="preserve">Example 14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71"/>
    <w:bookmarkStart w:id="72" w:name="exr-inner-product"/>
    <w:p>
      <w:pPr>
        <w:pStyle w:val="FirstParagraph"/>
      </w:pPr>
      <w:r>
        <w:rPr>
          <w:b/>
          <w:bCs/>
        </w:rPr>
        <w:t xml:space="preserve">Exercise 3 (Compute an inner product and a norm)</w:t>
      </w:r>
      <w:r>
        <w:t xml:space="preserve"> </w:t>
      </w:r>
      <w:r>
        <w:t xml:space="preserve">Let</w:t>
      </w:r>
    </w:p>
    <w:p>
      <w:pPr>
        <w:pStyle w:val="BodyText"/>
      </w:pPr>
      <m:oMathPara>
        <m:oMathParaPr>
          <m:jc m:val="center"/>
        </m:oMathParaPr>
        <m:oMath>
          <m:acc>
            <m:accPr>
              <m:chr m:val="̃"/>
            </m:accPr>
            <m:e>
              <m:r>
                <m:t>a</m:t>
              </m:r>
            </m:e>
          </m:acc>
          <m:r>
            <m:rPr>
              <m:sty m:val="p"/>
            </m:rPr>
            <m:t>=</m:t>
          </m:r>
          <m:d>
            <m:dPr>
              <m:begChr m:val="["/>
              <m:sepChr m:val=""/>
              <m:endChr m:val="]"/>
              <m:grow/>
            </m:dPr>
            <m:e>
              <m:m>
                <m:mPr>
                  <m:baseJc m:val="center"/>
                  <m:plcHide m:val="on"/>
                  <m:mcs>
                    <m:mc>
                      <m:mcPr>
                        <m:mcJc m:val="center"/>
                        <m:count m:val="1"/>
                      </m:mcPr>
                    </m:mc>
                  </m:mcs>
                </m:mPr>
                <m:mr>
                  <m:e>
                    <m:r>
                      <m:t>3</m:t>
                    </m:r>
                  </m:e>
                </m:mr>
                <m:mr>
                  <m:e>
                    <m:r>
                      <m:rPr>
                        <m:sty m:val="p"/>
                      </m:rPr>
                      <m:t>−</m:t>
                    </m:r>
                    <m:r>
                      <m:t>1</m:t>
                    </m:r>
                  </m:e>
                </m:mr>
                <m:mr>
                  <m:e>
                    <m:r>
                      <m:t>2</m:t>
                    </m:r>
                  </m:e>
                </m:mr>
              </m:m>
            </m:e>
          </m:d>
          <m:r>
            <m:rPr>
              <m:sty m:val="p"/>
            </m:rPr>
            <m:t>,</m:t>
          </m:r>
          <m:r>
            <m:t>  </m:t>
          </m:r>
          <m:acc>
            <m:accPr>
              <m:chr m:val="̃"/>
            </m:accPr>
            <m:e>
              <m:r>
                <m:t>b</m:t>
              </m:r>
            </m:e>
          </m:acc>
          <m:r>
            <m:rPr>
              <m:sty m:val="p"/>
            </m:rPr>
            <m:t>=</m:t>
          </m:r>
          <m:d>
            <m:dPr>
              <m:begChr m:val="["/>
              <m:sepChr m:val=""/>
              <m:endChr m:val="]"/>
              <m:grow/>
            </m:dPr>
            <m:e>
              <m:m>
                <m:mPr>
                  <m:baseJc m:val="center"/>
                  <m:plcHide m:val="on"/>
                  <m:mcs>
                    <m:mc>
                      <m:mcPr>
                        <m:mcJc m:val="center"/>
                        <m:count m:val="1"/>
                      </m:mcPr>
                    </m:mc>
                  </m:mcs>
                </m:mPr>
                <m:mr>
                  <m:e>
                    <m:r>
                      <m:t>0</m:t>
                    </m:r>
                  </m:e>
                </m:mr>
                <m:mr>
                  <m:e>
                    <m:r>
                      <m:t>4</m:t>
                    </m:r>
                  </m:e>
                </m:mr>
                <m:mr>
                  <m:e>
                    <m:r>
                      <m:rPr>
                        <m:sty m:val="p"/>
                      </m:rPr>
                      <m:t>−</m:t>
                    </m:r>
                    <m:r>
                      <m:t>2</m:t>
                    </m:r>
                  </m:e>
                </m:mr>
              </m:m>
            </m:e>
          </m:d>
        </m:oMath>
      </m:oMathPara>
    </w:p>
    <w:p>
      <w:pPr>
        <w:pStyle w:val="FirstParagraph"/>
      </w:pPr>
      <w:r>
        <w:t xml:space="preserve">Compute</w:t>
      </w:r>
      <w:r>
        <w:t xml:space="preserve"> </w:t>
      </w:r>
      <m:oMath>
        <m:sSup>
          <m:e>
            <m:acc>
              <m:accPr>
                <m:chr m:val="̃"/>
              </m:accPr>
              <m:e>
                <m:r>
                  <m:t>a</m:t>
                </m:r>
              </m:e>
            </m:acc>
          </m:e>
          <m:sup>
            <m:r>
              <m:rPr>
                <m:sty m:val="p"/>
              </m:rPr>
              <m:t>⊤</m:t>
            </m:r>
          </m:sup>
        </m:sSup>
        <m:acc>
          <m:accPr>
            <m:chr m:val="̃"/>
          </m:accPr>
          <m:e>
            <m:r>
              <m:t>b</m:t>
            </m:r>
          </m:e>
        </m:acc>
      </m:oMath>
      <w:r>
        <w:t xml:space="preserve"> </w:t>
      </w:r>
      <w:r>
        <w:t xml:space="preserve">and</w:t>
      </w:r>
      <w:r>
        <w:t xml:space="preserve"> </w:t>
      </w:r>
      <m:oMath>
        <m:r>
          <m:t>​</m:t>
        </m:r>
        <m:d>
          <m:dPr>
            <m:begChr m:val="∥"/>
            <m:sepChr m:val=""/>
            <m:endChr m:val="∥"/>
            <m:grow/>
          </m:dPr>
          <m:e>
            <m:acc>
              <m:accPr>
                <m:chr m:val="̃"/>
              </m:accPr>
              <m:e>
                <m:r>
                  <m:t>a</m:t>
                </m:r>
              </m:e>
            </m:acc>
          </m:e>
        </m:d>
        <m:sSub>
          <m:e>
            <m:r>
              <m:t>​</m:t>
            </m:r>
          </m:e>
          <m:sub>
            <m:r>
              <m:t>2</m:t>
            </m:r>
          </m:sub>
        </m:sSub>
      </m:oMath>
      <w:r>
        <w:t xml:space="preserve">.</w:t>
      </w:r>
    </w:p>
    <w:bookmarkEnd w:id="72"/>
    <w:bookmarkStart w:id="73" w:name="sol-inner-product"/>
    <w:p>
      <w:pPr>
        <w:pStyle w:val="BodyText"/>
      </w:pPr>
      <w:r>
        <w:rPr>
          <w:i/>
          <w:iCs/>
        </w:rPr>
        <w:t xml:space="preserve">Solution 3</w:t>
      </w:r>
      <w:r>
        <w:t xml:space="preserve">. </w:t>
      </w:r>
      <w:r>
        <w:t xml:space="preserve">Multiply entry by entry and add:</w:t>
      </w:r>
    </w:p>
    <w:p>
      <w:pPr>
        <w:pStyle w:val="BodyText"/>
      </w:pPr>
      <m:oMathPara>
        <m:oMathParaPr>
          <m:jc m:val="center"/>
        </m:oMathParaPr>
        <m:oMath>
          <m:eqArr>
            <m:e>
              <m:acc>
                <m:accPr>
                  <m:chr m:val="̃"/>
                </m:accPr>
                <m:e>
                  <m:r>
                    <m:t>a</m:t>
                  </m:r>
                </m:e>
              </m:acc>
              <m:r>
                <m:rPr>
                  <m:sty m:val="p"/>
                </m:rPr>
                <m:t>⋅</m:t>
              </m:r>
              <m:acc>
                <m:accPr>
                  <m:chr m:val="̃"/>
                </m:accPr>
                <m:e>
                  <m:r>
                    <m:t>b</m:t>
                  </m:r>
                </m:e>
              </m:acc>
              <m:r>
                <m:t>&amp;</m:t>
              </m:r>
              <m:r>
                <m:rPr>
                  <m:sty m:val="p"/>
                </m:rPr>
                <m:t>=</m:t>
              </m:r>
              <m:r>
                <m:rPr>
                  <m:sty m:val="p"/>
                </m:rPr>
                <m:t>(</m:t>
              </m:r>
              <m:r>
                <m:t>3</m:t>
              </m:r>
              <m:r>
                <m:rPr>
                  <m:sty m:val="p"/>
                </m:rPr>
                <m:t>)</m:t>
              </m:r>
              <m:r>
                <m:rPr>
                  <m:sty m:val="p"/>
                </m:rPr>
                <m:t>(</m:t>
              </m:r>
              <m:r>
                <m:t>0</m:t>
              </m:r>
              <m:r>
                <m:rPr>
                  <m:sty m:val="p"/>
                </m:rPr>
                <m:t>)</m:t>
              </m:r>
              <m:r>
                <m:rPr>
                  <m:sty m:val="p"/>
                </m:rPr>
                <m:t>+</m:t>
              </m:r>
              <m:r>
                <m:rPr>
                  <m:sty m:val="p"/>
                </m:rPr>
                <m:t>(</m:t>
              </m:r>
              <m:r>
                <m:rPr>
                  <m:sty m:val="p"/>
                </m:rPr>
                <m:t>−</m:t>
              </m:r>
              <m:r>
                <m:t>1</m:t>
              </m:r>
              <m:r>
                <m:rPr>
                  <m:sty m:val="p"/>
                </m:rPr>
                <m:t>)</m:t>
              </m:r>
              <m:r>
                <m:rPr>
                  <m:sty m:val="p"/>
                </m:rPr>
                <m:t>(</m:t>
              </m:r>
              <m:r>
                <m:t>4</m:t>
              </m:r>
              <m:r>
                <m:rPr>
                  <m:sty m:val="p"/>
                </m:rPr>
                <m:t>)</m:t>
              </m:r>
              <m:r>
                <m:rPr>
                  <m:sty m:val="p"/>
                </m:rPr>
                <m:t>+</m:t>
              </m:r>
              <m:r>
                <m:rPr>
                  <m:sty m:val="p"/>
                </m:rPr>
                <m:t>(</m:t>
              </m:r>
              <m:r>
                <m:t>2</m:t>
              </m:r>
              <m:r>
                <m:rPr>
                  <m:sty m:val="p"/>
                </m:rPr>
                <m:t>)</m:t>
              </m:r>
              <m:r>
                <m:rPr>
                  <m:sty m:val="p"/>
                </m:rPr>
                <m:t>(</m:t>
              </m:r>
              <m:r>
                <m:rPr>
                  <m:sty m:val="p"/>
                </m:rPr>
                <m:t>−</m:t>
              </m:r>
              <m:r>
                <m:t>2</m:t>
              </m:r>
              <m:r>
                <m:rPr>
                  <m:sty m:val="p"/>
                </m:rPr>
                <m:t>)</m:t>
              </m:r>
            </m:e>
            <m:e>
              <m:r>
                <m:t>&amp;</m:t>
              </m:r>
              <m:r>
                <m:rPr>
                  <m:sty m:val="p"/>
                </m:rPr>
                <m:t>=</m:t>
              </m:r>
              <m:r>
                <m:t>0</m:t>
              </m:r>
              <m:r>
                <m:rPr>
                  <m:sty m:val="p"/>
                </m:rPr>
                <m:t>−</m:t>
              </m:r>
              <m:r>
                <m:t>4</m:t>
              </m:r>
              <m:r>
                <m:rPr>
                  <m:sty m:val="p"/>
                </m:rPr>
                <m:t>−</m:t>
              </m:r>
              <m:r>
                <m:t>4</m:t>
              </m:r>
            </m:e>
            <m:e>
              <m:r>
                <m:t>&amp;</m:t>
              </m:r>
              <m:r>
                <m:rPr>
                  <m:sty m:val="p"/>
                </m:rPr>
                <m:t>=</m:t>
              </m:r>
              <m:r>
                <m:rPr>
                  <m:sty m:val="p"/>
                </m:rPr>
                <m:t>−</m:t>
              </m:r>
              <m:r>
                <m:t>8</m:t>
              </m:r>
            </m:e>
          </m:eqArr>
        </m:oMath>
      </m:oMathPara>
    </w:p>
    <w:p>
      <w:pPr>
        <w:pStyle w:val="FirstParagraph"/>
      </w:pPr>
      <w:r>
        <w:t xml:space="preserve">For the norm, take the inner product of</w:t>
      </w:r>
      <w:r>
        <w:t xml:space="preserve"> </w:t>
      </w:r>
      <m:oMath>
        <m:acc>
          <m:accPr>
            <m:chr m:val="̃"/>
          </m:accPr>
          <m:e>
            <m:r>
              <m:t>a</m:t>
            </m:r>
          </m:e>
        </m:acc>
      </m:oMath>
      <w:r>
        <w:t xml:space="preserve"> </w:t>
      </w:r>
      <w:r>
        <w:t xml:space="preserve">with itself first:</w:t>
      </w:r>
    </w:p>
    <w:p>
      <w:pPr>
        <w:pStyle w:val="BodyText"/>
      </w:pPr>
      <m:oMathPara>
        <m:oMathParaPr>
          <m:jc m:val="center"/>
        </m:oMathParaPr>
        <m:oMath>
          <m:eqArr>
            <m:e>
              <m:acc>
                <m:accPr>
                  <m:chr m:val="̃"/>
                </m:accPr>
                <m:e>
                  <m:r>
                    <m:t>a</m:t>
                  </m:r>
                </m:e>
              </m:acc>
              <m:r>
                <m:rPr>
                  <m:sty m:val="p"/>
                </m:rPr>
                <m:t>⋅</m:t>
              </m:r>
              <m:acc>
                <m:accPr>
                  <m:chr m:val="̃"/>
                </m:accPr>
                <m:e>
                  <m:r>
                    <m:t>a</m:t>
                  </m:r>
                </m:e>
              </m:acc>
              <m:r>
                <m:t>&amp;</m:t>
              </m:r>
              <m:r>
                <m:rPr>
                  <m:sty m:val="p"/>
                </m:rPr>
                <m:t>=</m:t>
              </m:r>
              <m:sSup>
                <m:e>
                  <m:r>
                    <m:t>3</m:t>
                  </m:r>
                </m:e>
                <m:sup>
                  <m:r>
                    <m:t>2</m:t>
                  </m:r>
                </m:sup>
              </m:sSup>
              <m:r>
                <m:rPr>
                  <m:sty m:val="p"/>
                </m:rPr>
                <m:t>+</m:t>
              </m:r>
              <m:r>
                <m:rPr>
                  <m:sty m:val="p"/>
                </m:rPr>
                <m:t>(</m:t>
              </m:r>
              <m:r>
                <m:rPr>
                  <m:sty m:val="p"/>
                </m:rPr>
                <m:t>−</m:t>
              </m:r>
              <m:r>
                <m:t>1</m:t>
              </m:r>
              <m:sSup>
                <m:e>
                  <m:r>
                    <m:rPr>
                      <m:sty m:val="p"/>
                    </m:rPr>
                    <m:t>)</m:t>
                  </m:r>
                </m:e>
                <m:sup>
                  <m:r>
                    <m:t>2</m:t>
                  </m:r>
                </m:sup>
              </m:sSup>
              <m:r>
                <m:rPr>
                  <m:sty m:val="p"/>
                </m:rPr>
                <m:t>+</m:t>
              </m:r>
              <m:sSup>
                <m:e>
                  <m:r>
                    <m:t>2</m:t>
                  </m:r>
                </m:e>
                <m:sup>
                  <m:r>
                    <m:t>2</m:t>
                  </m:r>
                </m:sup>
              </m:sSup>
            </m:e>
            <m:e>
              <m:r>
                <m:t>&amp;</m:t>
              </m:r>
              <m:r>
                <m:rPr>
                  <m:sty m:val="p"/>
                </m:rPr>
                <m:t>=</m:t>
              </m:r>
              <m:r>
                <m:t>9</m:t>
              </m:r>
              <m:r>
                <m:rPr>
                  <m:sty m:val="p"/>
                </m:rPr>
                <m:t>+</m:t>
              </m:r>
              <m:r>
                <m:t>1</m:t>
              </m:r>
              <m:r>
                <m:rPr>
                  <m:sty m:val="p"/>
                </m:rPr>
                <m:t>+</m:t>
              </m:r>
              <m:r>
                <m:t>4</m:t>
              </m:r>
            </m:e>
            <m:e>
              <m:r>
                <m:t>&amp;</m:t>
              </m:r>
              <m:r>
                <m:rPr>
                  <m:sty m:val="p"/>
                </m:rPr>
                <m:t>=</m:t>
              </m:r>
              <m:r>
                <m:t>14</m:t>
              </m:r>
            </m:e>
          </m:eqArr>
        </m:oMath>
      </m:oMathPara>
    </w:p>
    <w:p>
      <w:pPr>
        <w:pStyle w:val="FirstParagraph"/>
      </w:pPr>
      <w:r>
        <w:t xml:space="preserve">so</w:t>
      </w:r>
    </w:p>
    <w:p>
      <w:pPr>
        <w:pStyle w:val="BodyText"/>
      </w:pPr>
      <m:oMathPara>
        <m:oMathParaPr>
          <m:jc m:val="center"/>
        </m:oMathParaPr>
        <m:oMath>
          <m:r>
            <m:t>​</m:t>
          </m:r>
          <m:d>
            <m:dPr>
              <m:begChr m:val="∥"/>
              <m:sepChr m:val=""/>
              <m:endChr m:val="∥"/>
              <m:grow/>
            </m:dPr>
            <m:e>
              <m:acc>
                <m:accPr>
                  <m:chr m:val="̃"/>
                </m:accPr>
                <m:e>
                  <m:r>
                    <m:t>a</m:t>
                  </m:r>
                </m:e>
              </m:acc>
            </m:e>
          </m:d>
          <m:sSub>
            <m:e>
              <m:r>
                <m:t>​</m:t>
              </m:r>
            </m:e>
            <m:sub>
              <m:r>
                <m:t>2</m:t>
              </m:r>
            </m:sub>
          </m:sSub>
          <m:r>
            <m:rPr>
              <m:sty m:val="p"/>
            </m:rPr>
            <m:t>=</m:t>
          </m:r>
          <m:rad>
            <m:radPr>
              <m:degHide m:val="on"/>
            </m:radPr>
            <m:deg/>
            <m:e>
              <m:r>
                <m:t>14</m:t>
              </m:r>
            </m:e>
          </m:rad>
          <m:r>
            <m:rPr>
              <m:sty m:val="p"/>
            </m:rPr>
            <m:t>≈</m:t>
          </m:r>
          <m:r>
            <m:t>3.742</m:t>
          </m:r>
        </m:oMath>
      </m:oMathPara>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73"/>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75" name="Picture"/>
                  <a:graphic>
                    <a:graphicData uri="http://schemas.openxmlformats.org/drawingml/2006/picture">
                      <pic:pic>
                        <pic:nvPicPr>
                          <pic:cNvPr descr="/opt/quarto/share/formats/docx/tip.png" id="76"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7">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41</w:t>
              </w:r>
            </w:hyperlink>
            <w:r>
              <w:t xml:space="preserve">)</w:t>
            </w:r>
            <w:r>
              <w:t xml:space="preserve"> </w:t>
            </w:r>
            <w:r>
              <w:t xml:space="preserve">and</w:t>
            </w:r>
            <w:r>
              <w:t xml:space="preserve"> </w:t>
            </w:r>
            <w:hyperlink r:id="rId78">
              <w:r>
                <w:rPr>
                  <w:rStyle w:val="Hyperlink"/>
                </w:rPr>
                <w:t xml:space="preserve">level sets</w:t>
              </w:r>
            </w:hyperlink>
            <w:r>
              <w:t xml:space="preserve"> </w:t>
            </w:r>
            <w:r>
              <w:t xml:space="preserve">(Hutchinson, n.d.)</w:t>
            </w:r>
            <w:r>
              <w:t xml:space="preserve">.</w:t>
            </w:r>
            <w:r>
              <w:t xml:space="preserve"> </w:t>
            </w:r>
            <w:r>
              <w:t xml:space="preserve">The login for the video site is posted</w:t>
            </w:r>
            <w:r>
              <w:t xml:space="preserve"> </w:t>
            </w:r>
            <w:hyperlink r:id="rId79">
              <w:r>
                <w:rPr>
                  <w:rStyle w:val="Hyperlink"/>
                </w:rPr>
                <w:t xml:space="preserve">on Canvas</w:t>
              </w:r>
            </w:hyperlink>
            <w:r>
              <w:t xml:space="preserve">.</w:t>
            </w:r>
          </w:p>
          <w:p/>
        </w:tc>
      </w:tr>
    </w:tbl>
    <w:bookmarkEnd w:id="80"/>
    <w:bookmarkEnd w:id="81"/>
    <w:bookmarkStart w:id="188" w:name="matrices"/>
    <w:p>
      <w:pPr>
        <w:pStyle w:val="Heading2"/>
      </w:pPr>
      <w:r>
        <w:t xml:space="preserve">2 Matrices</w:t>
      </w:r>
    </w:p>
    <w:bookmarkStart w:id="82" w:name="def-matrix"/>
    <w:p>
      <w:pPr>
        <w:pStyle w:val="FirstParagraph"/>
      </w:pPr>
      <w:r>
        <w:rPr>
          <w:b/>
          <w:bCs/>
        </w:rPr>
        <w:t xml:space="preserve">Definition 20 (Matrix)</w:t>
      </w:r>
      <w:r>
        <w:t xml:space="preserve"> </w:t>
      </w:r>
      <w:r>
        <w:t xml:space="preserve">A</w:t>
      </w:r>
      <w:r>
        <w:t xml:space="preserve"> </w:t>
      </w:r>
      <w:r>
        <w:rPr>
          <w:b/>
          <w:bCs/>
        </w:rPr>
        <w:t xml:space="preserve">matrix</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82"/>
    <w:bookmarkStart w:id="83" w:name="rem-matrix-entries"/>
    <w:p>
      <w:pPr>
        <w:pStyle w:val="FirstParagraph"/>
      </w:pPr>
      <w:r>
        <w:rPr>
          <w:i/>
          <w:iCs/>
        </w:rPr>
        <w:t xml:space="preserve">Remark 10</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83"/>
    <w:bookmarkStart w:id="84" w:name="def-tensor"/>
    <w:p>
      <w:pPr>
        <w:pStyle w:val="BodyText"/>
      </w:pPr>
      <w:r>
        <w:rPr>
          <w:b/>
          <w:bCs/>
        </w:rPr>
        <w:t xml:space="preserve">Definition 21 (Tensor)</w:t>
      </w:r>
      <w:r>
        <w:t xml:space="preserve"> </w:t>
      </w:r>
      <w:r>
        <w:t xml:space="preserve">A</w:t>
      </w:r>
      <w:r>
        <w:t xml:space="preserve"> </w:t>
      </w:r>
      <w:r>
        <w:rPr>
          <w:b/>
          <w:bCs/>
        </w:rPr>
        <w:t xml:space="preserve">tensor</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84"/>
    <w:bookmarkStart w:id="85" w:name="exm-tensor"/>
    <w:p>
      <w:pPr>
        <w:pStyle w:val="BodyText"/>
      </w:pPr>
      <w:r>
        <w:rPr>
          <w:b/>
          <w:bCs/>
        </w:rPr>
        <w:t xml:space="preserve">Example 15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85"/>
    <w:bookmarkStart w:id="88" w:name="sec-matrix-transpose"/>
    <w:p>
      <w:pPr>
        <w:pStyle w:val="Heading3"/>
      </w:pPr>
      <w:r>
        <w:t xml:space="preserve">2.1 Matrix transpose</w:t>
      </w:r>
    </w:p>
    <w:bookmarkStart w:id="86" w:name="def-matrix-transpose"/>
    <w:p>
      <w:pPr>
        <w:pStyle w:val="FirstParagraph"/>
      </w:pPr>
      <w:r>
        <w:rPr>
          <w:b/>
          <w:bCs/>
        </w:rPr>
        <w:t xml:space="preserve">Definition 22 (Matrix transpose)</w:t>
      </w:r>
      <w:r>
        <w:t xml:space="preserve"> </w:t>
      </w:r>
      <w:r>
        <w:t xml:space="preserve">The</w:t>
      </w:r>
      <w:r>
        <w:t xml:space="preserve"> </w:t>
      </w:r>
      <w:r>
        <w:rPr>
          <w:b/>
          <w:bCs/>
        </w:rPr>
        <w:t xml:space="preserve">transpose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6"/>
    <w:bookmarkStart w:id="87" w:name="exm-matrix-transpose"/>
    <w:p>
      <w:pPr>
        <w:pStyle w:val="FirstParagraph"/>
      </w:pPr>
      <w:r>
        <w:rPr>
          <w:b/>
          <w:bCs/>
        </w:rPr>
        <w:t xml:space="preserve">Example 16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7"/>
    <w:bookmarkEnd w:id="88"/>
    <w:bookmarkStart w:id="99" w:name="matrix-addition"/>
    <w:p>
      <w:pPr>
        <w:pStyle w:val="Heading3"/>
      </w:pPr>
      <w:r>
        <w:t xml:space="preserve">2.2 Matrix addition</w:t>
      </w:r>
    </w:p>
    <w:bookmarkStart w:id="89" w:name="def-zero-matrix"/>
    <w:p>
      <w:pPr>
        <w:pStyle w:val="FirstParagraph"/>
      </w:pPr>
      <w:r>
        <w:rPr>
          <w:b/>
          <w:bCs/>
        </w:rPr>
        <w:t xml:space="preserve">Definition 23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89"/>
    <w:bookmarkStart w:id="90" w:name="exm-zero-matrix"/>
    <w:p>
      <w:pPr>
        <w:pStyle w:val="FirstParagraph"/>
      </w:pPr>
      <w:r>
        <w:rPr>
          <w:b/>
          <w:bCs/>
        </w:rPr>
        <w:t xml:space="preserve">Example 17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90"/>
    <w:bookmarkStart w:id="91" w:name="def-matrix-addition"/>
    <w:p>
      <w:pPr>
        <w:pStyle w:val="BodyText"/>
      </w:pPr>
      <w:r>
        <w:rPr>
          <w:b/>
          <w:bCs/>
        </w:rPr>
        <w:t xml:space="preserve">Definition 24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91"/>
    <w:bookmarkStart w:id="92" w:name="exm-matrix-addition"/>
    <w:p>
      <w:pPr>
        <w:pStyle w:val="FirstParagraph"/>
      </w:pPr>
      <w:r>
        <w:rPr>
          <w:b/>
          <w:bCs/>
        </w:rPr>
        <w:t xml:space="preserve">Example 18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92"/>
    <w:bookmarkStart w:id="94"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93">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94"/>
    <w:bookmarkStart w:id="96"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95">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6"/>
    <w:bookmarkStart w:id="97"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7"/>
    <w:bookmarkStart w:id="98"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98"/>
    <w:bookmarkEnd w:id="99"/>
    <w:bookmarkStart w:id="102" w:name="scalar-multiplication"/>
    <w:p>
      <w:pPr>
        <w:pStyle w:val="Heading3"/>
      </w:pPr>
      <w:r>
        <w:t xml:space="preserve">2.3 Scalar multiplication</w:t>
      </w:r>
    </w:p>
    <w:bookmarkStart w:id="100" w:name="def-scalar-mult"/>
    <w:p>
      <w:pPr>
        <w:pStyle w:val="FirstParagraph"/>
      </w:pPr>
      <w:r>
        <w:rPr>
          <w:b/>
          <w:bCs/>
        </w:rPr>
        <w:t xml:space="preserve">Definition 25 (Scalar multiplication)</w:t>
      </w:r>
      <w:r>
        <w:t xml:space="preserve"> </w:t>
      </w:r>
      <w:r>
        <w:t xml:space="preserve">The</w:t>
      </w:r>
      <w:r>
        <w:t xml:space="preserve"> </w:t>
      </w:r>
      <w:r>
        <w:rPr>
          <w:b/>
          <w:bCs/>
        </w:rPr>
        <w:t xml:space="preserve">scalar multiple</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100"/>
    <w:bookmarkStart w:id="101" w:name="exm-scalar-mult"/>
    <w:p>
      <w:pPr>
        <w:pStyle w:val="FirstParagraph"/>
      </w:pPr>
      <w:r>
        <w:rPr>
          <w:b/>
          <w:bCs/>
        </w:rPr>
        <w:t xml:space="preserve">Example 19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101"/>
    <w:bookmarkEnd w:id="102"/>
    <w:bookmarkStart w:id="111" w:name="matrix-multiplication"/>
    <w:p>
      <w:pPr>
        <w:pStyle w:val="Heading3"/>
      </w:pPr>
      <w:r>
        <w:t xml:space="preserve">2.4 Matrix multiplication</w:t>
      </w:r>
    </w:p>
    <w:bookmarkStart w:id="103" w:name="def-matrix-mult"/>
    <w:p>
      <w:pPr>
        <w:pStyle w:val="FirstParagraph"/>
      </w:pPr>
      <w:r>
        <w:rPr>
          <w:b/>
          <w:bCs/>
        </w:rPr>
        <w:t xml:space="preserve">Definition 26 (Matrix multiplication)</w:t>
      </w:r>
      <w:r>
        <w:t xml:space="preserve"> </w:t>
      </w:r>
      <w:r>
        <w:t xml:space="preserve">The</w:t>
      </w:r>
      <w:r>
        <w:t xml:space="preserve"> </w:t>
      </w:r>
      <w:r>
        <w:rPr>
          <w:b/>
          <w:bCs/>
        </w:rPr>
        <w:t xml:space="preserve">product</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103"/>
    <w:bookmarkStart w:id="104" w:name="rem-matmul-not-commutative"/>
    <w:p>
      <w:pPr>
        <w:pStyle w:val="FirstParagraph"/>
      </w:pPr>
      <w:r>
        <w:rPr>
          <w:i/>
          <w:iCs/>
        </w:rPr>
        <w:t xml:space="preserve">Remark 11</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104"/>
    <w:bookmarkStart w:id="105" w:name="exm-dot-product-matmul"/>
    <w:p>
      <w:pPr>
        <w:pStyle w:val="BodyText"/>
      </w:pPr>
      <w:r>
        <w:rPr>
          <w:b/>
          <w:bCs/>
        </w:rPr>
        <w:t xml:space="preserve">Example 20 (Dot product as matrix multiplication)</w:t>
      </w:r>
      <w:r>
        <w:t xml:space="preserve"> </w:t>
      </w:r>
      <w:r>
        <w:t xml:space="preserve">The dot product of two column vectors</w:t>
      </w:r>
      <w:r>
        <w:t xml:space="preserve"> </w:t>
      </w:r>
      <m:oMath>
        <m:acc>
          <m:accPr>
            <m:chr m:val="̃"/>
          </m:accPr>
          <m:e>
            <m:r>
              <m:t>x</m:t>
            </m:r>
          </m:e>
        </m:acc>
      </m:oMath>
      <w:r>
        <w:t xml:space="preserve"> </w:t>
      </w:r>
      <w:r>
        <w:t xml:space="preserve">and</w:t>
      </w:r>
      <w:r>
        <w:t xml:space="preserve"> </w:t>
      </w:r>
      <m:oMath>
        <m:acc>
          <m:accPr>
            <m:chr m:val="̃"/>
          </m:accPr>
          <m:e>
            <m:r>
              <m:t>β</m:t>
            </m:r>
          </m:e>
        </m:acc>
      </m:oMath>
      <w:r>
        <w:t xml:space="preserve"> </w:t>
      </w:r>
      <w:r>
        <w:t xml:space="preserve">can be written as a matrix product of the row vector</w:t>
      </w:r>
      <w:r>
        <w:t xml:space="preserve"> </w:t>
      </w:r>
      <m:oMath>
        <m:sSup>
          <m:e>
            <m:acc>
              <m:accPr>
                <m:chr m:val="̃"/>
              </m:accPr>
              <m:e>
                <m:r>
                  <m:t>x</m:t>
                </m:r>
              </m:e>
            </m:acc>
          </m:e>
          <m:sup>
            <m:r>
              <m:rPr>
                <m:sty m:val="p"/>
              </m:rPr>
              <m:t>⊤</m:t>
            </m:r>
          </m:sup>
        </m:sSup>
      </m:oMath>
      <w:r>
        <w:t xml:space="preserve"> </w:t>
      </w:r>
      <w:r>
        <w:t xml:space="preserve">with the column vector</w:t>
      </w:r>
      <w:r>
        <w:t xml:space="preserve"> </w:t>
      </w:r>
      <m:oMath>
        <m:acc>
          <m:accPr>
            <m:chr m:val="̃"/>
          </m:accPr>
          <m:e>
            <m:r>
              <m:t>β</m:t>
            </m:r>
          </m:e>
        </m:acc>
      </m:oMath>
      <w:r>
        <w:t xml:space="preserve">:</w:t>
      </w:r>
    </w:p>
    <w:p>
      <w:pPr>
        <w:pStyle w:val="BodyText"/>
      </w:pPr>
      <m:oMathPara>
        <m:oMathParaPr>
          <m:jc m:val="center"/>
        </m:oMathParaPr>
        <m:oMath>
          <m:eqArr>
            <m:e>
              <m:acc>
                <m:accPr>
                  <m:chr m:val="̃"/>
                </m:accPr>
                <m:e>
                  <m:r>
                    <m:t>x</m:t>
                  </m:r>
                </m:e>
              </m:acc>
              <m:r>
                <m:rPr>
                  <m:sty m:val="p"/>
                </m:rPr>
                <m:t>⋅</m:t>
              </m:r>
              <m:acc>
                <m:accPr>
                  <m:chr m:val="̃"/>
                </m:accPr>
                <m:e>
                  <m:r>
                    <m:t>β</m:t>
                  </m:r>
                </m:e>
              </m:acc>
              <m:r>
                <m:t>&amp;</m:t>
              </m:r>
              <m:r>
                <m:rPr>
                  <m:sty m:val="p"/>
                </m:rPr>
                <m:t>=</m:t>
              </m:r>
              <m:sSup>
                <m:e>
                  <m:acc>
                    <m:accPr>
                      <m:chr m:val="̃"/>
                    </m:accPr>
                    <m:e>
                      <m:r>
                        <m:t>x</m:t>
                      </m:r>
                    </m:e>
                  </m:acc>
                </m:e>
                <m:sup>
                  <m:r>
                    <m:rPr>
                      <m:sty m:val="p"/>
                    </m:rPr>
                    <m:t>⊤</m:t>
                  </m:r>
                </m:sup>
              </m:sSup>
              <m:r>
                <m:t> </m:t>
              </m:r>
              <m:acc>
                <m:accPr>
                  <m:chr m:val="̃"/>
                </m:accPr>
                <m:e>
                  <m:r>
                    <m:t>β</m:t>
                  </m:r>
                </m:e>
              </m:acc>
            </m:e>
            <m:e>
              <m:r>
                <m:t>&amp;</m:t>
              </m:r>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d>
                <m:dPr>
                  <m:begChr m:val="["/>
                  <m:sepChr m:val=""/>
                  <m:endChr m:val="]"/>
                  <m:grow/>
                </m:dPr>
                <m:e>
                  <m:m>
                    <m:mPr>
                      <m:baseJc m:val="center"/>
                      <m:plcHide m:val="on"/>
                      <m:mcs>
                        <m:mc>
                          <m:mcPr>
                            <m:mcJc m:val="center"/>
                            <m:count m:val="1"/>
                          </m:mcPr>
                        </m:mc>
                      </m:mcs>
                    </m:mPr>
                    <m:mr>
                      <m:e>
                        <m:sSub>
                          <m:e>
                            <m:r>
                              <m:t>β</m:t>
                            </m:r>
                          </m:e>
                          <m:sub>
                            <m:r>
                              <m:t>1</m:t>
                            </m:r>
                          </m:sub>
                        </m:sSub>
                      </m:e>
                    </m:mr>
                    <m:mr>
                      <m:e>
                        <m:sSub>
                          <m:e>
                            <m:r>
                              <m:t>β</m:t>
                            </m:r>
                          </m:e>
                          <m:sub>
                            <m:r>
                              <m:t>2</m:t>
                            </m:r>
                          </m:sub>
                        </m:sSub>
                      </m:e>
                    </m:mr>
                    <m:mr>
                      <m:e>
                        <m:r>
                          <m:rPr>
                            <m:sty m:val="p"/>
                          </m:rPr>
                          <m:t>⋮</m:t>
                        </m:r>
                      </m:e>
                    </m:mr>
                    <m:mr>
                      <m:e>
                        <m:sSub>
                          <m:e>
                            <m:r>
                              <m:t>β</m:t>
                            </m:r>
                          </m:e>
                          <m:sub>
                            <m:r>
                              <m:t>p</m:t>
                            </m:r>
                          </m:sub>
                        </m:sSub>
                      </m:e>
                    </m:mr>
                  </m:m>
                </m:e>
              </m:d>
            </m:e>
            <m:e>
              <m:r>
                <m:t>&amp;</m:t>
              </m:r>
              <m:r>
                <m:rPr>
                  <m:sty m:val="p"/>
                </m:rPr>
                <m:t>=</m:t>
              </m:r>
              <m:sSub>
                <m:e>
                  <m:r>
                    <m:t>x</m:t>
                  </m:r>
                </m:e>
                <m:sub>
                  <m:r>
                    <m:t>1</m:t>
                  </m:r>
                </m:sub>
              </m:sSub>
              <m:sSub>
                <m:e>
                  <m:r>
                    <m:t>β</m:t>
                  </m:r>
                </m:e>
                <m:sub>
                  <m:r>
                    <m:t>1</m:t>
                  </m:r>
                </m:sub>
              </m:sSub>
              <m:r>
                <m:rPr>
                  <m:sty m:val="p"/>
                </m:rPr>
                <m:t>+</m:t>
              </m:r>
              <m:sSub>
                <m:e>
                  <m:r>
                    <m:t>x</m:t>
                  </m:r>
                </m:e>
                <m:sub>
                  <m:r>
                    <m:t>2</m:t>
                  </m:r>
                </m:sub>
              </m:sSub>
              <m:sSub>
                <m:e>
                  <m:r>
                    <m:t>β</m:t>
                  </m:r>
                </m:e>
                <m:sub>
                  <m:r>
                    <m:t>2</m:t>
                  </m:r>
                </m:sub>
              </m:sSub>
              <m:r>
                <m:rPr>
                  <m:sty m:val="p"/>
                </m:rPr>
                <m:t>+</m:t>
              </m:r>
              <m:r>
                <m:rPr>
                  <m:sty m:val="p"/>
                </m:rPr>
                <m:t>⋯</m:t>
              </m:r>
              <m:r>
                <m:rPr>
                  <m:sty m:val="p"/>
                </m:rPr>
                <m:t>+</m:t>
              </m:r>
              <m:sSub>
                <m:e>
                  <m:r>
                    <m:t>x</m:t>
                  </m:r>
                </m:e>
                <m:sub>
                  <m:r>
                    <m:t>p</m:t>
                  </m:r>
                </m:sub>
              </m:sSub>
              <m:sSub>
                <m:e>
                  <m:r>
                    <m:t>β</m:t>
                  </m:r>
                </m:e>
                <m:sub>
                  <m:r>
                    <m:t>p</m:t>
                  </m:r>
                </m:sub>
              </m:sSub>
            </m:e>
          </m:eqArr>
        </m:oMath>
      </m:oMathPara>
    </w:p>
    <w:bookmarkEnd w:id="105"/>
    <w:bookmarkStart w:id="106"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6"/>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08"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7">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08"/>
    <w:bookmarkStart w:id="109" w:name="exr-shape-rule"/>
    <w:p>
      <w:pPr>
        <w:pStyle w:val="FirstParagraph"/>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m:oMath>
        <m:acc>
          <m:accPr>
            <m:chr m:val="̃"/>
          </m:accPr>
          <m:e>
            <m:r>
              <m:t>x</m:t>
            </m:r>
          </m:e>
        </m:acc>
        <m:r>
          <m:rPr>
            <m:sty m:val="p"/>
          </m:rPr>
          <m:t>∈</m:t>
        </m:r>
        <m:sSup>
          <m:e>
            <m:r>
              <m:rPr>
                <m:scr m:val="double-struck"/>
                <m:sty m:val="p"/>
              </m:rPr>
              <m:t>R</m:t>
            </m:r>
          </m:e>
          <m:sup>
            <m:r>
              <m:t>3</m:t>
            </m:r>
          </m:sup>
        </m:sSup>
      </m:oMath>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m:oMath>
        <m:r>
          <m:rPr>
            <m:sty m:val="bi"/>
          </m:rPr>
          <m:t>A</m:t>
        </m:r>
        <m:acc>
          <m:accPr>
            <m:chr m:val="̃"/>
          </m:accPr>
          <m:e>
            <m:r>
              <m:t>x</m:t>
            </m:r>
          </m:e>
        </m:acc>
      </m:oMath>
      <w:r>
        <w:t xml:space="preserve">​</w:t>
      </w:r>
    </w:p>
    <w:p>
      <w:pPr>
        <w:pStyle w:val="Compact"/>
        <w:numPr>
          <w:ilvl w:val="0"/>
          <w:numId w:val="1007"/>
        </w:numPr>
      </w:pPr>
      <m:oMath>
        <m:sSup>
          <m:e>
            <m:acc>
              <m:accPr>
                <m:chr m:val="̃"/>
              </m:accPr>
              <m:e>
                <m:r>
                  <m:t>x</m:t>
                </m:r>
              </m:e>
            </m:acc>
          </m:e>
          <m:sup>
            <m:r>
              <m:rPr>
                <m:sty m:val="p"/>
              </m:rPr>
              <m:t>⊤</m:t>
            </m:r>
          </m:sup>
        </m:sSup>
        <m:acc>
          <m:accPr>
            <m:chr m:val="̃"/>
          </m:accPr>
          <m:e>
            <m:r>
              <m:t>x</m:t>
            </m:r>
          </m:e>
        </m:acc>
      </m:oMath>
      <w:r>
        <w:t xml:space="preserve">​</w:t>
      </w:r>
    </w:p>
    <w:p>
      <w:pPr>
        <w:pStyle w:val="Compact"/>
        <w:numPr>
          <w:ilvl w:val="0"/>
          <w:numId w:val="1007"/>
        </w:numPr>
      </w:pPr>
      <m:oMath>
        <m:acc>
          <m:accPr>
            <m:chr m:val="̃"/>
          </m:accPr>
          <m:e>
            <m:r>
              <m:t>x</m:t>
            </m:r>
          </m:e>
        </m:acc>
        <m:sSup>
          <m:e>
            <m:acc>
              <m:accPr>
                <m:chr m:val="̃"/>
              </m:accPr>
              <m:e>
                <m:r>
                  <m:t>x</m:t>
                </m:r>
              </m:e>
            </m:acc>
          </m:e>
          <m:sup>
            <m:r>
              <m:rPr>
                <m:sty m:val="p"/>
              </m:rPr>
              <m:t>⊤</m:t>
            </m:r>
          </m:sup>
        </m:sSup>
      </m:oMath>
      <w:r>
        <w:t xml:space="preserve">​</w:t>
      </w:r>
    </w:p>
    <w:bookmarkEnd w:id="109"/>
    <w:bookmarkStart w:id="110"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m:oMath>
        <m:r>
          <m:rPr>
            <m:sty m:val="bi"/>
          </m:rPr>
          <m:t>A</m:t>
        </m:r>
        <m:acc>
          <m:accPr>
            <m:chr m:val="̃"/>
          </m:accPr>
          <m:e>
            <m:r>
              <m:t>x</m:t>
            </m:r>
          </m:e>
        </m:acc>
      </m:oMath>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m:oMath>
        <m:sSup>
          <m:e>
            <m:acc>
              <m:accPr>
                <m:chr m:val="̃"/>
              </m:accPr>
              <m:e>
                <m:r>
                  <m:t>x</m:t>
                </m:r>
              </m:e>
            </m:acc>
          </m:e>
          <m:sup>
            <m:r>
              <m:rPr>
                <m:sty m:val="p"/>
              </m:rPr>
              <m:t>⊤</m:t>
            </m:r>
          </m:sup>
        </m:sSup>
        <m:acc>
          <m:accPr>
            <m:chr m:val="̃"/>
          </m:accPr>
          <m:e>
            <m:r>
              <m:t>x</m:t>
            </m:r>
          </m:e>
        </m:acc>
      </m:oMath>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m:oMath>
        <m:acc>
          <m:accPr>
            <m:chr m:val="̃"/>
          </m:accPr>
          <m:e>
            <m:r>
              <m:t>x</m:t>
            </m:r>
          </m:e>
        </m:acc>
        <m:sSup>
          <m:e>
            <m:acc>
              <m:accPr>
                <m:chr m:val="̃"/>
              </m:accPr>
              <m:e>
                <m:r>
                  <m:t>x</m:t>
                </m:r>
              </m:e>
            </m:acc>
          </m:e>
          <m:sup>
            <m:r>
              <m:rPr>
                <m:sty m:val="p"/>
              </m:rPr>
              <m:t>⊤</m:t>
            </m:r>
          </m:sup>
        </m:sSup>
      </m:oMath>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10"/>
    <w:bookmarkEnd w:id="111"/>
    <w:bookmarkStart w:id="123" w:name="square-and-identity-matrices"/>
    <w:p>
      <w:pPr>
        <w:pStyle w:val="Heading3"/>
      </w:pPr>
      <w:r>
        <w:t xml:space="preserve">2.5 Square and identity matrices</w:t>
      </w:r>
    </w:p>
    <w:bookmarkStart w:id="112" w:name="def-square-matrix"/>
    <w:p>
      <w:pPr>
        <w:pStyle w:val="FirstParagraph"/>
      </w:pPr>
      <w:r>
        <w:rPr>
          <w:b/>
          <w:bCs/>
        </w:rPr>
        <w:t xml:space="preserve">Definition 27 (Square matrix)</w:t>
      </w:r>
      <w:r>
        <w:t xml:space="preserve"> </w:t>
      </w:r>
      <w:r>
        <w:t xml:space="preserve">A matrix is</w:t>
      </w:r>
      <w:r>
        <w:t xml:space="preserve"> </w:t>
      </w:r>
      <w:r>
        <w:rPr>
          <w:b/>
          <w:bCs/>
        </w:rPr>
        <w:t xml:space="preserve">square</w:t>
      </w:r>
      <w:r>
        <w:t xml:space="preserve"> </w:t>
      </w:r>
      <w:r>
        <w:t xml:space="preserve">if it has the same number of rows as columns.</w:t>
      </w:r>
    </w:p>
    <w:bookmarkEnd w:id="112"/>
    <w:bookmarkStart w:id="113" w:name="exm-square-matrix"/>
    <w:p>
      <w:pPr>
        <w:pStyle w:val="BodyText"/>
      </w:pPr>
      <w:r>
        <w:rPr>
          <w:b/>
          <w:bCs/>
        </w:rPr>
        <w:t xml:space="preserve">Example 21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13"/>
    <w:bookmarkStart w:id="114" w:name="def-main-diagonal"/>
    <w:p>
      <w:pPr>
        <w:pStyle w:val="BodyText"/>
      </w:pPr>
      <w:r>
        <w:rPr>
          <w:b/>
          <w:bCs/>
        </w:rPr>
        <w:t xml:space="preserve">Definition 28 (Main diagonal)</w:t>
      </w:r>
      <w:r>
        <w:t xml:space="preserve"> </w:t>
      </w:r>
      <w:r>
        <w:t xml:space="preserve">The</w:t>
      </w:r>
      <w:r>
        <w:t xml:space="preserve"> </w:t>
      </w:r>
      <w:r>
        <w:rPr>
          <w:b/>
          <w:bCs/>
        </w:rPr>
        <w:t xml:space="preserve">main diagonal</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p>
    <w:bookmarkEnd w:id="114"/>
    <w:bookmarkStart w:id="115" w:name="def-diagonal-entry"/>
    <w:p>
      <w:pPr>
        <w:pStyle w:val="BodyText"/>
      </w:pPr>
      <w:r>
        <w:rPr>
          <w:b/>
          <w:bCs/>
        </w:rPr>
        <w:t xml:space="preserve">Definition 29 (Diagonal entry)</w:t>
      </w:r>
      <w:r>
        <w:t xml:space="preserve"> </w:t>
      </w:r>
      <w:r>
        <w:t xml:space="preserve">The entries on the main diagonal (</w:t>
      </w:r>
      <w:hyperlink w:anchor="def-main-diagonal">
        <w:r>
          <w:rPr>
            <w:rStyle w:val="Hyperlink"/>
          </w:rPr>
          <w:t xml:space="preserve">Definition 28</w:t>
        </w:r>
      </w:hyperlink>
      <w:r>
        <w:t xml:space="preserve">) of a matrix</w:t>
      </w:r>
      <w:r>
        <w:t xml:space="preserve"> </w:t>
      </w:r>
      <m:oMath>
        <m:r>
          <m:rPr>
            <m:sty m:val="bi"/>
          </m:rPr>
          <m:t>A</m:t>
        </m:r>
      </m:oMath>
      <w:r>
        <w:t xml:space="preserve"> </w:t>
      </w:r>
      <w:r>
        <w:t xml:space="preserve">are the</w:t>
      </w:r>
      <w:r>
        <w:t xml:space="preserve"> </w:t>
      </w:r>
      <w:r>
        <w:rPr>
          <w:b/>
          <w:bCs/>
        </w:rPr>
        <w:t xml:space="preserve">diagonal entries</w:t>
      </w:r>
      <w:r>
        <w:t xml:space="preserve"> </w:t>
      </w:r>
      <w:r>
        <w:t xml:space="preserve">of</w:t>
      </w:r>
      <w:r>
        <w:t xml:space="preserve"> </w:t>
      </w:r>
      <m:oMath>
        <m:r>
          <m:rPr>
            <m:sty m:val="bi"/>
          </m:rPr>
          <m:t>A</m:t>
        </m:r>
      </m:oMath>
      <w:r>
        <w:t xml:space="preserve">.</w:t>
      </w:r>
    </w:p>
    <w:bookmarkEnd w:id="115"/>
    <w:bookmarkStart w:id="116" w:name="def-off-diagonal-entry"/>
    <w:p>
      <w:pPr>
        <w:pStyle w:val="BodyText"/>
      </w:pPr>
      <w:r>
        <w:rPr>
          <w:b/>
          <w:bCs/>
        </w:rPr>
        <w:t xml:space="preserve">Definition 30 (Off-diagonal entry)</w:t>
      </w:r>
      <w:r>
        <w:t xml:space="preserve"> </w:t>
      </w:r>
      <w:r>
        <w:t xml:space="preserve">In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 main diagonal (</w:t>
      </w:r>
      <w:hyperlink w:anchor="def-main-diagonal">
        <w:r>
          <w:rPr>
            <w:rStyle w:val="Hyperlink"/>
          </w:rPr>
          <w:t xml:space="preserve">Definition 28</w:t>
        </w:r>
      </w:hyperlink>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16"/>
    <w:bookmarkStart w:id="117" w:name="exm-main-diagonal"/>
    <w:p>
      <w:pPr>
        <w:pStyle w:val="BodyText"/>
      </w:pPr>
      <w:r>
        <w:rPr>
          <w:b/>
          <w:bCs/>
        </w:rPr>
        <w:t xml:space="preserve">Example 22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17"/>
    <w:bookmarkStart w:id="118" w:name="def-identity-matrix"/>
    <w:p>
      <w:pPr>
        <w:pStyle w:val="FirstParagraph"/>
      </w:pPr>
      <w:r>
        <w:rPr>
          <w:b/>
          <w:bCs/>
        </w:rPr>
        <w:t xml:space="preserve">Definition 31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bookmarkEnd w:id="118"/>
    <w:bookmarkStart w:id="119" w:name="exm-identity-matrix"/>
    <w:p>
      <w:pPr>
        <w:pStyle w:val="FirstParagraph"/>
      </w:pPr>
      <w:r>
        <w:rPr>
          <w:b/>
          <w:bCs/>
        </w:rPr>
        <w:t xml:space="preserve">Example 23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19"/>
    <w:bookmarkStart w:id="121" w:name="rem-identity-matrix-kronecker-delta"/>
    <w:p>
      <w:pPr>
        <w:pStyle w:val="BodyText"/>
      </w:pPr>
      <w:r>
        <w:rPr>
          <w:i/>
          <w:iCs/>
        </w:rPr>
        <w:t xml:space="preserve">Remark 12</w:t>
      </w:r>
      <w:r>
        <w:t xml:space="preserve"> (The identity matrix and the Kronecker delta). </w:t>
      </w:r>
      <w:r>
        <w:t xml:space="preserve">The entries of the identity matrix are given by the</w:t>
      </w:r>
      <w:r>
        <w:t xml:space="preserve"> </w:t>
      </w:r>
      <w:hyperlink r:id="rId120">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21"/>
    <w:bookmarkStart w:id="122" w:name="thm-identity"/>
    <w:p>
      <w:pPr>
        <w:pStyle w:val="BodyText"/>
      </w:pPr>
      <w:r>
        <w:rPr>
          <w:b/>
          <w:bCs/>
        </w:rPr>
        <w:t xml:space="preserve">Theorem 10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22"/>
    <w:bookmarkEnd w:id="123"/>
    <w:bookmarkStart w:id="128" w:name="matrix-vector-multiplication"/>
    <w:p>
      <w:pPr>
        <w:pStyle w:val="Heading3"/>
      </w:pPr>
      <w:r>
        <w:t xml:space="preserve">2.6 Matrix-vector multiplication</w:t>
      </w:r>
    </w:p>
    <w:bookmarkStart w:id="124" w:name="def-matvec-mult"/>
    <w:p>
      <w:pPr>
        <w:pStyle w:val="FirstParagraph"/>
      </w:pPr>
      <w:r>
        <w:rPr>
          <w:b/>
          <w:bCs/>
        </w:rPr>
        <w:t xml:space="preserve">Definition 32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m:oMath>
        <m:acc>
          <m:accPr>
            <m:chr m:val="̃"/>
          </m:accPr>
          <m:e>
            <m:r>
              <m:t>x</m:t>
            </m:r>
          </m:e>
        </m:acc>
      </m:oMath>
      <w:r>
        <w:t xml:space="preserve"> </w:t>
      </w:r>
      <w:r>
        <w:t xml:space="preserve">is the</w:t>
      </w:r>
      <w:r>
        <w:t xml:space="preserve"> </w:t>
      </w:r>
      <m:oMath>
        <m:r>
          <m:t>m</m:t>
        </m:r>
        <m:r>
          <m:rPr>
            <m:sty m:val="p"/>
          </m:rPr>
          <m:t>×</m:t>
        </m:r>
        <m:r>
          <m:t>1</m:t>
        </m:r>
      </m:oMath>
      <w:r>
        <w:t xml:space="preserve"> </w:t>
      </w:r>
      <w:r>
        <w:t xml:space="preserve">column vector</w:t>
      </w:r>
      <w:r>
        <w:t xml:space="preserve"> </w:t>
      </w:r>
      <m:oMath>
        <m:r>
          <m:rPr>
            <m:sty m:val="bi"/>
          </m:rPr>
          <m:t>A</m:t>
        </m:r>
        <m:acc>
          <m:accPr>
            <m:chr m:val="̃"/>
          </m:accPr>
          <m:e>
            <m:r>
              <m:t>x</m:t>
            </m:r>
          </m:e>
        </m:acc>
      </m:oMath>
      <w:r>
        <w:t xml:space="preserve"> </w:t>
      </w:r>
      <w:r>
        <w:t xml:space="preserve">with entries:</w:t>
      </w:r>
    </w:p>
    <w:p>
      <w:pPr>
        <w:pStyle w:val="BodyText"/>
      </w:pPr>
      <m:oMathPara>
        <m:oMathParaPr>
          <m:jc m:val="center"/>
        </m:oMathParaPr>
        <m:oMath>
          <m:r>
            <m:rPr>
              <m:sty m:val="p"/>
            </m:rPr>
            <m:t>(</m:t>
          </m:r>
          <m:r>
            <m:rPr>
              <m:sty m:val="bi"/>
            </m:rPr>
            <m:t>A</m:t>
          </m:r>
          <m:acc>
            <m:accPr>
              <m:chr m:val="̃"/>
            </m:accPr>
            <m:e>
              <m:r>
                <m:t>x</m:t>
              </m:r>
            </m:e>
          </m:acc>
          <m:sSub>
            <m:e>
              <m:r>
                <m:rPr>
                  <m:sty m:val="p"/>
                </m:rPr>
                <m:t>)</m:t>
              </m:r>
            </m:e>
            <m:sub>
              <m:r>
                <m:t>i</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sSub>
            <m:e>
              <m:r>
                <m:t>x</m:t>
              </m:r>
            </m:e>
            <m:sub>
              <m:r>
                <m:t>j</m:t>
              </m:r>
            </m:sub>
          </m:sSub>
        </m:oMath>
      </m:oMathPara>
    </w:p>
    <w:bookmarkEnd w:id="124"/>
    <w:bookmarkStart w:id="125" w:name="rem-matvec-row-dot-products"/>
    <w:p>
      <w:pPr>
        <w:pStyle w:val="FirstParagraph"/>
      </w:pPr>
      <w:r>
        <w:rPr>
          <w:i/>
          <w:iCs/>
        </w:rPr>
        <w:t xml:space="preserve">Remark 13</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m:oMath>
        <m:r>
          <m:rPr>
            <m:sty m:val="bi"/>
          </m:rPr>
          <m:t>A</m:t>
        </m:r>
        <m:acc>
          <m:accPr>
            <m:chr m:val="̃"/>
          </m:accPr>
          <m:e>
            <m:r>
              <m:t>x</m:t>
            </m:r>
          </m:e>
        </m:acc>
      </m:oMath>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m:oMath>
        <m:acc>
          <m:accPr>
            <m:chr m:val="̃"/>
          </m:accPr>
          <m:e>
            <m:r>
              <m:t>x</m:t>
            </m:r>
          </m:e>
        </m:acc>
      </m:oMath>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25"/>
    <w:bookmarkStart w:id="126" w:name="def-linear-system"/>
    <w:p>
      <w:pPr>
        <w:pStyle w:val="FirstParagraph"/>
      </w:pPr>
      <w:r>
        <w:rPr>
          <w:b/>
          <w:bCs/>
        </w:rPr>
        <w:t xml:space="preserve">Definition 33 (Linear system (system of linear equations))</w:t>
      </w:r>
      <w:r>
        <w:t xml:space="preserve"> </w:t>
      </w:r>
      <w:r>
        <w:t xml:space="preserve">A</w:t>
      </w:r>
      <w:r>
        <w:t xml:space="preserve"> </w:t>
      </w:r>
      <w:r>
        <w:rPr>
          <w:b/>
          <w:bCs/>
        </w:rPr>
        <w:t xml:space="preserve">linear system</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m:oMath>
        <m:r>
          <m:rPr>
            <m:sty m:val="bi"/>
          </m:rPr>
          <m:t>A</m:t>
        </m:r>
        <m:acc>
          <m:accPr>
            <m:chr m:val="̃"/>
          </m:accPr>
          <m:e>
            <m:r>
              <m:t>x</m:t>
            </m:r>
          </m:e>
        </m:acc>
        <m:r>
          <m:rPr>
            <m:sty m:val="p"/>
          </m:rPr>
          <m:t>=</m:t>
        </m:r>
        <m:acc>
          <m:accPr>
            <m:chr m:val="̃"/>
          </m:accPr>
          <m:e>
            <m:r>
              <m:t>b</m:t>
            </m:r>
          </m:e>
        </m:acc>
      </m:oMath>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m:oMath>
        <m:acc>
          <m:accPr>
            <m:chr m:val="̃"/>
          </m:accPr>
          <m:e>
            <m:r>
              <m:t>x</m:t>
            </m:r>
          </m:e>
        </m:acc>
        <m:r>
          <m:rPr>
            <m:sty m:val="p"/>
          </m:rPr>
          <m:t>∈</m:t>
        </m:r>
        <m:sSup>
          <m:e>
            <m:r>
              <m:rPr>
                <m:scr m:val="double-struck"/>
                <m:sty m:val="p"/>
              </m:rPr>
              <m:t>R</m:t>
            </m:r>
          </m:e>
          <m:sup>
            <m:r>
              <m:t>n</m:t>
            </m:r>
          </m:sup>
        </m:sSup>
      </m:oMath>
      <w:r>
        <w:t xml:space="preserve"> </w:t>
      </w:r>
      <w:r>
        <w:t xml:space="preserve">for which</w:t>
      </w:r>
      <w:r>
        <w:t xml:space="preserve"> </w:t>
      </w:r>
      <m:oMath>
        <m:r>
          <m:rPr>
            <m:sty m:val="bi"/>
          </m:rPr>
          <m:t>A</m:t>
        </m:r>
        <m:acc>
          <m:accPr>
            <m:chr m:val="̃"/>
          </m:accPr>
          <m:e>
            <m:r>
              <m:t>x</m:t>
            </m:r>
          </m:e>
        </m:acc>
        <m:r>
          <m:rPr>
            <m:sty m:val="p"/>
          </m:rPr>
          <m:t>=</m:t>
        </m:r>
        <m:acc>
          <m:accPr>
            <m:chr m:val="̃"/>
          </m:accPr>
          <m:e>
            <m:r>
              <m:t>b</m:t>
            </m:r>
          </m:e>
        </m:acc>
      </m:oMath>
      <w:r>
        <w:t xml:space="preserve"> </w:t>
      </w:r>
      <w:r>
        <w:t xml:space="preserve">holds.</w:t>
      </w:r>
    </w:p>
    <w:bookmarkEnd w:id="126"/>
    <w:bookmarkStart w:id="127" w:name="exm-linear-system"/>
    <w:p>
      <w:pPr>
        <w:pStyle w:val="BodyText"/>
      </w:pPr>
      <w:r>
        <w:rPr>
          <w:b/>
          <w:bCs/>
        </w:rPr>
        <w:t xml:space="preserve">Example 24 (Two equations in two unknowns)</w:t>
      </w:r>
      <w:r>
        <w:t xml:space="preserve"> </w:t>
      </w:r>
      <w:r>
        <w:t xml:space="preserve">By</w:t>
      </w:r>
      <w:r>
        <w:t xml:space="preserve"> </w:t>
      </w:r>
      <w:hyperlink w:anchor="def-matvec-mult">
        <w:r>
          <w:rPr>
            <w:rStyle w:val="Hyperlink"/>
          </w:rPr>
          <w:t xml:space="preserve">Definition 32</w:t>
        </w:r>
      </w:hyperlink>
      <w:r>
        <w:t xml:space="preserve">, row</w:t>
      </w:r>
      <w:r>
        <w:t xml:space="preserve"> </w:t>
      </w:r>
      <m:oMath>
        <m:r>
          <m:t>i</m:t>
        </m:r>
      </m:oMath>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5</m:t>
                  </m:r>
                </m:e>
              </m:mr>
              <m:mr>
                <m:e>
                  <m:r>
                    <m:t>6</m:t>
                  </m:r>
                </m:e>
              </m:mr>
            </m:m>
          </m:e>
        </m:d>
      </m:oMath>
      <w:r>
        <w:t xml:space="preserve">.</w:t>
      </w:r>
      <w:r>
        <w:t xml:space="preserve"> </w:t>
      </w:r>
      <w:r>
        <w:t xml:space="preserve">The vector</w:t>
      </w:r>
      <w:r>
        <w:t xml:space="preserve"> </w:t>
      </w:r>
      <m:oMath>
        <m:acc>
          <m:accPr>
            <m:chr m:val="̃"/>
          </m:accPr>
          <m:e>
            <m:r>
              <m:t>x</m:t>
            </m:r>
          </m:e>
        </m:acc>
        <m:r>
          <m:rPr>
            <m:sty m:val="p"/>
          </m:rPr>
          <m:t>=</m:t>
        </m:r>
        <m:r>
          <m:rPr>
            <m:sty m:val="p"/>
          </m:rPr>
          <m:t>(</m:t>
        </m:r>
        <m:r>
          <m:rPr>
            <m:sty m:val="p"/>
          </m:rPr>
          <m:t>−</m:t>
        </m:r>
        <m:r>
          <m:t>4</m:t>
        </m:r>
        <m:r>
          <m:rPr>
            <m:sty m:val="p"/>
          </m:rPr>
          <m:t>,</m:t>
        </m:r>
        <m:r>
          <m:t>4.5</m:t>
        </m:r>
        <m:r>
          <m:rPr>
            <m:sty m:val="p"/>
          </m:rPr>
          <m:t>)</m:t>
        </m:r>
      </m:oMath>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32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27"/>
    <w:bookmarkEnd w:id="128"/>
    <w:bookmarkStart w:id="181" w:name="linear-and-affine-maps"/>
    <w:p>
      <w:pPr>
        <w:pStyle w:val="Heading3"/>
      </w:pPr>
      <w:r>
        <w:t xml:space="preserve">2.7 Linear and affine maps</w:t>
      </w:r>
    </w:p>
    <w:bookmarkStart w:id="129" w:name="def-linear-map"/>
    <w:p>
      <w:pPr>
        <w:pStyle w:val="FirstParagraph"/>
      </w:pPr>
      <w:r>
        <w:rPr>
          <w:b/>
          <w:bCs/>
        </w:rPr>
        <w:t xml:space="preserve">Definition 34 (Linear map (linear transformation, linear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m:oMath>
        <m:r>
          <m:t>f</m:t>
        </m:r>
        <m:r>
          <m:rPr>
            <m:sty m:val="p"/>
          </m:rPr>
          <m:t>(</m:t>
        </m:r>
        <m:acc>
          <m:accPr>
            <m:chr m:val="̃"/>
          </m:accPr>
          <m:e>
            <m:r>
              <m:t>x</m:t>
            </m:r>
          </m:e>
        </m:acc>
        <m:r>
          <m:rPr>
            <m:sty m:val="p"/>
          </m:rPr>
          <m:t>+</m:t>
        </m:r>
        <m:acc>
          <m:accPr>
            <m:chr m:val="̃"/>
          </m:accPr>
          <m:e>
            <m:r>
              <m:t>y</m:t>
            </m:r>
          </m:e>
        </m:acc>
        <m:r>
          <m:rPr>
            <m:sty m:val="p"/>
          </m:rPr>
          <m:t>)</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oMath>
      <w:r>
        <w:t xml:space="preserve"> </w:t>
      </w:r>
      <w:r>
        <w:t xml:space="preserve">(</w:t>
      </w:r>
      <w:r>
        <w:rPr>
          <w:i/>
          <w:iCs/>
        </w:rPr>
        <w:t xml:space="preserve">additivity</w:t>
      </w:r>
      <w:r>
        <w:t xml:space="preserve">)</w:t>
      </w:r>
    </w:p>
    <w:p>
      <w:pPr>
        <w:pStyle w:val="Compact"/>
        <w:numPr>
          <w:ilvl w:val="0"/>
          <w:numId w:val="1010"/>
        </w:numPr>
      </w:pPr>
      <m:oMath>
        <m:r>
          <m:t>f</m:t>
        </m:r>
        <m:r>
          <m:rPr>
            <m:sty m:val="p"/>
          </m:rPr>
          <m:t>(</m:t>
        </m:r>
        <m:r>
          <m:t>c</m:t>
        </m:r>
        <m:acc>
          <m:accPr>
            <m:chr m:val="̃"/>
          </m:accPr>
          <m:e>
            <m:r>
              <m:t>x</m:t>
            </m:r>
          </m:e>
        </m:acc>
        <m:r>
          <m:rPr>
            <m:sty m:val="p"/>
          </m:rPr>
          <m:t>)</m:t>
        </m:r>
        <m:r>
          <m:rPr>
            <m:sty m:val="p"/>
          </m:rPr>
          <m:t>=</m:t>
        </m:r>
        <m:r>
          <m:t>c</m:t>
        </m:r>
        <m:r>
          <m:t>f</m:t>
        </m:r>
        <m:r>
          <m:rPr>
            <m:sty m:val="p"/>
          </m:rPr>
          <m:t>(</m:t>
        </m:r>
        <m:acc>
          <m:accPr>
            <m:chr m:val="̃"/>
          </m:accPr>
          <m:e>
            <m:r>
              <m:t>x</m:t>
            </m:r>
          </m:e>
        </m:acc>
        <m:r>
          <m:rPr>
            <m:sty m:val="p"/>
          </m:rPr>
          <m:t>)</m:t>
        </m:r>
      </m:oMath>
      <w:r>
        <w:t xml:space="preserve"> </w:t>
      </w:r>
      <w:r>
        <w:t xml:space="preserve">(</w:t>
      </w:r>
      <w:r>
        <w:rPr>
          <w:i/>
          <w:iCs/>
        </w:rPr>
        <w:t xml:space="preserve">homogeneity</w:t>
      </w:r>
      <w:r>
        <w:t xml:space="preserve">)</w:t>
      </w:r>
    </w:p>
    <w:bookmarkEnd w:id="129"/>
    <w:bookmarkStart w:id="130" w:name="exm-linear-map"/>
    <w:p>
      <w:pPr>
        <w:pStyle w:val="FirstParagraph"/>
      </w:pPr>
      <w:r>
        <w:rPr>
          <w:b/>
          <w:bCs/>
        </w:rPr>
        <w:t xml:space="preserve">Example 25 (A linear map, and two functions that are not)</w:t>
      </w:r>
      <w:r>
        <w:t xml:space="preserve"> </w:t>
      </w:r>
      <w:r>
        <w:t xml:space="preserve"> </w:t>
      </w:r>
    </w:p>
    <w:p>
      <w:pPr>
        <w:numPr>
          <w:ilvl w:val="0"/>
          <w:numId w:val="1011"/>
        </w:numPr>
      </w:pP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2</m:t>
            </m:r>
          </m:sup>
        </m:sSup>
      </m:oMath>
      <w:r>
        <w:t xml:space="preserve"> </w:t>
      </w:r>
      <w:r>
        <w:t xml:space="preserve">and</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t>2</m:t>
              </m:r>
              <m:r>
                <m:rPr>
                  <m:sty m:val="p"/>
                </m:rPr>
                <m:t>(</m:t>
              </m:r>
              <m:sSub>
                <m:e>
                  <m:r>
                    <m:t>x</m:t>
                  </m:r>
                </m:e>
                <m:sub>
                  <m:r>
                    <m:t>1</m:t>
                  </m:r>
                </m:sub>
              </m:sSub>
              <m:r>
                <m:rPr>
                  <m:sty m:val="p"/>
                </m:rPr>
                <m:t>+</m:t>
              </m:r>
              <m:sSub>
                <m:e>
                  <m:r>
                    <m:t>y</m:t>
                  </m:r>
                </m:e>
                <m:sub>
                  <m:r>
                    <m:t>1</m:t>
                  </m:r>
                </m:sub>
              </m:sSub>
              <m:r>
                <m:rPr>
                  <m:sty m:val="p"/>
                </m:rPr>
                <m:t>)</m:t>
              </m:r>
              <m:r>
                <m:rPr>
                  <m:sty m:val="p"/>
                </m:rPr>
                <m:t>,</m:t>
              </m:r>
              <m:r>
                <m:t> </m:t>
              </m:r>
              <m:r>
                <m:rPr>
                  <m:sty m:val="p"/>
                </m:rPr>
                <m:t>(</m:t>
              </m:r>
              <m:sSub>
                <m:e>
                  <m:r>
                    <m:t>x</m:t>
                  </m:r>
                </m:e>
                <m:sub>
                  <m:r>
                    <m:t>1</m:t>
                  </m:r>
                </m:sub>
              </m:sSub>
              <m:r>
                <m:rPr>
                  <m:sty m:val="p"/>
                </m:rPr>
                <m:t>+</m:t>
              </m:r>
              <m:sSub>
                <m:e>
                  <m:r>
                    <m:t>y</m:t>
                  </m:r>
                </m:e>
                <m:sub>
                  <m:r>
                    <m:t>1</m:t>
                  </m:r>
                </m:sub>
              </m:sSub>
              <m:r>
                <m:rPr>
                  <m:sty m:val="p"/>
                </m:rPr>
                <m:t>)</m:t>
              </m:r>
              <m:r>
                <m:rPr>
                  <m:sty m:val="p"/>
                </m:rPr>
                <m:t>+</m:t>
              </m:r>
              <m:r>
                <m:rPr>
                  <m:sty m:val="p"/>
                </m:rPr>
                <m:t>(</m:t>
              </m:r>
              <m:sSub>
                <m:e>
                  <m:r>
                    <m:t>x</m:t>
                  </m:r>
                </m:e>
                <m:sub>
                  <m:r>
                    <m:t>2</m:t>
                  </m:r>
                </m:sub>
              </m:sSub>
              <m:r>
                <m:rPr>
                  <m:sty m:val="p"/>
                </m:rPr>
                <m:t>+</m:t>
              </m:r>
              <m:sSub>
                <m:e>
                  <m:r>
                    <m:t>y</m:t>
                  </m:r>
                </m:e>
                <m:sub>
                  <m:r>
                    <m:t>2</m:t>
                  </m:r>
                </m:sub>
              </m:sSub>
              <m:r>
                <m:rPr>
                  <m:sty m:val="p"/>
                </m:rPr>
                <m:t>)</m:t>
              </m:r>
              <m:r>
                <m:rPr>
                  <m:sty m:val="p"/>
                </m:rPr>
                <m:t>)</m:t>
              </m:r>
            </m:e>
            <m:e>
              <m:r>
                <m:t>&amp;</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e>
          </m:eqArr>
        </m:oMath>
      </m:oMathPara>
    </w:p>
    <w:p>
      <w:pPr>
        <w:numPr>
          <w:ilvl w:val="0"/>
          <w:numId w:val="1000"/>
        </w:numPr>
      </w:pPr>
      <w:r>
        <w:t xml:space="preserve">and</w:t>
      </w:r>
    </w:p>
    <w:p>
      <w:pPr>
        <w:pStyle w:val="BodyText"/>
      </w:pPr>
      <m:oMathPara>
        <m:oMathParaPr>
          <m:jc m:val="center"/>
        </m:oMathParaPr>
        <m:oMath>
          <m:eqArr>
            <m:e>
              <m:r>
                <m:t>f</m:t>
              </m:r>
              <m:r>
                <m:rPr>
                  <m:sty m:val="p"/>
                </m:rPr>
                <m:t>(</m:t>
              </m:r>
              <m:r>
                <m:t>c</m:t>
              </m:r>
              <m:acc>
                <m:accPr>
                  <m:chr m:val="̃"/>
                </m:accPr>
                <m:e>
                  <m:r>
                    <m:t>x</m:t>
                  </m:r>
                </m:e>
              </m:acc>
              <m:r>
                <m:rPr>
                  <m:sty m:val="p"/>
                </m:rPr>
                <m:t>)</m:t>
              </m:r>
              <m:r>
                <m:t>&amp;</m:t>
              </m:r>
              <m:r>
                <m:rPr>
                  <m:sty m:val="p"/>
                </m:rPr>
                <m:t>=</m:t>
              </m:r>
              <m:r>
                <m:rPr>
                  <m:sty m:val="p"/>
                </m:rPr>
                <m:t>(</m:t>
              </m:r>
              <m:r>
                <m:t>2</m:t>
              </m:r>
              <m:r>
                <m:t>c</m:t>
              </m:r>
              <m:sSub>
                <m:e>
                  <m:r>
                    <m:t>x</m:t>
                  </m:r>
                </m:e>
                <m:sub>
                  <m:r>
                    <m:t>1</m:t>
                  </m:r>
                </m:sub>
              </m:sSub>
              <m:r>
                <m:rPr>
                  <m:sty m:val="p"/>
                </m:rPr>
                <m:t>,</m:t>
              </m:r>
              <m:r>
                <m:t> </m:t>
              </m:r>
              <m:r>
                <m:t>c</m:t>
              </m:r>
              <m:sSub>
                <m:e>
                  <m:r>
                    <m:t>x</m:t>
                  </m:r>
                </m:e>
                <m:sub>
                  <m:r>
                    <m:t>1</m:t>
                  </m:r>
                </m:sub>
              </m:sSub>
              <m:r>
                <m:rPr>
                  <m:sty m:val="p"/>
                </m:rPr>
                <m:t>+</m:t>
              </m:r>
              <m:r>
                <m:t>c</m:t>
              </m:r>
              <m:sSub>
                <m:e>
                  <m:r>
                    <m:t>x</m:t>
                  </m:r>
                </m:e>
                <m:sub>
                  <m:r>
                    <m:t>2</m:t>
                  </m:r>
                </m:sub>
              </m:sSub>
              <m:r>
                <m:rPr>
                  <m:sty m:val="p"/>
                </m:rPr>
                <m:t>)</m:t>
              </m:r>
            </m:e>
            <m:e>
              <m:r>
                <m:t>&amp;</m:t>
              </m:r>
              <m:r>
                <m:rPr>
                  <m:sty m:val="p"/>
                </m:rPr>
                <m:t>=</m:t>
              </m:r>
              <m:r>
                <m:t>c</m:t>
              </m:r>
              <m:r>
                <m:t>f</m:t>
              </m:r>
              <m:r>
                <m:rPr>
                  <m:sty m:val="p"/>
                </m:rPr>
                <m:t>(</m:t>
              </m:r>
              <m:acc>
                <m:accPr>
                  <m:chr m:val="̃"/>
                </m:accPr>
                <m:e>
                  <m:r>
                    <m:t>x</m:t>
                  </m:r>
                </m:e>
              </m:acc>
              <m:r>
                <m:rPr>
                  <m:sty m:val="p"/>
                </m:rPr>
                <m:t>)</m:t>
              </m:r>
              <m:r>
                <m:rPr>
                  <m:sty m:val="p"/>
                </m:rPr>
                <m:t>.</m:t>
              </m:r>
            </m:e>
          </m:eqArr>
        </m:oMath>
      </m:oMathPara>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30"/>
    <w:bookmarkStart w:id="131" w:name="def-linear-operator"/>
    <w:p>
      <w:pPr>
        <w:pStyle w:val="FirstParagraph"/>
      </w:pPr>
      <w:r>
        <w:rPr>
          <w:b/>
          <w:bCs/>
        </w:rPr>
        <w:t xml:space="preserve">Definition 35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34</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31"/>
    <w:bookmarkStart w:id="132" w:name="exm-linear-operator"/>
    <w:p>
      <w:pPr>
        <w:pStyle w:val="BodyText"/>
      </w:pPr>
      <w:r>
        <w:rPr>
          <w:b/>
          <w:bCs/>
        </w:rPr>
        <w:t xml:space="preserve">Example 26 (A linear operator, and a linear map that is not one)</w:t>
      </w:r>
      <w:r>
        <w:t xml:space="preserve"> </w:t>
      </w:r>
      <w:r>
        <w:t xml:space="preserve">The map</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25</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m:oMath>
        <m:r>
          <m:t>g</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32"/>
    <w:bookmarkStart w:id="133" w:name="thm-linear-map-zero"/>
    <w:p>
      <w:pPr>
        <w:pStyle w:val="BodyText"/>
      </w:pPr>
      <w:r>
        <w:rPr>
          <w:b/>
          <w:bCs/>
        </w:rPr>
        <w:t xml:space="preserve">Theorem 11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w:t>
      </w:r>
    </w:p>
    <w:bookmarkEnd w:id="133"/>
    <w:p>
      <w:pPr>
        <w:pStyle w:val="BodyText"/>
      </w:pPr>
      <w:r>
        <w:rPr>
          <w:i/>
          <w:iCs/>
        </w:rPr>
        <w:t xml:space="preserve">Proof</w:t>
      </w:r>
      <w:r>
        <w:t xml:space="preserve">. </w:t>
      </w:r>
      <w:r>
        <w:t xml:space="preserve">On the left,</w:t>
      </w:r>
      <w:r>
        <w:t xml:space="preserve"> </w:t>
      </w:r>
      <m:oMath>
        <m:acc>
          <m:accPr>
            <m:chr m:val="̃"/>
          </m:accPr>
          <m:e>
            <m:r>
              <m:t>0</m:t>
            </m:r>
          </m:e>
        </m:acc>
      </m:oMath>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t>f</m:t>
              </m:r>
              <m:r>
                <m:rPr>
                  <m:sty m:val="p"/>
                </m:rPr>
                <m:t>(</m:t>
              </m:r>
              <m:r>
                <m:t>0</m:t>
              </m:r>
              <m:r>
                <m:rPr>
                  <m:sty m:val="p"/>
                </m:rPr>
                <m:t>⋅</m:t>
              </m:r>
              <m:acc>
                <m:accPr>
                  <m:chr m:val="̃"/>
                </m:accPr>
                <m:e>
                  <m:r>
                    <m:t>0</m:t>
                  </m:r>
                </m:e>
              </m:acc>
              <m:r>
                <m:rPr>
                  <m:sty m:val="p"/>
                </m:rPr>
                <m:t>)</m:t>
              </m:r>
              <m:r>
                <m:t>&amp;</m:t>
              </m:r>
              <m:r>
                <m:t>&amp;</m:t>
              </m:r>
              <m:r>
                <m:rPr>
                  <m:nor/>
                  <m:sty m:val="p"/>
                </m:rPr>
                <m:t>(every entry of </m:t>
              </m:r>
              <m:r>
                <m:t>0</m:t>
              </m:r>
              <m:r>
                <m:rPr>
                  <m:sty m:val="p"/>
                </m:rPr>
                <m:t>⋅</m:t>
              </m:r>
              <m:acc>
                <m:accPr>
                  <m:chr m:val="̃"/>
                </m:accPr>
                <m:e>
                  <m:r>
                    <m:t>0</m:t>
                  </m:r>
                </m:e>
              </m:acc>
              <m:r>
                <m:rPr>
                  <m:nor/>
                  <m:sty m:val="p"/>
                </m:rPr>
                <m:t> is </m:t>
              </m:r>
              <m:r>
                <m:t>0</m:t>
              </m:r>
              <m:r>
                <m:rPr>
                  <m:sty m:val="p"/>
                </m:rPr>
                <m:t>⋅</m:t>
              </m:r>
              <m:r>
                <m:t>0</m:t>
              </m:r>
              <m:r>
                <m:rPr>
                  <m:sty m:val="p"/>
                </m:rPr>
                <m:t>=</m:t>
              </m:r>
              <m:r>
                <m:t>0</m:t>
              </m:r>
              <m:r>
                <m:rPr>
                  <m:nor/>
                  <m:sty m:val="p"/>
                </m:rPr>
                <m:t>; </m:t>
              </m:r>
              <m:r>
                <m:rPr>
                  <m:nor/>
                  <m:sty m:val="p"/>
                </m:rPr>
                <m:t>Definition 25</m:t>
              </m:r>
              <m:r>
                <m:rPr>
                  <m:nor/>
                  <m:sty m:val="p"/>
                </m:rPr>
                <m:t>)</m:t>
              </m:r>
            </m:e>
            <m:e>
              <m:r>
                <m:t>&amp;</m:t>
              </m:r>
              <m:r>
                <m:rPr>
                  <m:sty m:val="p"/>
                </m:rPr>
                <m:t>=</m:t>
              </m:r>
              <m:r>
                <m:t>0</m:t>
              </m:r>
              <m:r>
                <m:rPr>
                  <m:sty m:val="p"/>
                </m:rPr>
                <m:t>⋅</m:t>
              </m:r>
              <m:r>
                <m:t>f</m:t>
              </m:r>
              <m:r>
                <m:rPr>
                  <m:sty m:val="p"/>
                </m:rPr>
                <m:t>(</m:t>
              </m:r>
              <m:acc>
                <m:accPr>
                  <m:chr m:val="̃"/>
                </m:accPr>
                <m:e>
                  <m:r>
                    <m:t>0</m:t>
                  </m:r>
                </m:e>
              </m:acc>
              <m:r>
                <m:rPr>
                  <m:sty m:val="p"/>
                </m:rPr>
                <m:t>)</m:t>
              </m:r>
              <m:r>
                <m:t>&amp;</m:t>
              </m:r>
              <m:r>
                <m:t>&amp;</m:t>
              </m:r>
              <m:r>
                <m:rPr>
                  <m:nor/>
                  <m:sty m:val="p"/>
                </m:rPr>
                <m:t>(homogeneity, with </m:t>
              </m:r>
              <m:r>
                <m:t>c</m:t>
              </m:r>
              <m:r>
                <m:rPr>
                  <m:sty m:val="p"/>
                </m:rPr>
                <m:t>=</m:t>
              </m:r>
              <m:r>
                <m:t>0</m:t>
              </m:r>
              <m:r>
                <m:rPr>
                  <m:nor/>
                  <m:sty m:val="p"/>
                </m:rPr>
                <m:t> and </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(every entry of </m:t>
              </m:r>
              <m:r>
                <m:t>0</m:t>
              </m:r>
              <m:r>
                <m:rPr>
                  <m:sty m:val="p"/>
                </m:rPr>
                <m:t>⋅</m:t>
              </m:r>
              <m:r>
                <m:t>f</m:t>
              </m:r>
              <m:r>
                <m:rPr>
                  <m:sty m:val="p"/>
                </m:rPr>
                <m:t>(</m:t>
              </m:r>
              <m:acc>
                <m:accPr>
                  <m:chr m:val="̃"/>
                </m:accPr>
                <m:e>
                  <m:r>
                    <m:t>0</m:t>
                  </m:r>
                </m:e>
              </m:acc>
              <m:r>
                <m:rPr>
                  <m:sty m:val="p"/>
                </m:rPr>
                <m:t>)</m:t>
              </m:r>
              <m:r>
                <m:rPr>
                  <m:nor/>
                  <m:sty m:val="p"/>
                </m:rPr>
                <m:t> is </m:t>
              </m:r>
              <m:r>
                <m:t>0</m:t>
              </m:r>
              <m:r>
                <m:rPr>
                  <m:nor/>
                  <m:sty m:val="p"/>
                </m:rPr>
                <m:t>; </m:t>
              </m:r>
              <m:r>
                <m:rPr>
                  <m:nor/>
                  <m:sty m:val="p"/>
                </m:rPr>
                <m:t>Definition 25</m:t>
              </m:r>
              <m:r>
                <m:rPr>
                  <m:nor/>
                  <m:sty m:val="p"/>
                </m:rPr>
                <m:t>)</m:t>
              </m:r>
            </m:e>
          </m:eqArr>
        </m:oMath>
      </m:oMathPara>
    </w:p>
    <w:bookmarkStart w:id="134" w:name="exm-linear-map-zero"/>
    <w:p>
      <w:pPr>
        <w:pStyle w:val="FirstParagraph"/>
      </w:pPr>
      <w:r>
        <w:rPr>
          <w:b/>
          <w:bCs/>
        </w:rPr>
        <w:t xml:space="preserve">Example 27 (Ruling out linearity at zero)</w:t>
      </w:r>
      <w:r>
        <w:t xml:space="preserve"> </w:t>
      </w:r>
      <w:r>
        <w:t xml:space="preserve">In</w:t>
      </w:r>
      <w:r>
        <w:t xml:space="preserve"> </w:t>
      </w:r>
      <w:hyperlink w:anchor="exm-linear-map">
        <w:r>
          <w:rPr>
            <w:rStyle w:val="Hyperlink"/>
          </w:rPr>
          <w:t xml:space="preserve">Example 25</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11</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m:oMath>
        <m:acc>
          <m:accPr>
            <m:chr m:val="̃"/>
          </m:accPr>
          <m:e>
            <m:r>
              <m:t>0</m:t>
            </m:r>
          </m:e>
        </m:acc>
      </m:oMath>
      <w:r>
        <w:t xml:space="preserve"> </w:t>
      </w:r>
      <w:r>
        <w:t xml:space="preserve">to</w:t>
      </w:r>
      <w:r>
        <w:t xml:space="preserve"> </w:t>
      </w:r>
      <m:oMath>
        <m:acc>
          <m:accPr>
            <m:chr m:val="̃"/>
          </m:accPr>
          <m:e>
            <m:r>
              <m:t>0</m:t>
            </m:r>
          </m:e>
        </m:acc>
      </m:oMath>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34"/>
    <w:bookmarkStart w:id="135" w:name="thm-matrix-map-linear"/>
    <w:p>
      <w:pPr>
        <w:pStyle w:val="BodyText"/>
      </w:pPr>
      <w:r>
        <w:rPr>
          <w:b/>
          <w:bCs/>
        </w:rPr>
        <w:t xml:space="preserve">Theorem 12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is a linear map (</w:t>
      </w:r>
      <w:hyperlink w:anchor="def-linear-map">
        <w:r>
          <w:rPr>
            <w:rStyle w:val="Hyperlink"/>
          </w:rPr>
          <w:t xml:space="preserve">Definition 34</w:t>
        </w:r>
      </w:hyperlink>
      <w:r>
        <w:t xml:space="preserve">).</w:t>
      </w:r>
    </w:p>
    <w:bookmarkEnd w:id="135"/>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m:oMathPara>
        <m:oMathParaPr>
          <m:jc m:val="center"/>
        </m:oMathParaPr>
        <m:oMath>
          <m:eqArr>
            <m:e>
              <m:r>
                <m:t>​</m:t>
              </m:r>
              <m:d>
                <m:dPr>
                  <m:begChr m:val="("/>
                  <m:sepChr m:val=""/>
                  <m:endChr m:val=")"/>
                  <m:grow/>
                </m:dPr>
                <m:e>
                  <m:r>
                    <m:rPr>
                      <m:sty m:val="bi"/>
                    </m:rPr>
                    <m:t>A</m:t>
                  </m:r>
                  <m:r>
                    <m:rPr>
                      <m:sty m:val="p"/>
                    </m:rPr>
                    <m:t>(</m:t>
                  </m:r>
                  <m:acc>
                    <m:accPr>
                      <m:chr m:val="̃"/>
                    </m:accPr>
                    <m:e>
                      <m:r>
                        <m:t>x</m:t>
                      </m:r>
                    </m:e>
                  </m:acc>
                  <m:r>
                    <m:rPr>
                      <m:sty m:val="p"/>
                    </m:rPr>
                    <m:t>+</m:t>
                  </m:r>
                  <m:acc>
                    <m:accPr>
                      <m:chr m:val="̃"/>
                    </m:accPr>
                    <m:e>
                      <m:r>
                        <m:t>y</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acc>
                <m:accPr>
                  <m:chr m:val="̃"/>
                </m:accPr>
                <m:e>
                  <m:r>
                    <m:t>x</m:t>
                  </m:r>
                </m:e>
              </m:acc>
              <m:r>
                <m:rPr>
                  <m:sty m:val="p"/>
                </m:rPr>
                <m:t>+</m:t>
              </m:r>
              <m:acc>
                <m:accPr>
                  <m:chr m:val="̃"/>
                </m:accPr>
                <m:e>
                  <m:r>
                    <m:t>y</m:t>
                  </m:r>
                </m:e>
              </m:acc>
              <m:sSub>
                <m:e>
                  <m:r>
                    <m:rPr>
                      <m:sty m:val="p"/>
                    </m:rPr>
                    <m:t>)</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sSub>
                <m:e>
                  <m:r>
                    <m:t>x</m:t>
                  </m:r>
                </m:e>
                <m:sub>
                  <m:r>
                    <m:t>j</m:t>
                  </m:r>
                </m:sub>
              </m:sSub>
              <m:r>
                <m:rPr>
                  <m:sty m:val="p"/>
                </m:rPr>
                <m:t>+</m:t>
              </m:r>
              <m:sSub>
                <m:e>
                  <m:r>
                    <m:t>y</m:t>
                  </m:r>
                </m:e>
                <m:sub>
                  <m:r>
                    <m:t>j</m:t>
                  </m:r>
                </m:sub>
              </m:sSub>
              <m:r>
                <m:rPr>
                  <m:sty m:val="p"/>
                </m:rPr>
                <m:t>)</m:t>
              </m:r>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b>
                <m:e>
                  <m:r>
                    <m:t>a</m:t>
                  </m:r>
                </m:e>
                <m:sub>
                  <m:r>
                    <m:t>i</m:t>
                  </m:r>
                  <m:r>
                    <m:t>j</m:t>
                  </m:r>
                </m:sub>
              </m:sSub>
              <m:sSub>
                <m:e>
                  <m:r>
                    <m:t>x</m:t>
                  </m:r>
                </m:e>
                <m:sub>
                  <m:r>
                    <m:t>j</m:t>
                  </m:r>
                </m:sub>
              </m:sSub>
              <m:r>
                <m:rPr>
                  <m:sty m:val="p"/>
                </m:rPr>
                <m:t>+</m:t>
              </m:r>
              <m:sSub>
                <m:e>
                  <m:r>
                    <m:t>a</m:t>
                  </m:r>
                </m:e>
                <m:sub>
                  <m:r>
                    <m:t>i</m:t>
                  </m:r>
                  <m:r>
                    <m:t>j</m:t>
                  </m:r>
                </m:sub>
              </m:sSub>
              <m:sSub>
                <m:e>
                  <m:r>
                    <m:t>y</m:t>
                  </m:r>
                </m:e>
                <m:sub>
                  <m:r>
                    <m:t>j</m:t>
                  </m:r>
                </m:sub>
              </m:sSub>
              <m:r>
                <m:rPr>
                  <m:sty m:val="p"/>
                </m:rPr>
                <m:t>)</m:t>
              </m:r>
              <m:r>
                <m:t>&amp;</m:t>
              </m:r>
              <m:r>
                <m:t>&amp;</m:t>
              </m:r>
              <m:r>
                <m:rPr>
                  <m:nor/>
                  <m:sty m:val="p"/>
                </m:rPr>
                <m:t>(multiplication distributes over addition)</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(a sum of sums splits)</m:t>
              </m:r>
            </m:e>
            <m:e>
              <m:r>
                <m:t>&amp;</m:t>
              </m:r>
              <m:r>
                <m:rPr>
                  <m:sty m:val="p"/>
                </m:rPr>
                <m:t>=</m:t>
              </m:r>
              <m:r>
                <m:rPr>
                  <m:sty m:val="p"/>
                </m:rPr>
                <m:t>(</m:t>
              </m:r>
              <m:r>
                <m:rPr>
                  <m:sty m:val="bi"/>
                </m:rPr>
                <m:t>A</m:t>
              </m:r>
              <m:acc>
                <m:accPr>
                  <m:chr m:val="̃"/>
                </m:accPr>
                <m:e>
                  <m:r>
                    <m:t>x</m:t>
                  </m:r>
                </m:e>
              </m:acc>
              <m:sSub>
                <m:e>
                  <m:r>
                    <m:rPr>
                      <m:sty m:val="p"/>
                    </m:rPr>
                    <m:t>)</m:t>
                  </m:r>
                </m:e>
                <m:sub>
                  <m:r>
                    <m:t>i</m:t>
                  </m:r>
                </m:sub>
              </m:sSub>
              <m:r>
                <m:rPr>
                  <m:sty m:val="p"/>
                </m:rPr>
                <m:t>+</m:t>
              </m:r>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32</m:t>
              </m:r>
              <m:r>
                <m:rPr>
                  <m:nor/>
                  <m:sty m:val="p"/>
                </m:rPr>
                <m:t>)</m:t>
              </m:r>
            </m:e>
            <m:e>
              <m:r>
                <m:t>&amp;</m:t>
              </m:r>
              <m:r>
                <m:rPr>
                  <m:sty m:val="p"/>
                </m:rPr>
                <m:t>=</m:t>
              </m:r>
              <m:r>
                <m:rPr>
                  <m:sty m:val="p"/>
                </m:rPr>
                <m:t>(</m:t>
              </m:r>
              <m:r>
                <m:rPr>
                  <m:sty m:val="bi"/>
                </m:rPr>
                <m:t>A</m:t>
              </m:r>
              <m:acc>
                <m:accPr>
                  <m:chr m:val="̃"/>
                </m:accPr>
                <m:e>
                  <m:r>
                    <m:t>x</m:t>
                  </m:r>
                </m:e>
              </m:acc>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7</m:t>
              </m:r>
              <m:r>
                <m:rPr>
                  <m:nor/>
                  <m:sty m:val="p"/>
                </m:rPr>
                <m:t>)</m:t>
              </m:r>
            </m:e>
          </m:eqArr>
        </m:oMath>
      </m:oMathPara>
    </w:p>
    <w:p>
      <w:pPr>
        <w:pStyle w:val="FirstParagraph"/>
      </w:pPr>
      <w:r>
        <w:t xml:space="preserve">and homogeneity:</w:t>
      </w:r>
    </w:p>
    <w:p>
      <w:pPr>
        <w:pStyle w:val="BodyText"/>
      </w:pPr>
      <m:oMathPara>
        <m:oMathParaPr>
          <m:jc m:val="center"/>
        </m:oMathParaPr>
        <m:oMath>
          <m:eqArr>
            <m:e>
              <m:r>
                <m:t>​</m:t>
              </m:r>
              <m:d>
                <m:dPr>
                  <m:begChr m:val="("/>
                  <m:sepChr m:val=""/>
                  <m:endChr m:val=")"/>
                  <m:grow/>
                </m:dPr>
                <m:e>
                  <m:r>
                    <m:rPr>
                      <m:sty m:val="bi"/>
                    </m:rPr>
                    <m:t>A</m:t>
                  </m:r>
                  <m:r>
                    <m:rPr>
                      <m:sty m:val="p"/>
                    </m:rPr>
                    <m:t>(</m:t>
                  </m:r>
                  <m:r>
                    <m:t>c</m:t>
                  </m:r>
                  <m:acc>
                    <m:accPr>
                      <m:chr m:val="̃"/>
                    </m:accPr>
                    <m:e>
                      <m:r>
                        <m:t>x</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c</m:t>
              </m:r>
              <m:acc>
                <m:accPr>
                  <m:chr m:val="̃"/>
                </m:accPr>
                <m:e>
                  <m:r>
                    <m:t>x</m:t>
                  </m:r>
                </m:e>
              </m:acc>
              <m:sSub>
                <m:e>
                  <m:r>
                    <m:rPr>
                      <m:sty m:val="p"/>
                    </m:rPr>
                    <m:t>)</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r>
                <m:t>c</m:t>
              </m:r>
              <m:r>
                <m:t> </m:t>
              </m:r>
              <m:sSub>
                <m:e>
                  <m:r>
                    <m:t>x</m:t>
                  </m:r>
                </m:e>
                <m:sub>
                  <m:r>
                    <m:t>j</m:t>
                  </m:r>
                </m:sub>
              </m:sSub>
              <m:r>
                <m:t>&amp;</m:t>
              </m:r>
              <m:r>
                <m:t>&amp;</m:t>
              </m:r>
              <m:r>
                <m:rPr>
                  <m:nor/>
                  <m:sty m:val="p"/>
                </m:rPr>
                <m:t>(</m:t>
              </m:r>
              <m:r>
                <m:rPr>
                  <m:nor/>
                  <m:sty m:val="p"/>
                </m:rPr>
                <m:t>Definition 25</m:t>
              </m:r>
              <m:r>
                <m:rPr>
                  <m:nor/>
                  <m:sty m:val="p"/>
                </m:rPr>
                <m:t>)</m:t>
              </m:r>
            </m:e>
            <m:e>
              <m:r>
                <m:t>&amp;</m:t>
              </m:r>
              <m:r>
                <m:rPr>
                  <m:sty m:val="p"/>
                </m:rPr>
                <m:t>=</m:t>
              </m:r>
              <m:nary>
                <m:naryPr>
                  <m:chr m:val="∑"/>
                  <m:limLoc m:val="undOvr"/>
                  <m:subHide m:val="off"/>
                  <m:supHide m:val="off"/>
                </m:naryPr>
                <m:sub>
                  <m:r>
                    <m:t>j</m:t>
                  </m:r>
                  <m:r>
                    <m:rPr>
                      <m:sty m:val="p"/>
                    </m:rPr>
                    <m:t>=</m:t>
                  </m:r>
                  <m:r>
                    <m:t>1</m:t>
                  </m:r>
                </m:sub>
                <m:sup>
                  <m:r>
                    <m:t>p</m:t>
                  </m:r>
                </m:sup>
                <m:e>
                  <m:r>
                    <m:t>c</m:t>
                  </m:r>
                </m:e>
              </m:nary>
              <m:r>
                <m:t> </m:t>
              </m:r>
              <m:sSub>
                <m:e>
                  <m:r>
                    <m:t>a</m:t>
                  </m:r>
                </m:e>
                <m:sub>
                  <m:r>
                    <m:t>i</m:t>
                  </m:r>
                  <m:r>
                    <m:t>j</m:t>
                  </m:r>
                </m:sub>
              </m:sSub>
              <m:sSub>
                <m:e>
                  <m:r>
                    <m:t>x</m:t>
                  </m:r>
                </m:e>
                <m:sub>
                  <m:r>
                    <m:t>j</m:t>
                  </m:r>
                </m:sub>
              </m:sSub>
              <m:r>
                <m:t>&amp;</m:t>
              </m:r>
              <m:r>
                <m:t>&amp;</m:t>
              </m:r>
              <m:r>
                <m:rPr>
                  <m:nor/>
                  <m:sty m:val="p"/>
                </m:rPr>
                <m:t>(products are symmetric)</m:t>
              </m:r>
            </m:e>
            <m:e>
              <m:r>
                <m:t>&amp;</m:t>
              </m:r>
              <m:r>
                <m:rPr>
                  <m:sty m:val="p"/>
                </m:rPr>
                <m:t>=</m:t>
              </m:r>
              <m:r>
                <m:t>c</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(a constant factor comes out of a sum)</m:t>
              </m:r>
            </m:e>
            <m:e>
              <m:r>
                <m:t>&amp;</m:t>
              </m:r>
              <m:r>
                <m:rPr>
                  <m:sty m:val="p"/>
                </m:rPr>
                <m:t>=</m:t>
              </m:r>
              <m:r>
                <m:t>c</m:t>
              </m:r>
              <m:r>
                <m:t> </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32</m:t>
              </m:r>
              <m:r>
                <m:rPr>
                  <m:nor/>
                  <m:sty m:val="p"/>
                </m:rPr>
                <m:t>)</m:t>
              </m:r>
            </m:e>
            <m:e>
              <m:r>
                <m:t>&amp;</m:t>
              </m:r>
              <m:r>
                <m:rPr>
                  <m:sty m:val="p"/>
                </m:rPr>
                <m:t>=</m:t>
              </m:r>
              <m:r>
                <m:rPr>
                  <m:sty m:val="p"/>
                </m:rPr>
                <m:t>(</m:t>
              </m:r>
              <m:r>
                <m:t>c</m:t>
              </m:r>
              <m:r>
                <m:t> </m:t>
              </m:r>
              <m:r>
                <m:rPr>
                  <m:sty m:val="bi"/>
                </m:rPr>
                <m:t>A</m:t>
              </m:r>
              <m:acc>
                <m:accPr>
                  <m:chr m:val="̃"/>
                </m:accPr>
                <m:e>
                  <m:r>
                    <m:t>x</m:t>
                  </m:r>
                </m:e>
              </m:acc>
              <m:sSub>
                <m:e>
                  <m:r>
                    <m:rPr>
                      <m:sty m:val="p"/>
                    </m:rPr>
                    <m:t>)</m:t>
                  </m:r>
                </m:e>
                <m:sub>
                  <m:r>
                    <m:t>i</m:t>
                  </m:r>
                </m:sub>
              </m:sSub>
              <m:r>
                <m:t>&amp;</m:t>
              </m:r>
              <m:r>
                <m:t>&amp;</m:t>
              </m:r>
              <m:r>
                <m:rPr>
                  <m:nor/>
                  <m:sty m:val="p"/>
                </m:rPr>
                <m:t>(</m:t>
              </m:r>
              <m:r>
                <m:rPr>
                  <m:nor/>
                  <m:sty m:val="p"/>
                </m:rPr>
                <m:t>Definition 25</m:t>
              </m:r>
              <m:r>
                <m:rPr>
                  <m:nor/>
                  <m:sty m:val="p"/>
                </m:rPr>
                <m:t>)</m:t>
              </m:r>
            </m:e>
          </m:eqArr>
        </m:oMath>
      </m:oMathPara>
    </w:p>
    <w:p>
      <w:pPr>
        <w:pStyle w:val="FirstParagraph"/>
      </w:pPr>
      <w:r>
        <w:t xml:space="preserve">The four algebra rules cited here are on the</w:t>
      </w:r>
      <w:r>
        <w:t xml:space="preserve"> </w:t>
      </w:r>
      <w:hyperlink r:id="rId136">
        <w:r>
          <w:rPr>
            <w:rStyle w:val="Hyperlink"/>
          </w:rPr>
          <w:t xml:space="preserve">algebra page</w:t>
        </w:r>
      </w:hyperlink>
      <w:r>
        <w:t xml:space="preserve">:</w:t>
      </w:r>
      <w:r>
        <w:t xml:space="preserve"> </w:t>
      </w:r>
      <w:hyperlink r:id="rId137">
        <w:r>
          <w:rPr>
            <w:rStyle w:val="Hyperlink"/>
          </w:rPr>
          <w:t xml:space="preserve">distributivity</w:t>
        </w:r>
      </w:hyperlink>
      <w:r>
        <w:t xml:space="preserve">,</w:t>
      </w:r>
      <w:r>
        <w:t xml:space="preserve"> </w:t>
      </w:r>
      <w:hyperlink r:id="rId138">
        <w:r>
          <w:rPr>
            <w:rStyle w:val="Hyperlink"/>
          </w:rPr>
          <w:t xml:space="preserve">a sum of sums</w:t>
        </w:r>
      </w:hyperlink>
      <w:r>
        <w:t xml:space="preserve">,</w:t>
      </w:r>
      <w:r>
        <w:t xml:space="preserve"> </w:t>
      </w:r>
      <w:hyperlink r:id="rId139">
        <w:r>
          <w:rPr>
            <w:rStyle w:val="Hyperlink"/>
          </w:rPr>
          <w:t xml:space="preserve">symmetry of products</w:t>
        </w:r>
      </w:hyperlink>
      <w:r>
        <w:t xml:space="preserve">,</w:t>
      </w:r>
      <w:r>
        <w:t xml:space="preserve"> </w:t>
      </w:r>
      <w:r>
        <w:t xml:space="preserve">and</w:t>
      </w:r>
      <w:r>
        <w:t xml:space="preserve"> </w:t>
      </w:r>
      <w:hyperlink r:id="rId140">
        <w:r>
          <w:rPr>
            <w:rStyle w:val="Hyperlink"/>
          </w:rPr>
          <w:t xml:space="preserve">a constant factor</w:t>
        </w:r>
      </w:hyperlink>
      <w:r>
        <w:t xml:space="preserve">.</w:t>
      </w:r>
    </w:p>
    <w:bookmarkStart w:id="141" w:name="thm-linear-map-lincom"/>
    <w:p>
      <w:pPr>
        <w:pStyle w:val="BodyText"/>
      </w:pPr>
      <w:r>
        <w:rPr>
          <w:b/>
          <w:bCs/>
        </w:rPr>
        <w:t xml:space="preserve">Theorem 13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m:oMathPara>
        <m:oMathParaPr>
          <m:jc m:val="center"/>
        </m:oMathParaPr>
        <m:oMath>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oMath>
      </m:oMathPara>
    </w:p>
    <w:bookmarkEnd w:id="141"/>
    <w:p>
      <w:pPr>
        <w:pStyle w:val="FirstParagraph"/>
      </w:pPr>
      <w:r>
        <w:rPr>
          <w:i/>
          <w:iCs/>
        </w:rPr>
        <w:t xml:space="preserve">Proof</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m:oMath>
        <m:r>
          <m:t>f</m:t>
        </m:r>
        <m:r>
          <m:rPr>
            <m:sty m:val="p"/>
          </m:rPr>
          <m:t>(</m:t>
        </m:r>
        <m:sSub>
          <m:e>
            <m:r>
              <m:t>c</m:t>
            </m:r>
          </m:e>
          <m:sub>
            <m:r>
              <m:t>1</m:t>
            </m:r>
          </m:sub>
        </m:sSub>
        <m:sSub>
          <m:e>
            <m:acc>
              <m:accPr>
                <m:chr m:val="̃"/>
              </m:accPr>
              <m:e>
                <m:r>
                  <m:t>v</m:t>
                </m:r>
              </m:e>
            </m:acc>
          </m:e>
          <m:sub>
            <m:r>
              <m:t>1</m:t>
            </m:r>
          </m:sub>
        </m:sSub>
        <m:r>
          <m:rPr>
            <m:sty m:val="p"/>
          </m:rPr>
          <m:t>)</m:t>
        </m:r>
        <m:r>
          <m:rPr>
            <m:sty m:val="p"/>
          </m:rPr>
          <m:t>=</m:t>
        </m:r>
        <m:sSub>
          <m:e>
            <m:r>
              <m:t>c</m:t>
            </m:r>
          </m:e>
          <m:sub>
            <m:r>
              <m:t>1</m:t>
            </m:r>
          </m:sub>
        </m:sSub>
        <m:r>
          <m:t>f</m:t>
        </m:r>
        <m:r>
          <m:rPr>
            <m:sty m:val="p"/>
          </m:rPr>
          <m:t>(</m:t>
        </m:r>
        <m:sSub>
          <m:e>
            <m:acc>
              <m:accPr>
                <m:chr m:val="̃"/>
              </m:accPr>
              <m:e>
                <m:r>
                  <m:t>v</m:t>
                </m:r>
              </m:e>
            </m:acc>
          </m:e>
          <m:sub>
            <m:r>
              <m:t>1</m:t>
            </m:r>
          </m:sub>
        </m:sSub>
        <m:r>
          <m:rPr>
            <m:sty m:val="p"/>
          </m:rPr>
          <m:t>)</m:t>
        </m:r>
      </m:oMath>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m:oMathPara>
        <m:oMathParaPr>
          <m:jc m:val="center"/>
        </m:oMathParaPr>
        <m:oMath>
          <m:eqArr>
            <m:e>
              <m:r>
                <m:t>f</m:t>
              </m:r>
              <m:r>
                <m:t>​</m:t>
              </m:r>
              <m:d>
                <m:dPr>
                  <m:begChr m:val="("/>
                  <m:sepChr m:val=""/>
                  <m:endChr m:val=")"/>
                  <m:grow/>
                </m:dPr>
                <m:e>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sSub>
                    <m:e>
                      <m:acc>
                        <m:accPr>
                          <m:chr m:val="̃"/>
                        </m:accPr>
                        <m:e>
                          <m:r>
                            <m:t>v</m:t>
                          </m:r>
                        </m:e>
                      </m:acc>
                    </m:e>
                    <m:sub>
                      <m:r>
                        <m:t>j</m:t>
                      </m:r>
                    </m:sub>
                  </m:sSub>
                </m:e>
              </m:d>
              <m: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r>
                    <m:rPr>
                      <m:sty m:val="p"/>
                    </m:rPr>
                    <m:t>+</m:t>
                  </m:r>
                  <m:sSub>
                    <m:e>
                      <m:r>
                        <m:t>c</m:t>
                      </m:r>
                    </m:e>
                    <m:sub>
                      <m:r>
                        <m:t>k</m:t>
                      </m:r>
                      <m:r>
                        <m:rPr>
                          <m:sty m:val="p"/>
                        </m:rPr>
                        <m:t>+</m:t>
                      </m:r>
                      <m:r>
                        <m:t>1</m:t>
                      </m:r>
                    </m:sub>
                  </m:sSub>
                  <m:sSub>
                    <m:e>
                      <m:acc>
                        <m:accPr>
                          <m:chr m:val="̃"/>
                        </m:accPr>
                        <m:e>
                          <m:r>
                            <m:t>v</m:t>
                          </m:r>
                        </m:e>
                      </m:acc>
                    </m:e>
                    <m:sub>
                      <m:r>
                        <m:t>k</m:t>
                      </m:r>
                      <m:r>
                        <m:rPr>
                          <m:sty m:val="p"/>
                        </m:rPr>
                        <m:t>+</m:t>
                      </m:r>
                      <m:r>
                        <m:t>1</m:t>
                      </m:r>
                    </m:sub>
                  </m:sSub>
                </m:e>
              </m:d>
              <m:r>
                <m:t>​</m:t>
              </m:r>
              <m:r>
                <m:t>&amp;</m:t>
              </m:r>
              <m:r>
                <m:t>&amp;</m:t>
              </m:r>
              <m:r>
                <m:rPr>
                  <m:nor/>
                  <m:sty m:val="p"/>
                </m:rPr>
                <m:t>(split off the last term)</m:t>
              </m:r>
            </m:e>
            <m:e>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(additivity)</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(induction hypothesis)</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sSub>
                <m:e>
                  <m:r>
                    <m:t>c</m:t>
                  </m:r>
                </m:e>
                <m:sub>
                  <m:r>
                    <m:t>k</m:t>
                  </m:r>
                  <m:r>
                    <m:rPr>
                      <m:sty m:val="p"/>
                    </m:rPr>
                    <m:t>+</m:t>
                  </m:r>
                  <m:r>
                    <m:t>1</m:t>
                  </m:r>
                </m:sub>
              </m:sSub>
              <m:r>
                <m:t>f</m:t>
              </m:r>
              <m:r>
                <m:rPr>
                  <m:sty m:val="p"/>
                </m:rPr>
                <m:t>(</m:t>
              </m:r>
              <m:sSub>
                <m:e>
                  <m:acc>
                    <m:accPr>
                      <m:chr m:val="̃"/>
                    </m:accPr>
                    <m:e>
                      <m:r>
                        <m:t>v</m:t>
                      </m:r>
                    </m:e>
                  </m:acc>
                </m:e>
                <m:sub>
                  <m:r>
                    <m:t>k</m:t>
                  </m:r>
                  <m:r>
                    <m:rPr>
                      <m:sty m:val="p"/>
                    </m:rPr>
                    <m:t>+</m:t>
                  </m:r>
                  <m:r>
                    <m:t>1</m:t>
                  </m:r>
                </m:sub>
              </m:sSub>
              <m:r>
                <m:rPr>
                  <m:sty m:val="p"/>
                </m:rPr>
                <m:t>)</m:t>
              </m:r>
              <m:r>
                <m:t>&amp;</m:t>
              </m:r>
              <m:r>
                <m:t>&amp;</m:t>
              </m:r>
              <m:r>
                <m:rPr>
                  <m:nor/>
                  <m:sty m:val="p"/>
                </m:rPr>
                <m:t>(homogeneity)</m:t>
              </m:r>
            </m:e>
            <m:e>
              <m:r>
                <m:t>&amp;</m:t>
              </m:r>
              <m:r>
                <m:rPr>
                  <m:sty m:val="p"/>
                </m:rPr>
                <m:t>=</m:t>
              </m:r>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r>
                <m:t>f</m:t>
              </m:r>
              <m:r>
                <m:rPr>
                  <m:sty m:val="p"/>
                </m:rPr>
                <m:t>(</m:t>
              </m:r>
              <m:sSub>
                <m:e>
                  <m:acc>
                    <m:accPr>
                      <m:chr m:val="̃"/>
                    </m:accPr>
                    <m:e>
                      <m:r>
                        <m:t>v</m:t>
                      </m:r>
                    </m:e>
                  </m:acc>
                </m:e>
                <m:sub>
                  <m:r>
                    <m:t>j</m:t>
                  </m:r>
                </m:sub>
              </m:sSub>
              <m:r>
                <m:rPr>
                  <m:sty m:val="p"/>
                </m:rPr>
                <m:t>)</m:t>
              </m:r>
              <m:r>
                <m:t>&amp;</m:t>
              </m:r>
              <m:r>
                <m:t>&amp;</m:t>
              </m:r>
              <m:r>
                <m:rPr>
                  <m:nor/>
                  <m:sty m:val="p"/>
                </m:rPr>
                <m:t>(join the last term back on)</m:t>
              </m:r>
            </m:e>
          </m:eqArr>
        </m:oMath>
      </m:oMathPara>
    </w:p>
    <w:bookmarkStart w:id="143" w:name="thm-linear-map-matrix"/>
    <w:p>
      <w:pPr>
        <w:pStyle w:val="FirstParagraph"/>
      </w:pPr>
      <w:r>
        <w:rPr>
          <w:b/>
          <w:bCs/>
        </w:rPr>
        <w:t xml:space="preserve">Theorem 14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r>
            <m:rPr>
              <m:sty m:val="bi"/>
            </m:rPr>
            <m:t>A</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14</w:t>
        </w:r>
      </w:hyperlink>
      <w:r>
        <w:t xml:space="preserve">);</w:t>
      </w:r>
      <w:r>
        <w:t xml:space="preserve"> </w:t>
      </w:r>
      <w:r>
        <w:t xml:space="preserve">that is,</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p>
    <w:bookmarkEnd w:id="143"/>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r>
                <m:t>​</m:t>
              </m:r>
              <m:r>
                <m:t>&amp;</m:t>
              </m:r>
              <m:r>
                <m:t>&amp;</m:t>
              </m:r>
              <m:r>
                <m:rPr>
                  <m:nor/>
                  <m:sty m:val="p"/>
                </m:rPr>
                <m:t>(</m:t>
              </m:r>
              <m:r>
                <m:rPr>
                  <m:nor/>
                  <m:sty m:val="p"/>
                </m:rPr>
                <m:t>Theorem 3</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r>
                <m:t>&amp;</m:t>
              </m:r>
              <m:r>
                <m:t>&amp;</m:t>
              </m:r>
              <m:r>
                <m:rPr>
                  <m:nor/>
                  <m:sty m:val="p"/>
                </m:rPr>
                <m:t>(</m:t>
              </m:r>
              <m:r>
                <m:rPr>
                  <m:nor/>
                  <m:sty m:val="p"/>
                </m:rPr>
                <m:t>Theorem 13</m:t>
              </m:r>
              <m:r>
                <m:rPr>
                  <m:nor/>
                  <m:sty m:val="p"/>
                </m:rPr>
                <m:t>)</m:t>
              </m:r>
            </m:e>
          </m:eqArr>
        </m:oMath>
      </m:oMathPara>
    </w:p>
    <w:p>
      <w:pPr>
        <w:pStyle w:val="FirstParagraph"/>
      </w:pPr>
      <w:r>
        <w:t xml:space="preserve">and entry</w:t>
      </w:r>
      <w:r>
        <w:t xml:space="preserve"> </w:t>
      </w:r>
      <m:oMath>
        <m:r>
          <m:t>i</m:t>
        </m:r>
      </m:oMath>
      <w:r>
        <w:t xml:space="preserve"> </w:t>
      </w:r>
      <w:r>
        <w:t xml:space="preserve">of that sum is</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t>&amp;</m:t>
              </m:r>
              <m:r>
                <m:rPr>
                  <m:nor/>
                  <m:sty m:val="p"/>
                </m:rPr>
                <m:t>(</m:t>
              </m:r>
              <m:r>
                <m:rPr>
                  <m:nor/>
                  <m:sty m:val="p"/>
                </m:rPr>
                <m:t>Definition 9</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r>
                    <m:t>a</m:t>
                  </m:r>
                </m:e>
                <m:sub>
                  <m:r>
                    <m:t>i</m:t>
                  </m:r>
                  <m:r>
                    <m:t>j</m:t>
                  </m:r>
                </m:sub>
              </m:sSub>
              <m:r>
                <m:t>&amp;</m:t>
              </m:r>
              <m:r>
                <m:t>&amp;</m:t>
              </m:r>
              <m:r>
                <m:rPr>
                  <m:nor/>
                  <m:sty m:val="p"/>
                </m:rPr>
                <m:t>(definition of </m:t>
              </m:r>
              <m:r>
                <m:rPr>
                  <m:sty m:val="bi"/>
                </m:rPr>
                <m:t>A</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(products are symmetric)</m:t>
              </m:r>
            </m:e>
            <m:e>
              <m:r>
                <m:t>&amp;</m:t>
              </m:r>
              <m:r>
                <m:rPr>
                  <m:sty m:val="p"/>
                </m:rPr>
                <m:t>=</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32</m:t>
              </m:r>
              <m:r>
                <m:rPr>
                  <m:nor/>
                  <m:sty m:val="p"/>
                </m:rPr>
                <m:t>)</m:t>
              </m:r>
            </m:e>
          </m:eqArr>
        </m:oMath>
      </m:oMathPara>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B</m:t>
        </m:r>
        <m:acc>
          <m:accPr>
            <m:chr m:val="̃"/>
          </m:accPr>
          <m:e>
            <m:r>
              <m:t>x</m:t>
            </m:r>
          </m:e>
        </m:acc>
      </m:oMath>
      <w:r>
        <w:t xml:space="preserve"> </w:t>
      </w:r>
      <w:r>
        <w:t xml:space="preserve">for all</w:t>
      </w:r>
      <w:r>
        <w:t xml:space="preserve"> </w:t>
      </w:r>
      <m:oMath>
        <m:acc>
          <m:accPr>
            <m:chr m:val="̃"/>
          </m:accPr>
          <m:e>
            <m:r>
              <m:t>x</m:t>
            </m:r>
          </m:e>
        </m:acc>
      </m:oMath>
      <w:r>
        <w:t xml:space="preserve">.</w:t>
      </w:r>
      <w:r>
        <w:t xml:space="preserve"> </w:t>
      </w:r>
      <w:r>
        <w:t xml:space="preserve">Taking</w:t>
      </w:r>
      <w:r>
        <w:t xml:space="preserve"> </w:t>
      </w:r>
      <m:oMath>
        <m:acc>
          <m:accPr>
            <m:chr m:val="̃"/>
          </m:accPr>
          <m:e>
            <m:r>
              <m:t>x</m:t>
            </m:r>
          </m:e>
        </m:acc>
        <m:r>
          <m:rPr>
            <m:sty m:val="p"/>
          </m:rPr>
          <m:t>=</m:t>
        </m:r>
        <m:sSub>
          <m:e>
            <m:acc>
              <m:accPr>
                <m:chr m:val="̃"/>
              </m:accPr>
              <m:e>
                <m:r>
                  <m:t>e</m:t>
                </m:r>
              </m:e>
            </m:acc>
          </m:e>
          <m:sub>
            <m:r>
              <m:t>j</m:t>
            </m:r>
          </m:sub>
        </m:sSub>
      </m:oMath>
      <w:r>
        <w:t xml:space="preserve">, for each</w:t>
      </w:r>
      <w:r>
        <w:t xml:space="preserve"> </w:t>
      </w:r>
      <m:oMath>
        <m:r>
          <m:t>i</m:t>
        </m:r>
      </m:oMath>
      <w:r>
        <w:t xml:space="preserve">:</w:t>
      </w:r>
    </w:p>
    <w:p>
      <w:pPr>
        <w:pStyle w:val="BodyText"/>
      </w:pPr>
      <m:oMathPara>
        <m:oMathParaPr>
          <m:jc m:val="center"/>
        </m:oMathParaPr>
        <m:oMath>
          <m:eqArr>
            <m:e>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rPr>
                  <m:sty m:val="p"/>
                </m:rPr>
                <m:t>=</m:t>
              </m:r>
              <m:r>
                <m:rPr>
                  <m:sty m:val="p"/>
                </m:rPr>
                <m:t>(</m:t>
              </m:r>
              <m:r>
                <m:rPr>
                  <m:sty m:val="bi"/>
                </m:rPr>
                <m:t>B</m:t>
              </m:r>
              <m:sSub>
                <m:e>
                  <m:acc>
                    <m:accPr>
                      <m:chr m:val="̃"/>
                    </m:accPr>
                    <m:e>
                      <m:r>
                        <m:t>e</m:t>
                      </m:r>
                    </m:e>
                  </m:acc>
                </m:e>
                <m:sub>
                  <m:r>
                    <m:t>j</m:t>
                  </m:r>
                </m:sub>
              </m:sSub>
              <m:sSub>
                <m:e>
                  <m:r>
                    <m:rPr>
                      <m:sty m:val="p"/>
                    </m:rPr>
                    <m:t>)</m:t>
                  </m:r>
                </m:e>
                <m:sub>
                  <m:r>
                    <m:t>i</m:t>
                  </m:r>
                </m:sub>
              </m:sSub>
              <m:r>
                <m:t>&amp;</m:t>
              </m:r>
              <m:r>
                <m:t>&amp;</m:t>
              </m:r>
              <m:r>
                <m:rPr>
                  <m:nor/>
                  <m:sty m:val="p"/>
                </m:rPr>
                <m:t>(assumption on </m:t>
              </m:r>
              <m:r>
                <m:rPr>
                  <m:sty m:val="bi"/>
                </m:rPr>
                <m:t>B</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b</m:t>
                      </m:r>
                    </m:e>
                    <m:sub>
                      <m:r>
                        <m:t>i</m:t>
                      </m:r>
                      <m:r>
                        <m:t>k</m:t>
                      </m:r>
                    </m:sub>
                  </m:sSub>
                </m:e>
              </m:nary>
              <m:r>
                <m:rPr>
                  <m:sty m:val="p"/>
                </m:rPr>
                <m:t>(</m:t>
              </m:r>
              <m:sSub>
                <m:e>
                  <m:acc>
                    <m:accPr>
                      <m:chr m:val="̃"/>
                    </m:accPr>
                    <m:e>
                      <m:r>
                        <m:t>e</m:t>
                      </m:r>
                    </m:e>
                  </m:acc>
                </m:e>
                <m:sub>
                  <m:r>
                    <m:t>j</m:t>
                  </m:r>
                </m:sub>
              </m:sSub>
              <m:sSub>
                <m:e>
                  <m:r>
                    <m:rPr>
                      <m:sty m:val="p"/>
                    </m:rPr>
                    <m:t>)</m:t>
                  </m:r>
                </m:e>
                <m:sub>
                  <m:r>
                    <m:t>k</m:t>
                  </m:r>
                </m:sub>
              </m:sSub>
              <m:r>
                <m:t>&amp;</m:t>
              </m:r>
              <m:r>
                <m:t>&amp;</m:t>
              </m:r>
              <m:r>
                <m:rPr>
                  <m:nor/>
                  <m:sty m:val="p"/>
                </m:rPr>
                <m:t>(</m:t>
              </m:r>
              <m:r>
                <m:rPr>
                  <m:nor/>
                  <m:sty m:val="p"/>
                </m:rPr>
                <m:t>Definition 32</m:t>
              </m:r>
              <m:r>
                <m:rPr>
                  <m:nor/>
                  <m:sty m:val="p"/>
                </m:rPr>
                <m:t>)</m:t>
              </m:r>
            </m:e>
            <m:e>
              <m:r>
                <m:t>&amp;</m:t>
              </m:r>
              <m:r>
                <m:rPr>
                  <m:sty m:val="p"/>
                </m:rPr>
                <m:t>=</m:t>
              </m:r>
              <m:sSub>
                <m:e>
                  <m:r>
                    <m:t>b</m:t>
                  </m:r>
                </m:e>
                <m:sub>
                  <m:r>
                    <m:t>i</m:t>
                  </m:r>
                  <m:r>
                    <m:t>j</m:t>
                  </m:r>
                </m:sub>
              </m:sSub>
              <m:r>
                <m:rPr>
                  <m:sty m:val="p"/>
                </m:rPr>
                <m:t>⋅</m:t>
              </m:r>
              <m:r>
                <m:t>1</m:t>
              </m:r>
              <m:r>
                <m:rPr>
                  <m:sty m:val="p"/>
                </m:rPr>
                <m:t>+</m:t>
              </m:r>
              <m:nary>
                <m:naryPr>
                  <m:chr m:val="∑"/>
                  <m:limLoc m:val="undOvr"/>
                  <m:subHide m:val="off"/>
                  <m:supHide m:val="on"/>
                </m:naryPr>
                <m:sub>
                  <m:r>
                    <m:t>k</m:t>
                  </m:r>
                  <m:r>
                    <m:rPr>
                      <m:sty m:val="p"/>
                    </m:rPr>
                    <m:t>≠</m:t>
                  </m:r>
                  <m:r>
                    <m:t>j</m:t>
                  </m:r>
                </m:sub>
                <m:sup>
                  <m:r>
                    <m:t>​</m:t>
                  </m:r>
                </m:sup>
                <m:e>
                  <m:sSub>
                    <m:e>
                      <m:r>
                        <m:t>b</m:t>
                      </m:r>
                    </m:e>
                    <m:sub>
                      <m:r>
                        <m:t>i</m:t>
                      </m:r>
                      <m:r>
                        <m:t>k</m:t>
                      </m:r>
                    </m:sub>
                  </m:sSub>
                </m:e>
              </m:nary>
              <m:r>
                <m:rPr>
                  <m:sty m:val="p"/>
                </m:rPr>
                <m:t>⋅</m:t>
              </m:r>
              <m:r>
                <m:t>0</m:t>
              </m:r>
              <m:r>
                <m:t>&amp;</m:t>
              </m:r>
              <m:r>
                <m:t>&amp;</m:t>
              </m:r>
              <m:r>
                <m:rPr>
                  <m:nor/>
                  <m:sty m:val="p"/>
                </m:rPr>
                <m:t>(</m:t>
              </m:r>
              <m:r>
                <m:rPr>
                  <m:nor/>
                  <m:sty m:val="p"/>
                </m:rPr>
                <m:t>Definition 14</m:t>
              </m:r>
              <m:r>
                <m:rPr>
                  <m:nor/>
                  <m:sty m:val="p"/>
                </m:rPr>
                <m:t>, splitting off the </m:t>
              </m:r>
              <m:r>
                <m:t>k</m:t>
              </m:r>
              <m:r>
                <m:rPr>
                  <m:sty m:val="p"/>
                </m:rPr>
                <m:t>=</m:t>
              </m:r>
              <m:r>
                <m:t>j</m:t>
              </m:r>
              <m:r>
                <m:rPr>
                  <m:nor/>
                  <m:sty m:val="p"/>
                </m:rPr>
                <m:t> term)</m:t>
              </m:r>
            </m:e>
            <m:e>
              <m:r>
                <m:t>&amp;</m:t>
              </m:r>
              <m:r>
                <m:rPr>
                  <m:sty m:val="p"/>
                </m:rPr>
                <m:t>=</m:t>
              </m:r>
              <m:sSub>
                <m:e>
                  <m:r>
                    <m:t>b</m:t>
                  </m:r>
                </m:e>
                <m:sub>
                  <m:r>
                    <m:t>i</m:t>
                  </m:r>
                  <m:r>
                    <m:t>j</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b</m:t>
                  </m:r>
                </m:e>
                <m:sub>
                  <m:r>
                    <m:t>i</m:t>
                  </m:r>
                  <m:r>
                    <m:t>j</m:t>
                  </m:r>
                </m:sub>
              </m:sSub>
              <m:r>
                <m:t>&amp;</m:t>
              </m:r>
              <m:r>
                <m:t>&amp;</m:t>
              </m:r>
              <m:r>
                <m:rPr>
                  <m:nor/>
                  <m:sty m:val="p"/>
                </m:rPr>
                <m:t>(adding </m:t>
              </m:r>
              <m:r>
                <m:t>0</m:t>
              </m:r>
              <m:r>
                <m:rPr>
                  <m:nor/>
                  <m:sty m:val="p"/>
                </m:rPr>
                <m:t> changes nothing)</m:t>
              </m:r>
            </m:e>
          </m:eqArr>
        </m:oMath>
      </m:oMathPara>
    </w:p>
    <w:p>
      <w:pPr>
        <w:pStyle w:val="FirstParagraph"/>
      </w:pPr>
      <w:r>
        <w:t xml:space="preserve">So</w:t>
      </w:r>
    </w:p>
    <w:p>
      <w:pPr>
        <w:pStyle w:val="BodyText"/>
      </w:pPr>
      <m:oMathPara>
        <m:oMathParaPr>
          <m:jc m:val="center"/>
        </m:oMathParaPr>
        <m:oMath>
          <m:eqArr>
            <m:e>
              <m:sSub>
                <m:e>
                  <m:r>
                    <m:t>b</m:t>
                  </m:r>
                </m:e>
                <m:sub>
                  <m:r>
                    <m:t>i</m:t>
                  </m:r>
                  <m:r>
                    <m:t>j</m:t>
                  </m:r>
                </m:sub>
              </m:sSub>
              <m:r>
                <m:t>&amp;</m:t>
              </m:r>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e>
            <m:e>
              <m:r>
                <m:t>&amp;</m:t>
              </m:r>
              <m:r>
                <m:rPr>
                  <m:sty m:val="p"/>
                </m:rPr>
                <m:t>=</m:t>
              </m:r>
              <m:sSub>
                <m:e>
                  <m:r>
                    <m:t>a</m:t>
                  </m:r>
                </m:e>
                <m:sub>
                  <m:r>
                    <m:t>i</m:t>
                  </m:r>
                  <m:r>
                    <m:t>j</m:t>
                  </m:r>
                </m:sub>
              </m:sSub>
            </m:e>
          </m:eqArr>
        </m:oMath>
      </m:oMathPara>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44" w:name="def-matrix-of-linear-map"/>
    <w:p>
      <w:pPr>
        <w:pStyle w:val="BodyText"/>
      </w:pPr>
      <w:r>
        <w:rPr>
          <w:b/>
          <w:bCs/>
        </w:rPr>
        <w:t xml:space="preserve">Definition 36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for all</w:t>
      </w:r>
      <w:r>
        <w:t xml:space="preserve"> </w:t>
      </w:r>
      <m:oMath>
        <m:acc>
          <m:accPr>
            <m:chr m:val="̃"/>
          </m:accPr>
          <m:e>
            <m:r>
              <m:t>x</m:t>
            </m:r>
          </m:e>
        </m:acc>
      </m:oMath>
      <w:r>
        <w:t xml:space="preserve"> </w:t>
      </w:r>
      <w:r>
        <w:t xml:space="preserve">(</w:t>
      </w:r>
      <w:hyperlink w:anchor="thm-linear-map-matrix">
        <w:r>
          <w:rPr>
            <w:rStyle w:val="Hyperlink"/>
          </w:rPr>
          <w:t xml:space="preserve">Theorem 14</w:t>
        </w:r>
      </w:hyperlink>
      <w:r>
        <w:t xml:space="preserve">).</w:t>
      </w:r>
      <w:r>
        <w:t xml:space="preserve"> </w:t>
      </w:r>
      <w:r>
        <w:t xml:space="preserve">Its column</w:t>
      </w:r>
      <w:r>
        <w:t xml:space="preserve"> </w:t>
      </w:r>
      <m:oMath>
        <m:r>
          <m:t>j</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p>
    <w:bookmarkEnd w:id="144"/>
    <w:bookmarkStart w:id="145" w:name="exm-linear-map-matrix"/>
    <w:p>
      <w:pPr>
        <w:pStyle w:val="BodyText"/>
      </w:pPr>
      <w:r>
        <w:rPr>
          <w:b/>
          <w:bCs/>
        </w:rPr>
        <w:t xml:space="preserve">Example 28 (Finding the matrix of a linear map)</w:t>
      </w:r>
      <w:r>
        <w:t xml:space="preserve"> </w:t>
      </w:r>
      <w:r>
        <w:t xml:space="preserve">For</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25</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m:oMathPara>
        <m:oMathParaPr>
          <m:jc m:val="center"/>
        </m:oMathParaPr>
        <m:oMath>
          <m:r>
            <m:t>f</m:t>
          </m:r>
          <m:r>
            <m:rPr>
              <m:sty m:val="p"/>
            </m:rPr>
            <m:t>(</m:t>
          </m:r>
          <m:sSub>
            <m:e>
              <m:acc>
                <m:accPr>
                  <m:chr m:val="̃"/>
                </m:accPr>
                <m:e>
                  <m:r>
                    <m:t>e</m:t>
                  </m:r>
                </m:e>
              </m:acc>
            </m:e>
            <m:sub>
              <m:r>
                <m:t>1</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1</m:t>
                        </m:r>
                      </m:e>
                    </m:mr>
                    <m:mr>
                      <m:e>
                        <m:r>
                          <m:t>0</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t>f</m:t>
          </m:r>
          <m:r>
            <m:rPr>
              <m:sty m:val="p"/>
            </m:rPr>
            <m:t>(</m:t>
          </m:r>
          <m:sSub>
            <m:e>
              <m:acc>
                <m:accPr>
                  <m:chr m:val="̃"/>
                </m:accPr>
                <m:e>
                  <m:r>
                    <m:t>e</m:t>
                  </m:r>
                </m:e>
              </m:acc>
            </m:e>
            <m:sub>
              <m:r>
                <m:t>2</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1</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0</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0</m:t>
                    </m:r>
                  </m:e>
                </m:mr>
                <m:mr>
                  <m:e>
                    <m:r>
                      <m:t>1</m:t>
                    </m:r>
                  </m:e>
                </m:mr>
              </m:m>
            </m:e>
          </m:d>
        </m:oMath>
      </m:oMathPara>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36</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45"/>
    <w:bookmarkStart w:id="146"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34</w:t>
        </w:r>
      </w:hyperlink>
      <w:r>
        <w:t xml:space="preserve">)</w:t>
      </w:r>
      <w:r>
        <w:t xml:space="preserve"> </w:t>
      </w:r>
      <w:r>
        <w:t xml:space="preserve">if and only if there is a vector</w:t>
      </w:r>
      <w:r>
        <w:t xml:space="preserve"> </w:t>
      </w:r>
      <m:oMath>
        <m:acc>
          <m:accPr>
            <m:chr m:val="̃"/>
          </m:accPr>
          <m:e>
            <m:r>
              <m:t>w</m:t>
            </m:r>
          </m:e>
        </m:acc>
        <m:r>
          <m:rPr>
            <m:sty m:val="p"/>
          </m:rPr>
          <m:t>∈</m:t>
        </m:r>
        <m:sSup>
          <m:e>
            <m:r>
              <m:rPr>
                <m:scr m:val="double-struck"/>
                <m:sty m:val="p"/>
              </m:rPr>
              <m:t>R</m:t>
            </m:r>
          </m:e>
          <m:sup>
            <m:r>
              <m:t>p</m:t>
            </m:r>
          </m:sup>
        </m:sSup>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and then</w:t>
      </w:r>
      <w:r>
        <w:t xml:space="preserve"> </w:t>
      </w:r>
      <m:oMath>
        <m:sSub>
          <m:e>
            <m:r>
              <m:t>w</m:t>
            </m:r>
          </m:e>
          <m:sub>
            <m:r>
              <m:t>j</m:t>
            </m:r>
          </m:sub>
        </m:sSub>
        <m:r>
          <m:rPr>
            <m:sty m:val="p"/>
          </m:rPr>
          <m:t>=</m:t>
        </m:r>
        <m:r>
          <m:t>f</m:t>
        </m:r>
        <m:r>
          <m:rPr>
            <m:sty m:val="p"/>
          </m:rPr>
          <m:t>(</m:t>
        </m:r>
        <m:sSub>
          <m:e>
            <m:acc>
              <m:accPr>
                <m:chr m:val="̃"/>
              </m:accPr>
              <m:e>
                <m:r>
                  <m:t>e</m:t>
                </m:r>
              </m:e>
            </m:acc>
          </m:e>
          <m:sub>
            <m:r>
              <m:t>j</m:t>
            </m:r>
          </m:sub>
        </m:sSub>
        <m:r>
          <m:rPr>
            <m:sty m:val="p"/>
          </m:rPr>
          <m:t>)</m:t>
        </m:r>
      </m:oMath>
      <w:r>
        <w:t xml:space="preserve"> </w:t>
      </w:r>
      <w:r>
        <w:t xml:space="preserve">for each</w:t>
      </w:r>
      <w:r>
        <w:t xml:space="preserve"> </w:t>
      </w:r>
      <m:oMath>
        <m:r>
          <m:t>j</m:t>
        </m:r>
      </m:oMath>
      <w:r>
        <w:t xml:space="preserve">.</w:t>
      </w:r>
    </w:p>
    <w:bookmarkEnd w:id="146"/>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14</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r>
              <m:t>a</m:t>
            </m:r>
          </m:e>
          <m:sub>
            <m:r>
              <m:t>1</m:t>
            </m:r>
            <m:r>
              <m:t>j</m:t>
            </m:r>
          </m:sub>
        </m:sSub>
        <m:r>
          <m:rPr>
            <m:sty m:val="p"/>
          </m:rPr>
          <m:t>=</m:t>
        </m:r>
        <m:r>
          <m:t>f</m:t>
        </m:r>
        <m:r>
          <m:rPr>
            <m:sty m:val="p"/>
          </m:rPr>
          <m:t>(</m:t>
        </m:r>
        <m:sSub>
          <m:e>
            <m:acc>
              <m:accPr>
                <m:chr m:val="̃"/>
              </m:accPr>
              <m:e>
                <m:r>
                  <m:t>e</m:t>
                </m:r>
              </m:e>
            </m:acc>
          </m:e>
          <m:sub>
            <m:r>
              <m:t>j</m:t>
            </m:r>
          </m:sub>
        </m:sSub>
        <m:r>
          <m:rPr>
            <m:sty m:val="p"/>
          </m:rPr>
          <m:t>)</m:t>
        </m:r>
      </m:oMath>
      <w:r>
        <w:t xml:space="preserve">.</w:t>
      </w:r>
      <w:r>
        <w:t xml:space="preserve"> </w:t>
      </w:r>
      <w:r>
        <w:t xml:space="preserve">Let</w:t>
      </w:r>
      <w:r>
        <w:t xml:space="preserve"> </w:t>
      </w:r>
      <m:oMath>
        <m:acc>
          <m:accPr>
            <m:chr m:val="̃"/>
          </m:accPr>
          <m:e>
            <m:r>
              <m:t>w</m:t>
            </m:r>
          </m:e>
        </m:acc>
      </m:oMath>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m:oMath>
        <m:r>
          <m:rPr>
            <m:sty m:val="bi"/>
          </m:rPr>
          <m:t>A</m:t>
        </m:r>
        <m:r>
          <m:rPr>
            <m:sty m:val="p"/>
          </m:rPr>
          <m:t>=</m:t>
        </m:r>
        <m:sSup>
          <m:e>
            <m:acc>
              <m:accPr>
                <m:chr m:val="̃"/>
              </m:accPr>
              <m:e>
                <m:r>
                  <m:t>w</m:t>
                </m:r>
              </m:e>
            </m:acc>
          </m:e>
          <m:sup>
            <m:r>
              <m:rPr>
                <m:sty m:val="p"/>
              </m:rPr>
              <m:t>⊤</m:t>
            </m:r>
          </m:sup>
        </m:sSup>
      </m:oMath>
      <w:r>
        <w:t xml:space="preserve">.</w:t>
      </w:r>
      <w:r>
        <w:t xml:space="preserve"> </w:t>
      </w:r>
      <w:r>
        <w:t xml:space="preserve">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t>&amp;</m:t>
              </m:r>
              <m:r>
                <m:t>&amp;</m:t>
              </m:r>
              <m:r>
                <m:rPr>
                  <m:nor/>
                  <m:sty m:val="p"/>
                </m:rPr>
                <m:t>(</m:t>
              </m:r>
              <m:r>
                <m:rPr>
                  <m:nor/>
                  <m:sty m:val="p"/>
                </m:rPr>
                <m:t>Theorem 14</m:t>
              </m:r>
              <m:r>
                <m:rPr>
                  <m:nor/>
                  <m:sty m:val="p"/>
                </m:rPr>
                <m:t>)</m:t>
              </m:r>
            </m:e>
            <m:e>
              <m:r>
                <m:t>&amp;</m:t>
              </m:r>
              <m:r>
                <m:rPr>
                  <m:sty m:val="p"/>
                </m:rPr>
                <m:t>=</m:t>
              </m:r>
              <m:acc>
                <m:accPr>
                  <m:chr m:val="̃"/>
                </m:accPr>
                <m:e>
                  <m:r>
                    <m:t>w</m:t>
                  </m:r>
                </m:e>
              </m:acc>
              <m:r>
                <m:rPr>
                  <m:sty m:val="p"/>
                </m:rPr>
                <m:t>⋅</m:t>
              </m:r>
              <m:acc>
                <m:accPr>
                  <m:chr m:val="̃"/>
                </m:accPr>
                <m:e>
                  <m:r>
                    <m:t>x</m:t>
                  </m:r>
                </m:e>
              </m:acc>
              <m:r>
                <m:t>&amp;</m:t>
              </m:r>
              <m:r>
                <m:t>&amp;</m:t>
              </m:r>
              <m:r>
                <m:rPr>
                  <m:sty m:val="p"/>
                </m:rPr>
                <m:t>(</m:t>
              </m:r>
              <m:r>
                <m:rPr>
                  <m:sty m:val="bi"/>
                </m:rPr>
                <m:t>A</m:t>
              </m:r>
              <m:r>
                <m:rPr>
                  <m:sty m:val="p"/>
                </m:rPr>
                <m:t>=</m:t>
              </m:r>
              <m:sSup>
                <m:e>
                  <m:acc>
                    <m:accPr>
                      <m:chr m:val="̃"/>
                    </m:accPr>
                    <m:e>
                      <m:r>
                        <m:t>w</m:t>
                      </m:r>
                    </m:e>
                  </m:acc>
                </m:e>
                <m:sup>
                  <m:r>
                    <m:rPr>
                      <m:sty m:val="p"/>
                    </m:rPr>
                    <m:t>⊤</m:t>
                  </m:r>
                </m:sup>
              </m:sSup>
              <m:r>
                <m:rPr>
                  <m:sty m:val="p"/>
                </m:rPr>
                <m:t>)</m:t>
              </m:r>
            </m:e>
          </m:eqArr>
        </m:oMath>
      </m:oMathPara>
    </w:p>
    <w:p>
      <w:pPr>
        <w:pStyle w:val="FirstParagraph"/>
      </w:pPr>
      <w:r>
        <w:t xml:space="preserve">and</w:t>
      </w:r>
    </w:p>
    <w:p>
      <w:pPr>
        <w:pStyle w:val="BodyText"/>
      </w:pPr>
      <m:oMathPara>
        <m:oMathParaPr>
          <m:jc m:val="center"/>
        </m:oMathParaPr>
        <m:oMath>
          <m:eqArr>
            <m:e>
              <m:sSub>
                <m:e>
                  <m:r>
                    <m:t>w</m:t>
                  </m:r>
                </m:e>
                <m:sub>
                  <m:r>
                    <m:t>j</m:t>
                  </m:r>
                </m:sub>
              </m:sSub>
              <m:r>
                <m:t>&amp;</m:t>
              </m:r>
              <m:r>
                <m:rPr>
                  <m:sty m:val="p"/>
                </m:rPr>
                <m:t>=</m:t>
              </m:r>
              <m:sSub>
                <m:e>
                  <m:r>
                    <m:t>a</m:t>
                  </m:r>
                </m:e>
                <m:sub>
                  <m:r>
                    <m:t>1</m:t>
                  </m:r>
                  <m:r>
                    <m:t>j</m:t>
                  </m:r>
                </m:sub>
              </m:sSub>
            </m:e>
            <m:e>
              <m:r>
                <m:t>&amp;</m:t>
              </m:r>
              <m:r>
                <m:rPr>
                  <m:sty m:val="p"/>
                </m:rPr>
                <m:t>=</m:t>
              </m:r>
              <m:r>
                <m:t>f</m:t>
              </m:r>
              <m:r>
                <m:rPr>
                  <m:sty m:val="p"/>
                </m:rPr>
                <m:t>(</m:t>
              </m:r>
              <m:sSub>
                <m:e>
                  <m:acc>
                    <m:accPr>
                      <m:chr m:val="̃"/>
                    </m:accPr>
                    <m:e>
                      <m:r>
                        <m:t>e</m:t>
                      </m:r>
                    </m:e>
                  </m:acc>
                </m:e>
                <m:sub>
                  <m:r>
                    <m:t>j</m:t>
                  </m:r>
                </m:sub>
              </m:sSub>
              <m:r>
                <m:rPr>
                  <m:sty m:val="p"/>
                </m:rPr>
                <m:t>)</m:t>
              </m:r>
              <m:r>
                <m:rPr>
                  <m:sty m:val="p"/>
                </m:rPr>
                <m:t>.</m:t>
              </m:r>
            </m:e>
          </m:eqArr>
        </m:oMath>
      </m:oMathPara>
    </w:p>
    <w:p>
      <w:pPr>
        <w:pStyle w:val="FirstParagraph"/>
      </w:pPr>
      <w:r>
        <w:rPr>
          <w:b/>
          <w:bCs/>
        </w:rPr>
        <w:t xml:space="preserve">If</w:t>
      </w:r>
      <w:r>
        <w:rPr>
          <w:b/>
          <w:bCs/>
        </w:rP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oMath>
      <w:r>
        <w:rPr>
          <w:b/>
          <w:bCs/>
        </w:rPr>
        <w:t xml:space="preserve">.</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12</w:t>
        </w:r>
      </w:hyperlink>
      <w:r>
        <w:t xml:space="preserve">.</w:t>
      </w:r>
    </w:p>
    <w:bookmarkStart w:id="147" w:name="exm-linear-scalar"/>
    <w:p>
      <w:pPr>
        <w:pStyle w:val="BodyText"/>
      </w:pPr>
      <w:r>
        <w:rPr>
          <w:b/>
          <w:bCs/>
        </w:rPr>
        <w:t xml:space="preserve">Example 29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m:oMath>
        <m:r>
          <m:t>f</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oMath>
      <w:r>
        <w:t xml:space="preserve"> </w:t>
      </w:r>
      <w:r>
        <w:t xml:space="preserve">is</w:t>
      </w:r>
      <w:r>
        <w:t xml:space="preserve"> </w:t>
      </w:r>
      <m:oMath>
        <m:acc>
          <m:accPr>
            <m:chr m:val="̃"/>
          </m:accPr>
          <m:e>
            <m:r>
              <m:t>w</m:t>
            </m:r>
          </m:e>
        </m:acc>
        <m:r>
          <m:rPr>
            <m:sty m:val="p"/>
          </m:rPr>
          <m:t>⋅</m:t>
        </m:r>
        <m:acc>
          <m:accPr>
            <m:chr m:val="̃"/>
          </m:accPr>
          <m:e>
            <m:r>
              <m:t>x</m:t>
            </m:r>
          </m:e>
        </m:acc>
      </m:oMath>
      <w:r>
        <w:t xml:space="preserve"> </w:t>
      </w:r>
      <w:r>
        <w:t xml:space="preserve">with</w:t>
      </w:r>
      <w:r>
        <w:t xml:space="preserve"> </w:t>
      </w:r>
      <m:oMath>
        <m:acc>
          <m:accPr>
            <m:chr m:val="̃"/>
          </m:accPr>
          <m:e>
            <m:r>
              <m:t>w</m:t>
            </m:r>
          </m:e>
        </m:acc>
        <m:r>
          <m:rPr>
            <m:sty m:val="p"/>
          </m:rPr>
          <m:t>=</m:t>
        </m:r>
        <m:sSup>
          <m:e>
            <m:r>
              <m:rPr>
                <m:sty m:val="p"/>
              </m:rPr>
              <m:t>(</m:t>
            </m:r>
            <m:r>
              <m:t>3</m:t>
            </m:r>
            <m:r>
              <m:rPr>
                <m:sty m:val="p"/>
              </m:rPr>
              <m:t>,</m:t>
            </m:r>
            <m:r>
              <m:t>5</m:t>
            </m:r>
            <m:r>
              <m:rPr>
                <m:sty m:val="p"/>
              </m:rPr>
              <m:t>)</m:t>
            </m:r>
          </m:e>
          <m:sup>
            <m:r>
              <m:rPr>
                <m:sty m:val="p"/>
              </m:rPr>
              <m:t>⊤</m:t>
            </m:r>
          </m:sup>
        </m:sSup>
      </m:oMath>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m:oMath>
        <m:acc>
          <m:accPr>
            <m:chr m:val="̃"/>
          </m:accPr>
          <m:e>
            <m:r>
              <m:t>w</m:t>
            </m:r>
          </m:e>
        </m:acc>
      </m:oMath>
      <w:r>
        <w:t xml:space="preserve"> </w:t>
      </w:r>
      <w:r>
        <w:t xml:space="preserve">are the values at the indicator vectors:</w:t>
      </w:r>
    </w:p>
    <w:p>
      <w:pPr>
        <w:pStyle w:val="BodyText"/>
      </w:pPr>
      <m:oMathPara>
        <m:oMathParaPr>
          <m:jc m:val="center"/>
        </m:oMathParaPr>
        <m:oMath>
          <m:eqArr>
            <m:e>
              <m:r>
                <m:t>f</m:t>
              </m:r>
              <m:r>
                <m:rPr>
                  <m:sty m:val="p"/>
                </m:rPr>
                <m:t>(</m:t>
              </m:r>
              <m:sSub>
                <m:e>
                  <m:acc>
                    <m:accPr>
                      <m:chr m:val="̃"/>
                    </m:accPr>
                    <m:e>
                      <m:r>
                        <m:t>e</m:t>
                      </m:r>
                    </m:e>
                  </m:acc>
                </m:e>
                <m:sub>
                  <m:r>
                    <m:t>1</m:t>
                  </m:r>
                </m:sub>
              </m:sSub>
              <m:r>
                <m:rPr>
                  <m:sty m:val="p"/>
                </m:rPr>
                <m:t>)</m:t>
              </m:r>
              <m:r>
                <m:t>&amp;</m:t>
              </m:r>
              <m:r>
                <m:rPr>
                  <m:sty m:val="p"/>
                </m:rPr>
                <m:t>=</m:t>
              </m:r>
              <m:r>
                <m:t>3</m:t>
              </m:r>
              <m:r>
                <m:rPr>
                  <m:sty m:val="p"/>
                </m:rPr>
                <m:t>⋅</m:t>
              </m:r>
              <m:r>
                <m:t>1</m:t>
              </m:r>
              <m:r>
                <m:rPr>
                  <m:sty m:val="p"/>
                </m:rPr>
                <m:t>+</m:t>
              </m:r>
              <m:r>
                <m:t>5</m:t>
              </m:r>
              <m:r>
                <m:rPr>
                  <m:sty m:val="p"/>
                </m:rPr>
                <m:t>⋅</m:t>
              </m:r>
              <m:r>
                <m:t>0</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t>f</m:t>
              </m:r>
              <m:r>
                <m:rPr>
                  <m:sty m:val="p"/>
                </m:rPr>
                <m:t>(</m:t>
              </m:r>
              <m:sSub>
                <m:e>
                  <m:acc>
                    <m:accPr>
                      <m:chr m:val="̃"/>
                    </m:accPr>
                    <m:e>
                      <m:r>
                        <m:t>e</m:t>
                      </m:r>
                    </m:e>
                  </m:acc>
                </m:e>
                <m:sub>
                  <m:r>
                    <m:t>2</m:t>
                  </m:r>
                </m:sub>
              </m:sSub>
              <m:r>
                <m:rPr>
                  <m:sty m:val="p"/>
                </m:rPr>
                <m:t>)</m:t>
              </m:r>
              <m:r>
                <m:t>&amp;</m:t>
              </m:r>
              <m:r>
                <m:rPr>
                  <m:sty m:val="p"/>
                </m:rPr>
                <m:t>=</m:t>
              </m:r>
              <m:r>
                <m:t>3</m:t>
              </m:r>
              <m:r>
                <m:rPr>
                  <m:sty m:val="p"/>
                </m:rPr>
                <m:t>⋅</m:t>
              </m:r>
              <m:r>
                <m:t>0</m:t>
              </m:r>
              <m:r>
                <m:rPr>
                  <m:sty m:val="p"/>
                </m:rPr>
                <m:t>+</m:t>
              </m:r>
              <m:r>
                <m:t>5</m:t>
              </m:r>
              <m:r>
                <m:rPr>
                  <m:sty m:val="p"/>
                </m:rPr>
                <m:t>⋅</m:t>
              </m:r>
              <m:r>
                <m:t>1</m:t>
              </m:r>
            </m:e>
            <m:e>
              <m:r>
                <m:t>&amp;</m:t>
              </m:r>
              <m:r>
                <m:rPr>
                  <m:sty m:val="p"/>
                </m:rPr>
                <m:t>=</m:t>
              </m:r>
              <m:r>
                <m:t>5</m:t>
              </m:r>
              <m:r>
                <m:rPr>
                  <m:sty m:val="p"/>
                </m:rPr>
                <m:t>.</m:t>
              </m:r>
            </m:e>
          </m:eqArr>
        </m:oMath>
      </m:oMathPara>
    </w:p>
    <w:p>
      <w:pPr>
        <w:pStyle w:val="FirstParagraph"/>
      </w:pPr>
      <m:oMath>
        <m:r>
          <m:t>g</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r>
          <m:rPr>
            <m:sty m:val="p"/>
          </m:rPr>
          <m:t>+</m:t>
        </m:r>
        <m:r>
          <m:t>1</m:t>
        </m:r>
      </m:oMath>
      <w:r>
        <w:t xml:space="preserve"> </w:t>
      </w:r>
      <w:r>
        <w:t xml:space="preserve">is not linear,</w:t>
      </w:r>
      <w:r>
        <w:t xml:space="preserve"> </w:t>
      </w:r>
      <w:r>
        <w:t xml:space="preserve">because</w:t>
      </w:r>
      <w:r>
        <w:t xml:space="preserve"> </w:t>
      </w:r>
      <m:oMath>
        <m:r>
          <m:t>g</m:t>
        </m:r>
        <m:r>
          <m:rPr>
            <m:sty m:val="p"/>
          </m:rPr>
          <m:t>(</m:t>
        </m:r>
        <m:acc>
          <m:accPr>
            <m:chr m:val="̃"/>
          </m:accPr>
          <m:e>
            <m:r>
              <m:t>0</m:t>
            </m:r>
          </m:e>
        </m:acc>
        <m:r>
          <m:rPr>
            <m:sty m:val="p"/>
          </m:rPr>
          <m:t>)</m:t>
        </m:r>
        <m:r>
          <m:rPr>
            <m:sty m:val="p"/>
          </m:rPr>
          <m:t>=</m:t>
        </m:r>
        <m:r>
          <m:t>1</m:t>
        </m:r>
        <m:r>
          <m:rPr>
            <m:sty m:val="p"/>
          </m:rPr>
          <m:t>≠</m:t>
        </m:r>
        <m:r>
          <m:t>0</m:t>
        </m:r>
      </m:oMath>
      <w:r>
        <w:t xml:space="preserve"> </w:t>
      </w:r>
      <w:r>
        <w:t xml:space="preserve">(</w:t>
      </w:r>
      <w:hyperlink w:anchor="thm-linear-map-zero">
        <w:r>
          <w:rPr>
            <w:rStyle w:val="Hyperlink"/>
          </w:rPr>
          <w:t xml:space="preserve">Theorem 11</w:t>
        </w:r>
      </w:hyperlink>
      <w:r>
        <w:t xml:space="preserve">).</w:t>
      </w:r>
    </w:p>
    <w:bookmarkEnd w:id="147"/>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48" name="Picture"/>
                  <a:graphic>
                    <a:graphicData uri="http://schemas.openxmlformats.org/drawingml/2006/picture">
                      <pic:pic>
                        <pic:nvPicPr>
                          <pic:cNvPr descr="/opt/quarto/share/formats/docx/tip.png" id="149"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50">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51">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36</w:t>
              </w:r>
            </w:hyperlink>
            <w:r>
              <w:t xml:space="preserve">).</w:t>
            </w:r>
          </w:p>
          <w:p>
            <w:pPr>
              <w:pStyle w:val="Compact"/>
              <w:numPr>
                <w:ilvl w:val="0"/>
                <w:numId w:val="1012"/>
              </w:numPr>
            </w:pPr>
            <w:hyperlink r:id="rId152">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53" w:name="def-translation"/>
    <w:p>
      <w:pPr>
        <w:pStyle w:val="FirstParagraph"/>
      </w:pPr>
      <w:r>
        <w:rPr>
          <w:b/>
          <w:bCs/>
        </w:rPr>
        <w:t xml:space="preserve">Definition 37 (Translation)</w:t>
      </w:r>
      <w:r>
        <w:t xml:space="preserve"> </w:t>
      </w:r>
      <w:r>
        <w:t xml:space="preserve">For a fixed vector</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w:t>
      </w:r>
      <w:r>
        <w:t xml:space="preserve"> </w:t>
      </w:r>
      <w:r>
        <w:rPr>
          <w:b/>
          <w:bCs/>
        </w:rPr>
        <w:t xml:space="preserve">translation</w:t>
      </w:r>
      <w:r>
        <w:t xml:space="preserve"> </w:t>
      </w:r>
      <w:r>
        <w:t xml:space="preserve">by</w:t>
      </w:r>
      <w:r>
        <w:t xml:space="preserve"> </w:t>
      </w:r>
      <m:oMath>
        <m:acc>
          <m:accPr>
            <m:chr m:val="̃"/>
          </m:accPr>
          <m:e>
            <m:r>
              <m:t>b</m:t>
            </m:r>
          </m:e>
        </m:acc>
      </m:oMath>
      <w:r>
        <w:t xml:space="preserve"> </w:t>
      </w:r>
      <w:r>
        <w:t xml:space="preserve">is the function</w:t>
      </w:r>
      <w:r>
        <w:t xml:space="preserve"> </w:t>
      </w:r>
      <m:oMath>
        <m:sSub>
          <m:e>
            <m:r>
              <m:t>t</m:t>
            </m:r>
          </m:e>
          <m:sub>
            <m:acc>
              <m:accPr>
                <m:chr m:val="̃"/>
              </m:accPr>
              <m:e>
                <m:r>
                  <m:t>b</m:t>
                </m:r>
              </m:e>
            </m:acc>
          </m:sub>
        </m:sSub>
        <m:r>
          <m:rPr>
            <m:sty m:val="p"/>
          </m:rPr>
          <m:t>:</m:t>
        </m:r>
        <m:sSup>
          <m:e>
            <m:r>
              <m:rPr>
                <m:scr m:val="double-struck"/>
                <m:sty m:val="p"/>
              </m:rPr>
              <m:t>R</m:t>
            </m:r>
          </m:e>
          <m:sup>
            <m:r>
              <m:t>m</m:t>
            </m:r>
          </m:sup>
        </m:sSup>
        <m:r>
          <m:rPr>
            <m:sty m:val="p"/>
          </m:rPr>
          <m:t>→</m:t>
        </m:r>
        <m:sSup>
          <m:e>
            <m:r>
              <m:rPr>
                <m:scr m:val="double-struck"/>
                <m:sty m:val="p"/>
              </m:rPr>
              <m:t>R</m:t>
            </m:r>
          </m:e>
          <m:sup>
            <m:r>
              <m:t>m</m:t>
            </m:r>
          </m:sup>
        </m:sSup>
      </m:oMath>
      <w:r>
        <w:t xml:space="preserve"> </w:t>
      </w:r>
      <w:r>
        <w:t xml:space="preserve">defined by</w:t>
      </w:r>
    </w:p>
    <w:p>
      <w:pPr>
        <w:pStyle w:val="BodyText"/>
      </w:pPr>
      <m:oMathPara>
        <m:oMathParaPr>
          <m:jc m:val="center"/>
        </m:oMathParaPr>
        <m:oMath>
          <m:sSub>
            <m:e>
              <m:r>
                <m:t>t</m:t>
              </m:r>
            </m:e>
            <m:sub>
              <m:acc>
                <m:accPr>
                  <m:chr m:val="̃"/>
                </m:accPr>
                <m:e>
                  <m:r>
                    <m:t>b</m:t>
                  </m:r>
                </m:e>
              </m:acc>
            </m:sub>
          </m:sSub>
          <m:r>
            <m:rPr>
              <m:sty m:val="p"/>
            </m:rPr>
            <m:t>(</m:t>
          </m:r>
          <m:acc>
            <m:accPr>
              <m:chr m:val="̃"/>
            </m:accPr>
            <m:e>
              <m:r>
                <m:t>y</m:t>
              </m:r>
            </m:e>
          </m:acc>
          <m:r>
            <m:rPr>
              <m:sty m:val="p"/>
            </m:rPr>
            <m:t>)</m:t>
          </m:r>
          <m:r>
            <m:rPr>
              <m:sty m:val="p"/>
            </m:rPr>
            <m:t>=</m:t>
          </m:r>
          <m:acc>
            <m:accPr>
              <m:chr m:val="̃"/>
            </m:accPr>
            <m:e>
              <m:r>
                <m:t>y</m:t>
              </m:r>
            </m:e>
          </m:acc>
          <m:r>
            <m:rPr>
              <m:sty m:val="p"/>
            </m:rPr>
            <m:t>+</m:t>
          </m:r>
          <m:acc>
            <m:accPr>
              <m:chr m:val="̃"/>
            </m:accPr>
            <m:e>
              <m:r>
                <m:t>b</m:t>
              </m:r>
            </m:e>
          </m:acc>
        </m:oMath>
      </m:oMathPara>
    </w:p>
    <w:bookmarkEnd w:id="153"/>
    <w:bookmarkStart w:id="154" w:name="exm-translation"/>
    <w:p>
      <w:pPr>
        <w:pStyle w:val="FirstParagraph"/>
      </w:pPr>
      <w:r>
        <w:rPr>
          <w:b/>
          <w:bCs/>
        </w:rPr>
        <w:t xml:space="preserve">Example 30 (Translating two points)</w:t>
      </w:r>
      <w:r>
        <w:t xml:space="preserve"> </w:t>
      </w:r>
      <w:r>
        <w:t xml:space="preserve">The translation by</w:t>
      </w:r>
      <w:r>
        <w:t xml:space="preserve"> </w:t>
      </w:r>
      <m:oMath>
        <m:acc>
          <m:accPr>
            <m:chr m:val="̃"/>
          </m:accPr>
          <m:e>
            <m:r>
              <m:t>b</m:t>
            </m:r>
          </m:e>
        </m:acc>
        <m:r>
          <m:rPr>
            <m:sty m:val="p"/>
          </m:rPr>
          <m:t>=</m:t>
        </m:r>
        <m:sSup>
          <m:e>
            <m:r>
              <m:rPr>
                <m:sty m:val="p"/>
              </m:rPr>
              <m:t>(</m:t>
            </m:r>
            <m:r>
              <m:t>1</m:t>
            </m:r>
            <m:r>
              <m:rPr>
                <m:sty m:val="p"/>
              </m:rPr>
              <m:t>,</m:t>
            </m:r>
            <m:r>
              <m:rPr>
                <m:sty m:val="p"/>
              </m:rPr>
              <m:t>−</m:t>
            </m:r>
            <m:r>
              <m:t>2</m:t>
            </m:r>
            <m:r>
              <m:rPr>
                <m:sty m:val="p"/>
              </m:rPr>
              <m:t>)</m:t>
            </m:r>
          </m:e>
          <m:sup>
            <m:r>
              <m:rPr>
                <m:sty m:val="p"/>
              </m:rPr>
              <m:t>⊤</m:t>
            </m:r>
          </m:sup>
        </m:sSup>
      </m:oMath>
      <w:r>
        <w:t xml:space="preserve"> </w:t>
      </w:r>
      <w:r>
        <w:t xml:space="preserve">sends</w:t>
      </w:r>
    </w:p>
    <w:p>
      <w:pPr>
        <w:pStyle w:val="BodyText"/>
      </w:pPr>
      <m:oMathPara>
        <m:oMathParaPr>
          <m:jc m:val="center"/>
        </m:oMathParaPr>
        <m:oMath>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0</m:t>
                        </m:r>
                      </m:e>
                    </m:mr>
                  </m:m>
                </m:e>
              </m:d>
            </m:e>
          </m:d>
          <m:r>
            <m:t>​</m:t>
          </m:r>
          <m:r>
            <m:rPr>
              <m:sty m:val="p"/>
            </m:rPr>
            <m:t>=</m:t>
          </m:r>
          <m:d>
            <m:dPr>
              <m:begChr m:val="["/>
              <m:sepChr m:val=""/>
              <m:endChr m:val="]"/>
              <m:grow/>
            </m:dPr>
            <m:e>
              <m:m>
                <m:mPr>
                  <m:baseJc m:val="center"/>
                  <m:plcHide m:val="on"/>
                  <m:mcs>
                    <m:mc>
                      <m:mcPr>
                        <m:mcJc m:val="center"/>
                        <m:count m:val="1"/>
                      </m:mcPr>
                    </m:mc>
                  </m:mcs>
                </m:mPr>
                <m:mr>
                  <m:e>
                    <m:r>
                      <m:t>0</m:t>
                    </m:r>
                    <m:r>
                      <m:rPr>
                        <m:sty m:val="p"/>
                      </m:rPr>
                      <m:t>+</m:t>
                    </m:r>
                    <m:r>
                      <m:t>1</m:t>
                    </m:r>
                  </m:e>
                </m:mr>
                <m:mr>
                  <m:e>
                    <m:r>
                      <m:t>0</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1</m:t>
                    </m:r>
                  </m:e>
                </m:mr>
                <m:mr>
                  <m:e>
                    <m:r>
                      <m:rPr>
                        <m:sty m:val="p"/>
                      </m:rPr>
                      <m:t>−</m:t>
                    </m:r>
                    <m:r>
                      <m:t>2</m:t>
                    </m:r>
                  </m:e>
                </m:mr>
              </m:m>
            </m:e>
          </m:d>
          <m:r>
            <m:rPr>
              <m:sty m:val="p"/>
            </m:rPr>
            <m:t>,</m:t>
          </m:r>
          <m:r>
            <m:t>  </m:t>
          </m:r>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4</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4</m:t>
                    </m:r>
                  </m:e>
                </m:mr>
                <m:mr>
                  <m:e>
                    <m:r>
                      <m:t>2</m:t>
                    </m:r>
                  </m:e>
                </m:mr>
              </m:m>
            </m:e>
          </m:d>
        </m:oMath>
      </m:oMathPara>
    </w:p>
    <w:p>
      <w:pPr>
        <w:pStyle w:val="FirstParagraph"/>
      </w:pPr>
      <w:r>
        <w:t xml:space="preserve">Both points move one unit right and two units down.</w:t>
      </w:r>
    </w:p>
    <w:bookmarkEnd w:id="154"/>
    <w:bookmarkStart w:id="155" w:name="rem-translation-moves-every-point"/>
    <w:p>
      <w:pPr>
        <w:pStyle w:val="BodyText"/>
      </w:pPr>
      <w:r>
        <w:rPr>
          <w:i/>
          <w:iCs/>
        </w:rPr>
        <w:t xml:space="preserve">Remark 14</w:t>
      </w:r>
      <w:r>
        <w:t xml:space="preserve"> (A translation moves every point by the same vector). </w:t>
      </w:r>
      <w:r>
        <w:t xml:space="preserve">A translation by</w:t>
      </w:r>
      <w:r>
        <w:t xml:space="preserve"> </w:t>
      </w:r>
      <m:oMath>
        <m:acc>
          <m:accPr>
            <m:chr m:val="̃"/>
          </m:accPr>
          <m:e>
            <m:r>
              <m:t>b</m:t>
            </m:r>
          </m:e>
        </m:acc>
      </m:oMath>
      <w:r>
        <w:t xml:space="preserve"> </w:t>
      </w:r>
      <w:r>
        <w:t xml:space="preserve">moves every point by the same vector</w:t>
      </w:r>
      <w:r>
        <w:t xml:space="preserve"> </w:t>
      </w:r>
      <m:oMath>
        <m:acc>
          <m:accPr>
            <m:chr m:val="̃"/>
          </m:accPr>
          <m:e>
            <m:r>
              <m:t>b</m:t>
            </m:r>
          </m:e>
        </m:acc>
      </m:oMath>
      <w:r>
        <w:t xml:space="preserve">.</w:t>
      </w:r>
    </w:p>
    <w:bookmarkEnd w:id="155"/>
    <w:bookmarkStart w:id="157" w:name="def-affine-map"/>
    <w:p>
      <w:pPr>
        <w:pStyle w:val="BodyText"/>
      </w:pPr>
      <w:r>
        <w:rPr>
          <w:b/>
          <w:bCs/>
        </w:rPr>
        <w:t xml:space="preserve">Definition 38 (Affine map (affine transformation, affine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37</w:t>
        </w:r>
      </w:hyperlink>
      <w:r>
        <w:t xml:space="preserve">)</w:t>
      </w:r>
      <w:r>
        <w:t xml:space="preserve"> </w:t>
      </w:r>
      <w:r>
        <w:t xml:space="preserve">(a</w:t>
      </w:r>
      <w:r>
        <w:t xml:space="preserve"> </w:t>
      </w:r>
      <w:hyperlink r:id="rId156">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such that</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b>
                <m:e>
                  <m:r>
                    <m:t>t</m:t>
                  </m:r>
                </m:e>
                <m:sub>
                  <m:acc>
                    <m:accPr>
                      <m:chr m:val="̃"/>
                    </m:accPr>
                    <m:e>
                      <m:r>
                        <m:t>b</m:t>
                      </m:r>
                    </m:e>
                  </m:acc>
                </m:sub>
              </m:sSub>
              <m:r>
                <m:rPr>
                  <m:sty m:val="p"/>
                </m:rPr>
                <m:t>(</m:t>
              </m:r>
              <m:r>
                <m:rPr>
                  <m:sty m:val="bi"/>
                </m:rPr>
                <m:t>A</m:t>
              </m:r>
              <m:acc>
                <m:accPr>
                  <m:chr m:val="̃"/>
                </m:accPr>
                <m:e>
                  <m:r>
                    <m:t>x</m:t>
                  </m:r>
                </m:e>
              </m:acc>
              <m:r>
                <m:rPr>
                  <m:sty m:val="p"/>
                </m:rPr>
                <m:t>)</m:t>
              </m:r>
            </m:e>
            <m:e>
              <m:r>
                <m:t>&amp;</m:t>
              </m:r>
              <m:r>
                <m:rPr>
                  <m:sty m:val="p"/>
                </m:rPr>
                <m:t>=</m:t>
              </m:r>
              <m:r>
                <m:rPr>
                  <m:sty m:val="bi"/>
                </m:rPr>
                <m:t>A</m:t>
              </m:r>
              <m:acc>
                <m:accPr>
                  <m:chr m:val="̃"/>
                </m:accPr>
                <m:e>
                  <m:r>
                    <m:t>x</m:t>
                  </m:r>
                </m:e>
              </m:acc>
              <m:r>
                <m:rPr>
                  <m:sty m:val="p"/>
                </m:rPr>
                <m:t>+</m:t>
              </m:r>
              <m:acc>
                <m:accPr>
                  <m:chr m:val="̃"/>
                </m:accPr>
                <m:e>
                  <m:r>
                    <m:t>b</m:t>
                  </m:r>
                </m:e>
              </m:acc>
              <m:r>
                <m:t> </m:t>
              </m:r>
              <m:r>
                <m:rPr>
                  <m:nor/>
                  <m:sty m:val="p"/>
                </m:rPr>
                <m:t>for all </m:t>
              </m:r>
              <m:acc>
                <m:accPr>
                  <m:chr m:val="̃"/>
                </m:accPr>
                <m:e>
                  <m:r>
                    <m:t>x</m:t>
                  </m:r>
                </m:e>
              </m:acc>
              <m:r>
                <m:rPr>
                  <m:sty m:val="p"/>
                </m:rPr>
                <m:t>∈</m:t>
              </m:r>
              <m:sSup>
                <m:e>
                  <m:r>
                    <m:rPr>
                      <m:scr m:val="double-struck"/>
                      <m:sty m:val="p"/>
                    </m:rPr>
                    <m:t>R</m:t>
                  </m:r>
                </m:e>
                <m:sup>
                  <m:r>
                    <m:t>p</m:t>
                  </m:r>
                </m:sup>
              </m:sSup>
            </m:e>
          </m:eqArr>
        </m:oMath>
      </m:oMathPara>
    </w:p>
    <w:bookmarkEnd w:id="157"/>
    <w:bookmarkStart w:id="158" w:name="def-affine-offset"/>
    <w:p>
      <w:pPr>
        <w:pStyle w:val="FirstParagraph"/>
      </w:pPr>
      <w:r>
        <w:rPr>
          <w:b/>
          <w:bCs/>
        </w:rPr>
        <w:t xml:space="preserve">Definition 39 (Offset (intercept, bias) of an affine map)</w:t>
      </w:r>
      <w:r>
        <w:t xml:space="preserve"> </w:t>
      </w:r>
      <w:r>
        <w:t xml:space="preserve">In</w:t>
      </w:r>
      <w:r>
        <w:t xml:space="preserve"> </w:t>
      </w:r>
      <w:hyperlink w:anchor="def-affine-map">
        <w:r>
          <w:rPr>
            <w:rStyle w:val="Hyperlink"/>
          </w:rPr>
          <w:t xml:space="preserve">Definition 38</w:t>
        </w:r>
      </w:hyperlink>
      <w:r>
        <w:t xml:space="preserve">, the vector</w:t>
      </w:r>
      <w:r>
        <w:t xml:space="preserve"> </w:t>
      </w:r>
      <m:oMath>
        <m:acc>
          <m:accPr>
            <m:chr m:val="̃"/>
          </m:accPr>
          <m:e>
            <m:r>
              <m:t>b</m:t>
            </m:r>
          </m:e>
        </m:acc>
      </m:oMath>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bookmarkEnd w:id="158"/>
    <w:bookmarkStart w:id="160" w:name="rem-affine-map-real-valued"/>
    <w:p>
      <w:pPr>
        <w:pStyle w:val="BodyText"/>
      </w:pPr>
      <w:r>
        <w:rPr>
          <w:i/>
          <w:iCs/>
        </w:rPr>
        <w:t xml:space="preserve">Remark 15</w:t>
      </w:r>
      <w:r>
        <w:t xml:space="preserve"> (Real-valued affine maps). </w:t>
      </w: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m:oMath>
        <m:sSup>
          <m:e>
            <m:acc>
              <m:accPr>
                <m:chr m:val="̃"/>
              </m:accPr>
              <m:e>
                <m:r>
                  <m:t>w</m:t>
                </m:r>
              </m:e>
            </m:acc>
          </m:e>
          <m:sup>
            <m:r>
              <m:rPr>
                <m:sty m:val="p"/>
              </m:rPr>
              <m:t>⊤</m:t>
            </m:r>
          </m:sup>
        </m:sSup>
      </m:oMath>
      <w:r>
        <w:t xml:space="preserve">, and</w:t>
      </w:r>
      <w:r>
        <w:t xml:space="preserve"> </w:t>
      </w:r>
      <m:oMath>
        <m:acc>
          <m:accPr>
            <m:chr m:val="̃"/>
          </m:accPr>
          <m:e>
            <m:r>
              <m:t>b</m:t>
            </m:r>
          </m:e>
        </m:acc>
      </m:oMath>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m:oMath>
        <m:acc>
          <m:accPr>
            <m:chr m:val="̃"/>
          </m:accPr>
          <m:e>
            <m:r>
              <m:t>w</m:t>
            </m:r>
          </m:e>
        </m:acc>
        <m:r>
          <m:rPr>
            <m:sty m:val="p"/>
          </m:rPr>
          <m:t>⋅</m:t>
        </m:r>
        <m:acc>
          <m:accPr>
            <m:chr m:val="̃"/>
          </m:accPr>
          <m:e>
            <m:r>
              <m:t>x</m:t>
            </m:r>
          </m:e>
        </m:acc>
      </m:oMath>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59" w:name="eq-linear-scala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rPr>
              <m:sty m:val="p"/>
            </m:rPr>
            <m:t>+</m:t>
          </m:r>
          <m:r>
            <m:t>b</m:t>
          </m:r>
          <m:r>
            <m:rPr>
              <m:sty m:val="p"/>
            </m:rPr>
            <m:t>,</m:t>
          </m:r>
          <m:r>
            <m:t>  </m:t>
          </m:r>
          <m:acc>
            <m:accPr>
              <m:chr m:val="̃"/>
            </m:accPr>
            <m:e>
              <m:r>
                <m:t>w</m:t>
              </m:r>
            </m:e>
          </m:acc>
          <m:r>
            <m:rPr>
              <m:sty m:val="p"/>
            </m:rPr>
            <m:t>∈</m:t>
          </m:r>
          <m:sSup>
            <m:e>
              <m:r>
                <m:rPr>
                  <m:scr m:val="double-struck"/>
                  <m:sty m:val="p"/>
                </m:rPr>
                <m:t>R</m:t>
              </m:r>
            </m:e>
            <m:sup>
              <m:r>
                <m:t>p</m:t>
              </m:r>
            </m:sup>
          </m:sSup>
          <m:r>
            <m:rPr>
              <m:sty m:val="p"/>
            </m:rPr>
            <m:t>,</m:t>
          </m:r>
          <m:r>
            <m:t> </m:t>
          </m:r>
          <m:r>
            <m:t>b</m:t>
          </m:r>
          <m:r>
            <m:rPr>
              <m:sty m:val="p"/>
            </m:rPr>
            <m:t>∈</m:t>
          </m:r>
          <m:r>
            <m:rPr>
              <m:scr m:val="double-struck"/>
              <m:sty m:val="p"/>
            </m:rPr>
            <m:t>R</m:t>
          </m:r>
          <m:r>
            <m:t>  </m:t>
          </m:r>
          <m:r>
            <m:rPr>
              <m:sty m:val="p"/>
            </m:rPr>
            <m:t>(</m:t>
          </m:r>
          <m:r>
            <m:t>4</m:t>
          </m:r>
          <m:r>
            <m:rPr>
              <m:sty m:val="p"/>
            </m:rPr>
            <m:t>)</m:t>
          </m:r>
        </m:oMath>
      </m:oMathPara>
      <w:bookmarkEnd w:id="159"/>
    </w:p>
    <w:bookmarkEnd w:id="160"/>
    <w:bookmarkStart w:id="161" w:name="def-augmented-vector"/>
    <w:p>
      <w:pPr>
        <w:pStyle w:val="FirstParagraph"/>
      </w:pPr>
      <w:r>
        <w:rPr>
          <w:b/>
          <w:bCs/>
        </w:rPr>
        <w:t xml:space="preserve">Definition 40 (Augmented vector)</w:t>
      </w:r>
      <w:r>
        <w:t xml:space="preserve"> </w:t>
      </w:r>
      <w:r>
        <w:t xml:space="preserve">The</w:t>
      </w:r>
      <w:r>
        <w:t xml:space="preserve"> </w:t>
      </w:r>
      <w:r>
        <w:rPr>
          <w:b/>
          <w:bCs/>
        </w:rPr>
        <w:t xml:space="preserve">augmented vector</w:t>
      </w:r>
      <w:r>
        <w:t xml:space="preserve"> </w:t>
      </w:r>
      <w:r>
        <w:t xml:space="preserve">of</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vector</w:t>
      </w:r>
      <w:r>
        <w:t xml:space="preserve"> </w:t>
      </w:r>
      <m:oMath>
        <m:acc>
          <m:accPr>
            <m:chr m:val="̃"/>
          </m:accPr>
          <m:e>
            <m:acc>
              <m:accPr>
                <m:chr m:val="̃"/>
              </m:accPr>
              <m:e>
                <m:r>
                  <m:t>x</m:t>
                </m:r>
              </m:e>
            </m:acc>
          </m:e>
        </m:acc>
        <m:r>
          <m:rPr>
            <m:sty m:val="p"/>
          </m:rPr>
          <m:t>∈</m:t>
        </m:r>
        <m:sSup>
          <m:e>
            <m:r>
              <m:rPr>
                <m:scr m:val="double-struck"/>
                <m:sty m:val="p"/>
              </m:rPr>
              <m:t>R</m:t>
            </m:r>
          </m:e>
          <m:sup>
            <m:r>
              <m:t>p</m:t>
            </m:r>
            <m:r>
              <m:rPr>
                <m:sty m:val="p"/>
              </m:rPr>
              <m:t>+</m:t>
            </m:r>
            <m:r>
              <m:t>1</m:t>
            </m:r>
          </m:sup>
        </m:sSup>
      </m:oMath>
      <w:r>
        <w:t xml:space="preserve"> </w:t>
      </w:r>
      <w:r>
        <w:t xml:space="preserve">formed by placing a</w:t>
      </w:r>
      <w:r>
        <w:t xml:space="preserve"> </w:t>
      </w:r>
      <m:oMath>
        <m:r>
          <m:t>1</m:t>
        </m:r>
      </m:oMath>
      <w:r>
        <w:t xml:space="preserve"> </w:t>
      </w:r>
      <w:r>
        <w:t xml:space="preserve">above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d>
                <m:dPr>
                  <m:begChr m:val="["/>
                  <m:sepChr m:val=""/>
                  <m:endChr m:val="]"/>
                  <m:grow/>
                </m:dPr>
                <m:e>
                  <m:m>
                    <m:mPr>
                      <m:baseJc m:val="center"/>
                      <m:plcHide m:val="on"/>
                      <m:mcs>
                        <m:mc>
                          <m:mcPr>
                            <m:mcJc m:val="center"/>
                            <m:count m:val="1"/>
                          </m:mcPr>
                        </m:mc>
                      </m:mcs>
                    </m:mPr>
                    <m:mr>
                      <m:e>
                        <m:r>
                          <m:t>1</m:t>
                        </m:r>
                      </m:e>
                    </m:mr>
                    <m:mr>
                      <m:e>
                        <m:acc>
                          <m:accPr>
                            <m:chr m:val="̃"/>
                          </m:accPr>
                          <m:e>
                            <m:r>
                              <m:t>x</m:t>
                            </m:r>
                          </m:e>
                        </m:acc>
                      </m:e>
                    </m:mr>
                  </m:m>
                </m:e>
              </m:d>
            </m:e>
            <m:e>
              <m:r>
                <m:t>&amp;</m:t>
              </m:r>
              <m:r>
                <m:rPr>
                  <m:sty m:val="p"/>
                </m:rPr>
                <m:t>=</m:t>
              </m:r>
              <m:sSup>
                <m:e>
                  <m:r>
                    <m:rPr>
                      <m:sty m:val="p"/>
                    </m:rPr>
                    <m:t>(</m:t>
                  </m:r>
                  <m:r>
                    <m:t>1</m:t>
                  </m:r>
                  <m:r>
                    <m:rPr>
                      <m:sty m:val="p"/>
                    </m:rPr>
                    <m:t>,</m:t>
                  </m:r>
                  <m:sSub>
                    <m:e>
                      <m:r>
                        <m:t>x</m:t>
                      </m:r>
                    </m:e>
                    <m:sub>
                      <m:r>
                        <m:t>1</m:t>
                      </m:r>
                    </m:sub>
                  </m:sSub>
                  <m:r>
                    <m:rPr>
                      <m:sty m:val="p"/>
                    </m:rPr>
                    <m:t>,</m:t>
                  </m:r>
                  <m:r>
                    <m:rPr>
                      <m:sty m:val="p"/>
                    </m:rPr>
                    <m:t>…</m:t>
                  </m:r>
                  <m:r>
                    <m:rPr>
                      <m:sty m:val="p"/>
                    </m:rPr>
                    <m:t>,</m:t>
                  </m:r>
                  <m:sSub>
                    <m:e>
                      <m:r>
                        <m:t>x</m:t>
                      </m:r>
                    </m:e>
                    <m:sub>
                      <m:r>
                        <m:t>p</m:t>
                      </m:r>
                    </m:sub>
                  </m:sSub>
                  <m:r>
                    <m:rPr>
                      <m:sty m:val="p"/>
                    </m:rPr>
                    <m:t>)</m:t>
                  </m:r>
                </m:e>
                <m:sup>
                  <m:r>
                    <m:rPr>
                      <m:sty m:val="p"/>
                    </m:rPr>
                    <m:t>⊤</m:t>
                  </m:r>
                </m:sup>
              </m:sSup>
            </m:e>
          </m:eqArr>
        </m:oMath>
      </m:oMathPara>
    </w:p>
    <w:bookmarkEnd w:id="161"/>
    <w:bookmarkStart w:id="162" w:name="exm-augmented-vector"/>
    <w:p>
      <w:pPr>
        <w:pStyle w:val="FirstParagraph"/>
      </w:pPr>
      <w:r>
        <w:rPr>
          <w:b/>
          <w:bCs/>
        </w:rPr>
        <w:t xml:space="preserve">Example 31 (An affine function as a dot product with an augmented vector)</w:t>
      </w:r>
      <w:r>
        <w:t xml:space="preserve"> </w:t>
      </w:r>
      <w:r>
        <w:t xml:space="preserve">For</w:t>
      </w:r>
      <w:r>
        <w:t xml:space="preserve"> </w:t>
      </w:r>
      <m:oMath>
        <m:acc>
          <m:accPr>
            <m:chr m:val="̃"/>
          </m:accPr>
          <m:e>
            <m:r>
              <m:t>x</m:t>
            </m:r>
          </m:e>
        </m:acc>
        <m:r>
          <m:rPr>
            <m:sty m:val="p"/>
          </m:rPr>
          <m:t>=</m:t>
        </m:r>
        <m:sSup>
          <m:e>
            <m:r>
              <m:rPr>
                <m:sty m:val="p"/>
              </m:rPr>
              <m:t>(</m:t>
            </m:r>
            <m:r>
              <m:t>2</m:t>
            </m:r>
            <m:r>
              <m:rPr>
                <m:sty m:val="p"/>
              </m:rPr>
              <m:t>,</m:t>
            </m:r>
            <m:r>
              <m:t>5</m:t>
            </m:r>
            <m:r>
              <m:rPr>
                <m:sty m:val="p"/>
              </m:rPr>
              <m:t>)</m:t>
            </m:r>
          </m:e>
          <m:sup>
            <m:r>
              <m:rPr>
                <m:sty m:val="p"/>
              </m:rPr>
              <m:t>⊤</m:t>
            </m:r>
          </m:sup>
        </m:sSup>
      </m:oMath>
      <w:r>
        <w:t xml:space="preserve">, the augmented vector is</w:t>
      </w:r>
      <w:r>
        <w:t xml:space="preserve"> </w:t>
      </w:r>
      <m:oMath>
        <m:acc>
          <m:accPr>
            <m:chr m:val="̃"/>
          </m:accPr>
          <m:e>
            <m:acc>
              <m:accPr>
                <m:chr m:val="̃"/>
              </m:accPr>
              <m:e>
                <m:r>
                  <m:t>x</m:t>
                </m:r>
              </m:e>
            </m:acc>
          </m:e>
        </m:acc>
        <m:r>
          <m:rPr>
            <m:sty m:val="p"/>
          </m:rPr>
          <m:t>=</m:t>
        </m:r>
        <m:sSup>
          <m:e>
            <m:r>
              <m:rPr>
                <m:sty m:val="p"/>
              </m:rPr>
              <m:t>(</m:t>
            </m:r>
            <m:r>
              <m:t>1</m:t>
            </m:r>
            <m:r>
              <m:rPr>
                <m:sty m:val="p"/>
              </m:rPr>
              <m:t>,</m:t>
            </m:r>
            <m:r>
              <m:t>2</m:t>
            </m:r>
            <m:r>
              <m:rPr>
                <m:sty m:val="p"/>
              </m:rPr>
              <m:t>,</m:t>
            </m:r>
            <m:r>
              <m:t>5</m:t>
            </m:r>
            <m:r>
              <m:rPr>
                <m:sty m:val="p"/>
              </m:rPr>
              <m:t>)</m:t>
            </m:r>
          </m:e>
          <m:sup>
            <m:r>
              <m:rPr>
                <m:sty m:val="p"/>
              </m:rPr>
              <m:t>⊤</m:t>
            </m:r>
          </m:sup>
        </m:sSup>
      </m:oMath>
      <w:r>
        <w:t xml:space="preserve">.</w:t>
      </w:r>
      <w:r>
        <w:t xml:space="preserve"> </w:t>
      </w:r>
      <w:r>
        <w:t xml:space="preserve">With</w:t>
      </w:r>
      <w:r>
        <w:t xml:space="preserve"> </w:t>
      </w:r>
      <m:oMath>
        <m:acc>
          <m:accPr>
            <m:chr m:val="̃"/>
          </m:accPr>
          <m:e>
            <m:r>
              <m:t>w</m:t>
            </m:r>
          </m:e>
        </m:acc>
        <m:r>
          <m:rPr>
            <m:sty m:val="p"/>
          </m:rPr>
          <m:t>=</m:t>
        </m:r>
        <m:sSup>
          <m:e>
            <m:r>
              <m:rPr>
                <m:sty m:val="p"/>
              </m:rPr>
              <m:t>(</m:t>
            </m:r>
            <m:r>
              <m:t>3</m:t>
            </m:r>
            <m:r>
              <m:rPr>
                <m:sty m:val="p"/>
              </m:rPr>
              <m:t>,</m:t>
            </m:r>
            <m:r>
              <m:rPr>
                <m:sty m:val="p"/>
              </m:rPr>
              <m:t>−</m:t>
            </m:r>
            <m:r>
              <m:t>1</m:t>
            </m:r>
            <m:r>
              <m:rPr>
                <m:sty m:val="p"/>
              </m:rPr>
              <m:t>)</m:t>
            </m:r>
          </m:e>
          <m:sup>
            <m:r>
              <m:rPr>
                <m:sty m:val="p"/>
              </m:rPr>
              <m:t>⊤</m:t>
            </m:r>
          </m:sup>
        </m:sSup>
      </m:oMath>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m:oMath>
        <m:acc>
          <m:accPr>
            <m:chr m:val="̃"/>
          </m:accPr>
          <m:e>
            <m:acc>
              <m:accPr>
                <m:chr m:val="̃"/>
              </m:accPr>
              <m:e>
                <m:r>
                  <m:t>x</m:t>
                </m:r>
              </m:e>
            </m:acc>
          </m:e>
        </m:acc>
      </m:oMath>
      <w:r>
        <w:t xml:space="preserve">:</w:t>
      </w:r>
    </w:p>
    <w:p>
      <w:pPr>
        <w:pStyle w:val="BodyText"/>
      </w:pPr>
      <m:oMathPara>
        <m:oMathParaPr>
          <m:jc m:val="center"/>
        </m:oMathParaPr>
        <m:oMath>
          <m:eqArr>
            <m:e>
              <m:acc>
                <m:accPr>
                  <m:chr m:val="̃"/>
                </m:accPr>
                <m:e>
                  <m:r>
                    <m:t>w</m:t>
                  </m:r>
                </m:e>
              </m:acc>
              <m:r>
                <m:rPr>
                  <m:sty m:val="p"/>
                </m:rPr>
                <m:t>⋅</m:t>
              </m:r>
              <m:acc>
                <m:accPr>
                  <m:chr m:val="̃"/>
                </m:accPr>
                <m:e>
                  <m:r>
                    <m:t>x</m:t>
                  </m:r>
                </m:e>
              </m:acc>
              <m:r>
                <m:rPr>
                  <m:sty m:val="p"/>
                </m:rPr>
                <m:t>+</m:t>
              </m:r>
              <m:r>
                <m:t>b</m:t>
              </m:r>
              <m:r>
                <m:t>&amp;</m:t>
              </m:r>
              <m:r>
                <m:rPr>
                  <m:sty m:val="p"/>
                </m:rPr>
                <m:t>=</m:t>
              </m:r>
              <m:r>
                <m:t>3</m:t>
              </m:r>
              <m:r>
                <m:rPr>
                  <m:sty m:val="p"/>
                </m:rPr>
                <m:t>⋅</m:t>
              </m:r>
              <m:r>
                <m:t>2</m:t>
              </m:r>
              <m:r>
                <m:rPr>
                  <m:sty m:val="p"/>
                </m:rPr>
                <m:t>+</m:t>
              </m:r>
              <m:r>
                <m:rPr>
                  <m:sty m:val="p"/>
                </m:rPr>
                <m:t>(</m:t>
              </m:r>
              <m:r>
                <m:rPr>
                  <m:sty m:val="p"/>
                </m:rPr>
                <m:t>−</m:t>
              </m:r>
              <m:r>
                <m:t>1</m:t>
              </m:r>
              <m:r>
                <m:rPr>
                  <m:sty m:val="p"/>
                </m:rPr>
                <m:t>)</m:t>
              </m:r>
              <m:r>
                <m:rPr>
                  <m:sty m:val="p"/>
                </m:rPr>
                <m:t>⋅</m:t>
              </m:r>
              <m:r>
                <m:t>5</m:t>
              </m:r>
              <m:r>
                <m:rPr>
                  <m:sty m:val="p"/>
                </m:rPr>
                <m:t>+</m:t>
              </m:r>
              <m:r>
                <m:t>4</m:t>
              </m:r>
            </m:e>
            <m:e>
              <m:r>
                <m:t>&amp;</m:t>
              </m:r>
              <m:r>
                <m:rPr>
                  <m:sty m:val="p"/>
                </m:rPr>
                <m:t>=</m:t>
              </m:r>
              <m:r>
                <m:t>5</m:t>
              </m:r>
              <m:r>
                <m:rPr>
                  <m:sty m:val="p"/>
                </m:rPr>
                <m:t>,</m:t>
              </m:r>
            </m:e>
            <m:e>
              <m:sSup>
                <m:e>
                  <m:r>
                    <m:rPr>
                      <m:sty m:val="p"/>
                    </m:rPr>
                    <m:t>(</m:t>
                  </m:r>
                  <m:r>
                    <m:t>4</m:t>
                  </m:r>
                  <m:r>
                    <m:rPr>
                      <m:sty m:val="p"/>
                    </m:rPr>
                    <m:t>,</m:t>
                  </m:r>
                  <m:r>
                    <m:t>3</m:t>
                  </m:r>
                  <m:r>
                    <m:rPr>
                      <m:sty m:val="p"/>
                    </m:rPr>
                    <m:t>,</m:t>
                  </m:r>
                  <m:r>
                    <m:rPr>
                      <m:sty m:val="p"/>
                    </m:rPr>
                    <m:t>−</m:t>
                  </m:r>
                  <m:r>
                    <m:t>1</m:t>
                  </m:r>
                  <m:r>
                    <m:rPr>
                      <m:sty m:val="p"/>
                    </m:rPr>
                    <m:t>)</m:t>
                  </m:r>
                </m:e>
                <m:sup>
                  <m:r>
                    <m:rPr>
                      <m:sty m:val="p"/>
                    </m:rPr>
                    <m:t>⊤</m:t>
                  </m:r>
                </m:sup>
              </m:sSup>
              <m:r>
                <m:rPr>
                  <m:sty m:val="p"/>
                </m:rPr>
                <m:t>⋅</m:t>
              </m:r>
              <m:acc>
                <m:accPr>
                  <m:chr m:val="̃"/>
                </m:accPr>
                <m:e>
                  <m:acc>
                    <m:accPr>
                      <m:chr m:val="̃"/>
                    </m:accPr>
                    <m:e>
                      <m:r>
                        <m:t>x</m:t>
                      </m:r>
                    </m:e>
                  </m:acc>
                </m:e>
              </m:acc>
              <m:r>
                <m:t>&amp;</m:t>
              </m:r>
              <m:r>
                <m:rPr>
                  <m:sty m:val="p"/>
                </m:rPr>
                <m:t>=</m:t>
              </m:r>
              <m:r>
                <m:t>4</m:t>
              </m:r>
              <m:r>
                <m:rPr>
                  <m:sty m:val="p"/>
                </m:rPr>
                <m:t>⋅</m:t>
              </m:r>
              <m:r>
                <m:t>1</m:t>
              </m:r>
              <m:r>
                <m:rPr>
                  <m:sty m:val="p"/>
                </m:rPr>
                <m:t>+</m:t>
              </m:r>
              <m:r>
                <m:t>3</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5</m:t>
              </m:r>
            </m:e>
          </m:eqArr>
        </m:oMath>
      </m:oMathPara>
    </w:p>
    <w:bookmarkEnd w:id="162"/>
    <w:bookmarkStart w:id="163" w:name="thm-affine-map-zero"/>
    <w:p>
      <w:pPr>
        <w:pStyle w:val="FirstParagraph"/>
      </w:pPr>
      <w:r>
        <w:rPr>
          <w:b/>
          <w:bCs/>
        </w:rPr>
        <w:t xml:space="preserve">Theorem 15 (An affine map sends zero to its offset)</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38</w:t>
        </w:r>
      </w:hyperlink>
      <w:r>
        <w:t xml:space="preserve">)</w:t>
      </w:r>
      <w:r>
        <w:t xml:space="preserve"> </w:t>
      </w:r>
      <w:r>
        <w:t xml:space="preserve">satisfies</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w:t>
      </w:r>
    </w:p>
    <w:bookmarkEnd w:id="163"/>
    <w:p>
      <w:pPr>
        <w:pStyle w:val="BodyText"/>
      </w:pPr>
      <w:r>
        <w:rPr>
          <w:i/>
          <w:iCs/>
        </w:rPr>
        <w:t xml:space="preserve">Proof</w:t>
      </w:r>
      <w:r>
        <w:t xml:space="preserve">. </w:t>
      </w:r>
      <w:r>
        <w:t xml:space="preserve">First,</w:t>
      </w:r>
      <w:r>
        <w:t xml:space="preserve"> </w:t>
      </w:r>
      <m:oMath>
        <m:r>
          <m:rPr>
            <m:sty m:val="bi"/>
          </m:rPr>
          <m:t>A</m:t>
        </m:r>
        <m:acc>
          <m:accPr>
            <m:chr m:val="̃"/>
          </m:accPr>
          <m:e>
            <m:r>
              <m:t>0</m:t>
            </m:r>
          </m:e>
        </m:acc>
        <m:r>
          <m:rPr>
            <m:sty m:val="p"/>
          </m:rPr>
          <m:t>=</m:t>
        </m:r>
        <m:acc>
          <m:accPr>
            <m:chr m:val="̃"/>
          </m:accPr>
          <m:e>
            <m:r>
              <m:t>0</m:t>
            </m:r>
          </m:e>
        </m:acc>
      </m:oMath>
      <w:r>
        <w:t xml:space="preserve">: for each</w:t>
      </w:r>
      <w:r>
        <w:t xml:space="preserve"> </w:t>
      </w:r>
      <m:oMath>
        <m:r>
          <m:t>i</m:t>
        </m:r>
      </m:oMath>
      <w:r>
        <w:t xml:space="preserve">,</w:t>
      </w:r>
    </w:p>
    <w:p>
      <w:pPr>
        <w:pStyle w:val="BodyText"/>
      </w:pPr>
      <m:oMathPara>
        <m:oMathParaPr>
          <m:jc m:val="center"/>
        </m:oMathParaPr>
        <m:oMath>
          <m:eqArr>
            <m:e>
              <m:r>
                <m:rPr>
                  <m:sty m:val="p"/>
                </m:rPr>
                <m:t>(</m:t>
              </m:r>
              <m:r>
                <m:rPr>
                  <m:sty m:val="bi"/>
                </m:rPr>
                <m:t>A</m:t>
              </m:r>
              <m:acc>
                <m:accPr>
                  <m:chr m:val="̃"/>
                </m:accPr>
                <m:e>
                  <m:r>
                    <m:t>0</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0</m:t>
              </m:r>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p</m:t>
                  </m:r>
                </m:sup>
                <m:e>
                  <m:r>
                    <m:t>0</m:t>
                  </m:r>
                </m:e>
              </m:nary>
              <m:r>
                <m:t>&amp;</m:t>
              </m:r>
              <m:r>
                <m:t>&amp;</m:t>
              </m:r>
              <m:r>
                <m:rPr>
                  <m:nor/>
                  <m:sty m:val="p"/>
                </m:rPr>
                <m:t>(any number times </m:t>
              </m:r>
              <m:r>
                <m:t>0</m:t>
              </m:r>
              <m:r>
                <m:rPr>
                  <m:nor/>
                  <m:sty m:val="p"/>
                </m:rPr>
                <m:t> is </m:t>
              </m:r>
              <m:r>
                <m:t>0</m:t>
              </m:r>
              <m:r>
                <m:rPr>
                  <m:nor/>
                  <m:sty m:val="p"/>
                </m:rPr>
                <m:t>)</m:t>
              </m:r>
            </m:e>
            <m:e>
              <m:r>
                <m:t>&amp;</m:t>
              </m:r>
              <m:r>
                <m:rPr>
                  <m:sty m:val="p"/>
                </m:rPr>
                <m:t>=</m:t>
              </m:r>
              <m:r>
                <m:t>0</m:t>
              </m:r>
              <m:r>
                <m:t>&amp;</m:t>
              </m:r>
              <m:r>
                <m:t>&amp;</m:t>
              </m:r>
              <m:r>
                <m:rPr>
                  <m:nor/>
                  <m:sty m:val="p"/>
                </m:rPr>
                <m:t>(a sum of zeros is </m:t>
              </m:r>
              <m:r>
                <m:t>0</m:t>
              </m:r>
              <m:r>
                <m:rPr>
                  <m:nor/>
                  <m:sty m:val="p"/>
                </m:rPr>
                <m:t>)</m:t>
              </m:r>
            </m:e>
          </m:eqArr>
        </m:oMath>
      </m:oMathPara>
    </w:p>
    <w:p>
      <w:pPr>
        <w:pStyle w:val="FirstParagraph"/>
      </w:pPr>
      <w:r>
        <w:t xml:space="preserve">Then</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rPr>
                  <m:sty m:val="bi"/>
                </m:rPr>
                <m:t>A</m:t>
              </m:r>
              <m:acc>
                <m:accPr>
                  <m:chr m:val="̃"/>
                </m:accPr>
                <m:e>
                  <m:r>
                    <m:t>0</m:t>
                  </m:r>
                </m:e>
              </m:acc>
              <m:r>
                <m:rPr>
                  <m:sty m:val="p"/>
                </m:rPr>
                <m:t>+</m:t>
              </m:r>
              <m:acc>
                <m:accPr>
                  <m:chr m:val="̃"/>
                </m:accPr>
                <m:e>
                  <m:r>
                    <m:t>b</m:t>
                  </m:r>
                </m:e>
              </m:acc>
              <m:r>
                <m:t>&amp;</m:t>
              </m:r>
              <m:r>
                <m:t>&amp;</m:t>
              </m:r>
              <m:r>
                <m:rPr>
                  <m:nor/>
                  <m:sty m:val="p"/>
                </m:rPr>
                <m:t>(</m:t>
              </m:r>
              <m:r>
                <m:rPr>
                  <m:nor/>
                  <m:sty m:val="p"/>
                </m:rPr>
                <m:t>Definition 38</m:t>
              </m:r>
              <m:r>
                <m:rPr>
                  <m:nor/>
                  <m:sty m:val="p"/>
                </m:rPr>
                <m:t>)</m:t>
              </m:r>
            </m:e>
            <m:e>
              <m:r>
                <m:t>&amp;</m:t>
              </m:r>
              <m:r>
                <m:rPr>
                  <m:sty m:val="p"/>
                </m:rPr>
                <m:t>=</m:t>
              </m:r>
              <m:acc>
                <m:accPr>
                  <m:chr m:val="̃"/>
                </m:accPr>
                <m:e>
                  <m:r>
                    <m:t>0</m:t>
                  </m:r>
                </m:e>
              </m:acc>
              <m:r>
                <m:rPr>
                  <m:sty m:val="p"/>
                </m:rPr>
                <m:t>+</m:t>
              </m:r>
              <m:acc>
                <m:accPr>
                  <m:chr m:val="̃"/>
                </m:accPr>
                <m:e>
                  <m:r>
                    <m:t>b</m:t>
                  </m:r>
                </m:e>
              </m:acc>
              <m:r>
                <m:t>&amp;</m:t>
              </m:r>
              <m:r>
                <m:t>&amp;</m:t>
              </m:r>
              <m:r>
                <m:rPr>
                  <m:sty m:val="p"/>
                </m:rPr>
                <m:t>(</m:t>
              </m:r>
              <m:r>
                <m:rPr>
                  <m:sty m:val="bi"/>
                </m:rPr>
                <m:t>A</m:t>
              </m:r>
              <m:acc>
                <m:accPr>
                  <m:chr m:val="̃"/>
                </m:accPr>
                <m:e>
                  <m:r>
                    <m:t>0</m:t>
                  </m:r>
                </m:e>
              </m:acc>
              <m:r>
                <m:rPr>
                  <m:sty m:val="p"/>
                </m:rPr>
                <m:t>=</m:t>
              </m:r>
              <m:acc>
                <m:accPr>
                  <m:chr m:val="̃"/>
                </m:accPr>
                <m:e>
                  <m:r>
                    <m:t>0</m:t>
                  </m:r>
                </m:e>
              </m:acc>
              <m:r>
                <m:rPr>
                  <m:sty m:val="p"/>
                </m:rPr>
                <m:t>)</m:t>
              </m:r>
            </m:e>
            <m:e>
              <m:r>
                <m:t>&amp;</m:t>
              </m:r>
              <m:r>
                <m:rPr>
                  <m:sty m:val="p"/>
                </m:rPr>
                <m:t>=</m:t>
              </m:r>
              <m:acc>
                <m:accPr>
                  <m:chr m:val="̃"/>
                </m:accPr>
                <m:e>
                  <m:r>
                    <m:t>b</m:t>
                  </m:r>
                </m:e>
              </m:acc>
              <m:r>
                <m:t>&amp;</m:t>
              </m:r>
              <m:r>
                <m:t>&amp;</m:t>
              </m:r>
              <m:r>
                <m:rPr>
                  <m:nor/>
                  <m:sty m:val="p"/>
                </m:rPr>
                <m:t>(adding </m:t>
              </m:r>
              <m:acc>
                <m:accPr>
                  <m:chr m:val="̃"/>
                </m:accPr>
                <m:e>
                  <m:r>
                    <m:t>0</m:t>
                  </m:r>
                </m:e>
              </m:acc>
              <m:r>
                <m:rPr>
                  <m:nor/>
                  <m:sty m:val="p"/>
                </m:rPr>
                <m:t> changes no entry; </m:t>
              </m:r>
              <m:r>
                <m:rPr>
                  <m:nor/>
                  <m:sty m:val="p"/>
                </m:rPr>
                <m:t>Definition 7</m:t>
              </m:r>
              <m:r>
                <m:rPr>
                  <m:nor/>
                  <m:sty m:val="p"/>
                </m:rPr>
                <m:t>)</m:t>
              </m:r>
            </m:e>
          </m:eqArr>
        </m:oMath>
      </m:oMathPara>
    </w:p>
    <w:bookmarkStart w:id="164" w:name="thm-affine-linear-iff"/>
    <w:p>
      <w:pPr>
        <w:pStyle w:val="FirstParagraph"/>
      </w:pPr>
      <w:r>
        <w:rPr>
          <w:b/>
          <w:bCs/>
        </w:rPr>
        <w:t xml:space="preserve">Theorem 16 (An affine map is linear exactly when its offset is zero)</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38</w:t>
        </w:r>
      </w:hyperlink>
      <w:r>
        <w:t xml:space="preserve">)</w:t>
      </w:r>
      <w:r>
        <w:t xml:space="preserve"> </w:t>
      </w:r>
      <w:r>
        <w:t xml:space="preserve">is linear (</w:t>
      </w:r>
      <w:hyperlink w:anchor="def-linear-map">
        <w:r>
          <w:rPr>
            <w:rStyle w:val="Hyperlink"/>
          </w:rPr>
          <w:t xml:space="preserve">Definition 34</w:t>
        </w:r>
      </w:hyperlink>
      <w:r>
        <w:t xml:space="preserve">) if and only if</w:t>
      </w:r>
      <w:r>
        <w:t xml:space="preserve"> </w:t>
      </w:r>
      <m:oMath>
        <m:acc>
          <m:accPr>
            <m:chr m:val="̃"/>
          </m:accPr>
          <m:e>
            <m:r>
              <m:t>b</m:t>
            </m:r>
          </m:e>
        </m:acc>
        <m:r>
          <m:rPr>
            <m:sty m:val="p"/>
          </m:rPr>
          <m:t>=</m:t>
        </m:r>
        <m:acc>
          <m:accPr>
            <m:chr m:val="̃"/>
          </m:accPr>
          <m:e>
            <m:r>
              <m:t>0</m:t>
            </m:r>
          </m:e>
        </m:acc>
      </m:oMath>
      <w:r>
        <w:t xml:space="preserve">.</w:t>
      </w:r>
    </w:p>
    <w:bookmarkEnd w:id="164"/>
    <w:p>
      <w:pPr>
        <w:pStyle w:val="BodyText"/>
      </w:pPr>
      <w:r>
        <w:rPr>
          <w:i/>
          <w:iCs/>
        </w:rPr>
        <w:t xml:space="preserve">Proof</w:t>
      </w:r>
      <w:r>
        <w:t xml:space="preserve">. </w:t>
      </w:r>
      <w:r>
        <w:t xml:space="preserve">If</w:t>
      </w:r>
      <w:r>
        <w:t xml:space="preserve"> </w:t>
      </w:r>
      <m:oMath>
        <m:acc>
          <m:accPr>
            <m:chr m:val="̃"/>
          </m:accPr>
          <m:e>
            <m:r>
              <m:t>b</m:t>
            </m:r>
          </m:e>
        </m:acc>
        <m:r>
          <m:rPr>
            <m:sty m:val="p"/>
          </m:rPr>
          <m:t>=</m:t>
        </m:r>
        <m:acc>
          <m:accPr>
            <m:chr m:val="̃"/>
          </m:accPr>
          <m:e>
            <m:r>
              <m:t>0</m:t>
            </m:r>
          </m:e>
        </m:acc>
      </m:oMath>
      <w:r>
        <w:t xml:space="preserve">, 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rPr>
                  <m:sty m:val="p"/>
                </m:rPr>
                <m:t>+</m:t>
              </m:r>
              <m:acc>
                <m:accPr>
                  <m:chr m:val="̃"/>
                </m:accPr>
                <m:e>
                  <m:r>
                    <m:t>0</m:t>
                  </m:r>
                </m:e>
              </m:acc>
            </m:e>
            <m:e>
              <m:r>
                <m:t>&amp;</m:t>
              </m:r>
              <m:r>
                <m:rPr>
                  <m:sty m:val="p"/>
                </m:rPr>
                <m:t>=</m:t>
              </m:r>
              <m:r>
                <m:rPr>
                  <m:sty m:val="bi"/>
                </m:rPr>
                <m:t>A</m:t>
              </m:r>
              <m:acc>
                <m:accPr>
                  <m:chr m:val="̃"/>
                </m:accPr>
                <m:e>
                  <m:r>
                    <m:t>x</m:t>
                  </m:r>
                </m:e>
              </m:acc>
              <m:r>
                <m:rPr>
                  <m:sty m:val="p"/>
                </m:rPr>
                <m:t>,</m:t>
              </m:r>
            </m:e>
          </m:eqArr>
        </m:oMath>
      </m:oMathPara>
    </w:p>
    <w:p>
      <w:pPr>
        <w:pStyle w:val="FirstParagraph"/>
      </w:pPr>
      <w:r>
        <w:t xml:space="preserve">which is linear by</w:t>
      </w:r>
      <w:r>
        <w:t xml:space="preserve"> </w:t>
      </w:r>
      <w:hyperlink w:anchor="thm-matrix-map-linear">
        <w:r>
          <w:rPr>
            <w:rStyle w:val="Hyperlink"/>
          </w:rPr>
          <w:t xml:space="preserve">Theorem 12</w:t>
        </w:r>
      </w:hyperlink>
      <w:r>
        <w:t xml:space="preserve">.</w:t>
      </w:r>
      <w:r>
        <w:t xml:space="preserve"> </w:t>
      </w:r>
      <w:r>
        <w:t xml:space="preserve">Conversely, if</w:t>
      </w:r>
      <w:r>
        <w:t xml:space="preserve"> </w:t>
      </w:r>
      <m:oMath>
        <m:r>
          <m:t>f</m:t>
        </m:r>
      </m:oMath>
      <w:r>
        <w:t xml:space="preserve"> </w:t>
      </w:r>
      <w:r>
        <w:t xml:space="preserve">is linear, 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 </w:t>
      </w:r>
      <w:r>
        <w:t xml:space="preserve">by</w:t>
      </w:r>
      <w:r>
        <w:t xml:space="preserve"> </w:t>
      </w:r>
      <w:hyperlink w:anchor="thm-linear-map-zero">
        <w:r>
          <w:rPr>
            <w:rStyle w:val="Hyperlink"/>
          </w:rPr>
          <w:t xml:space="preserve">Theorem 11</w:t>
        </w:r>
      </w:hyperlink>
      <w:r>
        <w:t xml:space="preserve">,</w:t>
      </w:r>
      <w:r>
        <w:t xml:space="preserve"> </w:t>
      </w:r>
      <w:r>
        <w:t xml:space="preserve">and</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 </w:t>
      </w:r>
      <w:r>
        <w:t xml:space="preserve">by</w:t>
      </w:r>
      <w:r>
        <w:t xml:space="preserve"> </w:t>
      </w:r>
      <w:hyperlink w:anchor="thm-affine-map-zero">
        <w:r>
          <w:rPr>
            <w:rStyle w:val="Hyperlink"/>
          </w:rPr>
          <w:t xml:space="preserve">Theorem 15</w:t>
        </w:r>
      </w:hyperlink>
      <w:r>
        <w:t xml:space="preserve">,</w:t>
      </w:r>
      <w:r>
        <w:t xml:space="preserve"> </w:t>
      </w:r>
      <w:r>
        <w:t xml:space="preserve">so</w:t>
      </w:r>
      <w:r>
        <w:t xml:space="preserve"> </w:t>
      </w:r>
      <m:oMath>
        <m:acc>
          <m:accPr>
            <m:chr m:val="̃"/>
          </m:accPr>
          <m:e>
            <m:r>
              <m:t>b</m:t>
            </m:r>
          </m:e>
        </m:acc>
        <m:r>
          <m:rPr>
            <m:sty m:val="p"/>
          </m:rPr>
          <m:t>=</m:t>
        </m:r>
        <m:acc>
          <m:accPr>
            <m:chr m:val="̃"/>
          </m:accPr>
          <m:e>
            <m:r>
              <m:t>0</m:t>
            </m:r>
          </m:e>
        </m:acc>
      </m:oMath>
      <w:r>
        <w:t xml:space="preserve">.</w:t>
      </w:r>
    </w:p>
    <w:bookmarkStart w:id="165" w:name="exm-affine-linear-iff"/>
    <w:p>
      <w:pPr>
        <w:pStyle w:val="BodyText"/>
      </w:pPr>
      <w:r>
        <w:rPr>
          <w:b/>
          <w:bCs/>
        </w:rPr>
        <w:t xml:space="preserve">Example 32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25</w:t>
        </w:r>
      </w:hyperlink>
      <w:r>
        <w:t xml:space="preserve">.</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has offset</w:t>
      </w:r>
      <w:r>
        <w:t xml:space="preserve"> </w:t>
      </w:r>
      <m:oMath>
        <m:acc>
          <m:accPr>
            <m:chr m:val="̃"/>
          </m:accPr>
          <m:e>
            <m:r>
              <m:t>0</m:t>
            </m:r>
          </m:e>
        </m:acc>
      </m:oMath>
      <w:r>
        <w:t xml:space="preserve">, so it is linear.</w:t>
      </w:r>
      <w:r>
        <w:t xml:space="preserve"> </w:t>
      </w:r>
      <m:oMath>
        <m:r>
          <m:t>g</m:t>
        </m:r>
        <m:r>
          <m:rPr>
            <m:sty m:val="p"/>
          </m:rPr>
          <m:t>(</m:t>
        </m:r>
        <m:acc>
          <m:accPr>
            <m:chr m:val="̃"/>
          </m:accPr>
          <m:e>
            <m:r>
              <m:t>x</m:t>
            </m:r>
          </m:e>
        </m:acc>
        <m:r>
          <m:rPr>
            <m:sty m:val="p"/>
          </m:rPr>
          <m:t>)</m:t>
        </m:r>
        <m:r>
          <m:rPr>
            <m:sty m:val="p"/>
          </m:rPr>
          <m:t>=</m:t>
        </m:r>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w:t>
      </w:r>
      <w:r>
        <w:t xml:space="preserve">has offset</w:t>
      </w:r>
      <w:r>
        <w:t xml:space="preserve"> </w:t>
      </w:r>
      <m:oMath>
        <m:d>
          <m:dPr>
            <m:begChr m:val="["/>
            <m:sepChr m:val=""/>
            <m:endChr m:val="]"/>
            <m:grow/>
          </m:dPr>
          <m:e>
            <m:m>
              <m:mPr>
                <m:baseJc m:val="center"/>
                <m:plcHide m:val="on"/>
                <m:mcs>
                  <m:mc>
                    <m:mcPr>
                      <m:mcJc m:val="center"/>
                      <m:count m:val="1"/>
                    </m:mcPr>
                  </m:mc>
                </m:mcs>
              </m:mPr>
              <m:mr>
                <m:e>
                  <m:r>
                    <m:t>1</m:t>
                  </m:r>
                </m:e>
              </m:mr>
              <m:mr>
                <m:e>
                  <m:r>
                    <m:t>0</m:t>
                  </m:r>
                </m:e>
              </m:mr>
            </m:m>
          </m:e>
        </m:d>
        <m:r>
          <m:rPr>
            <m:sty m:val="p"/>
          </m:rPr>
          <m:t>≠</m:t>
        </m:r>
        <m:acc>
          <m:accPr>
            <m:chr m:val="̃"/>
          </m:accPr>
          <m:e>
            <m:r>
              <m:t>0</m:t>
            </m:r>
          </m:e>
        </m:acc>
      </m:oMath>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it is not linear:</w:t>
      </w:r>
      <w:r>
        <w:t xml:space="preserve"> </w:t>
      </w:r>
      <w:r>
        <w:t xml:space="preserve">indeed</w:t>
      </w:r>
      <w:r>
        <w:t xml:space="preserve"> </w:t>
      </w:r>
      <m:oMath>
        <m:r>
          <m:t>g</m:t>
        </m:r>
        <m:r>
          <m:rPr>
            <m:sty m:val="p"/>
          </m:rPr>
          <m:t>(</m:t>
        </m:r>
        <m:acc>
          <m:accPr>
            <m:chr m:val="̃"/>
          </m:accPr>
          <m:e>
            <m:r>
              <m:t>0</m:t>
            </m:r>
          </m:e>
        </m:acc>
        <m:r>
          <m:rPr>
            <m:sty m:val="p"/>
          </m:rPr>
          <m:t>)</m:t>
        </m:r>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not</w:t>
      </w:r>
      <w:r>
        <w:t xml:space="preserve"> </w:t>
      </w:r>
      <m:oMath>
        <m:acc>
          <m:accPr>
            <m:chr m:val="̃"/>
          </m:accPr>
          <m:e>
            <m:r>
              <m:t>0</m:t>
            </m:r>
          </m:e>
        </m:acc>
      </m:oMath>
      <w:r>
        <w:t xml:space="preserve">.</w:t>
      </w:r>
    </w:p>
    <w:bookmarkEnd w:id="165"/>
    <w:bookmarkStart w:id="166"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34</w:t>
        </w:r>
      </w:hyperlink>
      <w:r>
        <w:t xml:space="preserve">)</w:t>
      </w:r>
      <w:r>
        <w:t xml:space="preserve"> </w:t>
      </w:r>
      <w:r>
        <w:t xml:space="preserve">is an affine map (</w:t>
      </w:r>
      <w:hyperlink w:anchor="def-affine-map">
        <w:r>
          <w:rPr>
            <w:rStyle w:val="Hyperlink"/>
          </w:rPr>
          <w:t xml:space="preserve">Definition 38</w:t>
        </w:r>
      </w:hyperlink>
      <w:r>
        <w:t xml:space="preserve">) with offset</w:t>
      </w:r>
      <w:r>
        <w:t xml:space="preserve"> </w:t>
      </w:r>
      <m:oMath>
        <m:acc>
          <m:accPr>
            <m:chr m:val="̃"/>
          </m:accPr>
          <m:e>
            <m:r>
              <m:t>0</m:t>
            </m:r>
          </m:e>
        </m:acc>
      </m:oMath>
      <w:r>
        <w:t xml:space="preserve">.</w:t>
      </w:r>
    </w:p>
    <w:bookmarkEnd w:id="166"/>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14</w:t>
        </w:r>
      </w:hyperlink>
      <w:r>
        <w:t xml:space="preserve"> </w:t>
      </w:r>
      <w:r>
        <w:t xml:space="preserve">gives a matrix</w:t>
      </w:r>
      <w:r>
        <w:t xml:space="preserve"> </w:t>
      </w:r>
      <m:oMath>
        <m:r>
          <m:rPr>
            <m:sty m:val="bi"/>
          </m:rPr>
          <m:t>A</m:t>
        </m:r>
      </m:oMath>
      <w:r>
        <w:t xml:space="preserve"> </w:t>
      </w:r>
      <w:r>
        <w:t xml:space="preserve">with</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e>
            <m:e>
              <m:r>
                <m:t>&amp;</m:t>
              </m:r>
              <m:r>
                <m:rPr>
                  <m:sty m:val="p"/>
                </m:rPr>
                <m:t>=</m:t>
              </m:r>
              <m:r>
                <m:rPr>
                  <m:sty m:val="bi"/>
                </m:rPr>
                <m:t>A</m:t>
              </m:r>
              <m:acc>
                <m:accPr>
                  <m:chr m:val="̃"/>
                </m:accPr>
                <m:e>
                  <m:r>
                    <m:t>x</m:t>
                  </m:r>
                </m:e>
              </m:acc>
              <m:r>
                <m:rPr>
                  <m:sty m:val="p"/>
                </m:rPr>
                <m:t>+</m:t>
              </m:r>
              <m:acc>
                <m:accPr>
                  <m:chr m:val="̃"/>
                </m:accPr>
                <m:e>
                  <m:r>
                    <m:t>0</m:t>
                  </m:r>
                </m:e>
              </m:acc>
              <m:r>
                <m:rPr>
                  <m:sty m:val="p"/>
                </m:rPr>
                <m:t>,</m:t>
              </m:r>
            </m:e>
          </m:eqArr>
        </m:oMath>
      </m:oMathPara>
    </w:p>
    <w:p>
      <w:pPr>
        <w:pStyle w:val="FirstParagraph"/>
      </w:pPr>
      <w:r>
        <w:t xml:space="preserve">which is</w:t>
      </w:r>
      <w:r>
        <w:t xml:space="preserve"> </w:t>
      </w:r>
      <w:hyperlink w:anchor="def-affine-map">
        <w:r>
          <w:rPr>
            <w:rStyle w:val="Hyperlink"/>
          </w:rPr>
          <w:t xml:space="preserve">Definition 38</w:t>
        </w:r>
      </w:hyperlink>
      <w:r>
        <w:t xml:space="preserve"> </w:t>
      </w:r>
      <w:r>
        <w:t xml:space="preserve">with</w:t>
      </w:r>
      <w:r>
        <w:t xml:space="preserve"> </w:t>
      </w:r>
      <m:oMath>
        <m:acc>
          <m:accPr>
            <m:chr m:val="̃"/>
          </m:accPr>
          <m:e>
            <m:r>
              <m:t>b</m:t>
            </m:r>
          </m:e>
        </m:acc>
        <m:r>
          <m:rPr>
            <m:sty m:val="p"/>
          </m:rPr>
          <m:t>=</m:t>
        </m:r>
        <m:acc>
          <m:accPr>
            <m:chr m:val="̃"/>
          </m:accPr>
          <m:e>
            <m:r>
              <m:t>0</m:t>
            </m:r>
          </m:e>
        </m:acc>
      </m:oMath>
      <w:r>
        <w:t xml:space="preserve">.</w:t>
      </w:r>
    </w:p>
    <w:bookmarkStart w:id="167" w:name="thm-affine-map-unique"/>
    <w:p>
      <w:pPr>
        <w:pStyle w:val="BodyText"/>
      </w:pPr>
      <w:r>
        <w:rPr>
          <w:b/>
          <w:bCs/>
        </w:rPr>
        <w:t xml:space="preserve">Theorem 17 (An affine map determines its matrix and offset)</w:t>
      </w:r>
      <w:r>
        <w:t xml:space="preserve"> </w:t>
      </w:r>
      <w:r>
        <w:t xml:space="preserve">If</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and</w:t>
      </w:r>
      <w:r>
        <w:t xml:space="preserve"> </w:t>
      </w:r>
      <m:oMath>
        <m:r>
          <m:t>f</m:t>
        </m:r>
        <m:r>
          <m:rPr>
            <m:sty m:val="p"/>
          </m:rPr>
          <m:t>(</m:t>
        </m:r>
        <m:acc>
          <m:accPr>
            <m:chr m:val="̃"/>
          </m:accPr>
          <m:e>
            <m:r>
              <m:t>x</m:t>
            </m:r>
          </m:e>
        </m:acc>
        <m:r>
          <m:rPr>
            <m:sty m:val="p"/>
          </m:rPr>
          <m:t>)</m:t>
        </m:r>
        <m:r>
          <m:rPr>
            <m:sty m:val="p"/>
          </m:rPr>
          <m:t>=</m:t>
        </m:r>
        <m:sSup>
          <m:e>
            <m:r>
              <m:rPr>
                <m:sty m:val="bi"/>
              </m:rPr>
              <m:t>A</m:t>
            </m:r>
          </m:e>
          <m:sup>
            <m:r>
              <m:rPr>
                <m:sty m:val="p"/>
              </m:rPr>
              <m:t>′</m:t>
            </m:r>
          </m:sup>
        </m:sSup>
        <m:acc>
          <m:accPr>
            <m:chr m:val="̃"/>
          </m:accPr>
          <m:e>
            <m:r>
              <m:t>x</m:t>
            </m:r>
          </m:e>
        </m:acc>
        <m:r>
          <m:rPr>
            <m:sty m:val="p"/>
          </m:rPr>
          <m:t>+</m:t>
        </m:r>
        <m:sSup>
          <m:e>
            <m:acc>
              <m:accPr>
                <m:chr m:val="̃"/>
              </m:accPr>
              <m:e>
                <m:r>
                  <m:t>b</m:t>
                </m:r>
              </m:e>
            </m:acc>
          </m:e>
          <m:sup>
            <m:r>
              <m:rPr>
                <m:sty m:val="p"/>
              </m:rPr>
              <m:t>′</m:t>
            </m:r>
          </m:sup>
        </m:sSup>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t>
      </w:r>
      <w:hyperlink w:anchor="def-affine-map">
        <w:r>
          <w:rPr>
            <w:rStyle w:val="Hyperlink"/>
          </w:rPr>
          <w:t xml:space="preserve">Definition 38</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m:oMath>
        <m:sSup>
          <m:e>
            <m:acc>
              <m:accPr>
                <m:chr m:val="̃"/>
              </m:accPr>
              <m:e>
                <m:r>
                  <m:t>b</m:t>
                </m:r>
              </m:e>
            </m:acc>
          </m:e>
          <m:sup>
            <m:r>
              <m:rPr>
                <m:sty m:val="p"/>
              </m:rPr>
              <m:t>′</m:t>
            </m:r>
          </m:sup>
        </m:sSup>
        <m:r>
          <m:rPr>
            <m:sty m:val="p"/>
          </m:rPr>
          <m:t>=</m:t>
        </m:r>
        <m:acc>
          <m:accPr>
            <m:chr m:val="̃"/>
          </m:accPr>
          <m:e>
            <m:r>
              <m:t>b</m:t>
            </m:r>
          </m:e>
        </m:acc>
      </m:oMath>
      <w:r>
        <w:t xml:space="preserve">.</w:t>
      </w:r>
    </w:p>
    <w:bookmarkEnd w:id="167"/>
    <w:p>
      <w:pPr>
        <w:pStyle w:val="BodyText"/>
      </w:pPr>
      <w:r>
        <w:rPr>
          <w:i/>
          <w:iCs/>
        </w:rPr>
        <w:t xml:space="preserve">Proof</w:t>
      </w:r>
      <w:r>
        <w:t xml:space="preserve">. </w:t>
      </w:r>
      <w:r>
        <w:t xml:space="preserve">By</w:t>
      </w:r>
      <w:r>
        <w:t xml:space="preserve"> </w:t>
      </w:r>
      <w:hyperlink w:anchor="thm-affine-map-zero">
        <w:r>
          <w:rPr>
            <w:rStyle w:val="Hyperlink"/>
          </w:rPr>
          <w:t xml:space="preserve">Theorem 15</w:t>
        </w:r>
      </w:hyperlink>
      <w:r>
        <w:t xml:space="preserve">, applied to each formula,</w:t>
      </w:r>
    </w:p>
    <w:p>
      <w:pPr>
        <w:pStyle w:val="BodyText"/>
      </w:pPr>
      <m:oMathPara>
        <m:oMathParaPr>
          <m:jc m:val="center"/>
        </m:oMathParaPr>
        <m:oMath>
          <m:eqArr>
            <m:e>
              <m:acc>
                <m:accPr>
                  <m:chr m:val="̃"/>
                </m:accPr>
                <m:e>
                  <m:r>
                    <m:t>b</m:t>
                  </m:r>
                </m:e>
              </m:acc>
              <m:r>
                <m:t>&amp;</m:t>
              </m:r>
              <m:r>
                <m:rPr>
                  <m:sty m:val="p"/>
                </m:rPr>
                <m:t>=</m:t>
              </m:r>
              <m:r>
                <m:t>f</m:t>
              </m:r>
              <m:r>
                <m:rPr>
                  <m:sty m:val="p"/>
                </m:rPr>
                <m:t>(</m:t>
              </m:r>
              <m:acc>
                <m:accPr>
                  <m:chr m:val="̃"/>
                </m:accPr>
                <m:e>
                  <m:r>
                    <m:t>0</m:t>
                  </m:r>
                </m:e>
              </m:acc>
              <m:r>
                <m:rPr>
                  <m:sty m:val="p"/>
                </m:rPr>
                <m:t>)</m:t>
              </m:r>
            </m:e>
            <m:e>
              <m:r>
                <m:t>&amp;</m:t>
              </m:r>
              <m:r>
                <m:rPr>
                  <m:sty m:val="p"/>
                </m:rPr>
                <m:t>=</m:t>
              </m:r>
              <m:sSup>
                <m:e>
                  <m:acc>
                    <m:accPr>
                      <m:chr m:val="̃"/>
                    </m:accPr>
                    <m:e>
                      <m:r>
                        <m:t>b</m:t>
                      </m:r>
                    </m:e>
                  </m:acc>
                </m:e>
                <m:sup>
                  <m:r>
                    <m:rPr>
                      <m:sty m:val="p"/>
                    </m:rPr>
                    <m:t>′</m:t>
                  </m:r>
                </m:sup>
              </m:sSup>
              <m:r>
                <m:rPr>
                  <m:sty m:val="p"/>
                </m:rPr>
                <m:t>.</m:t>
              </m:r>
            </m:e>
          </m:eqArr>
        </m:oMath>
      </m:oMathPara>
    </w:p>
    <w:p>
      <w:pPr>
        <w:pStyle w:val="FirstParagraph"/>
      </w:pPr>
      <w:r>
        <w:t xml:space="preserve">Then</w:t>
      </w:r>
    </w:p>
    <w:p>
      <w:pPr>
        <w:pStyle w:val="BodyText"/>
      </w:pPr>
      <m:oMathPara>
        <m:oMathParaPr>
          <m:jc m:val="center"/>
        </m:oMathParaPr>
        <m:oMath>
          <m:eqArr>
            <m:e>
              <m:r>
                <m:rPr>
                  <m:sty m:val="bi"/>
                </m:rPr>
                <m:t>A</m:t>
              </m:r>
              <m:acc>
                <m:accPr>
                  <m:chr m:val="̃"/>
                </m:accPr>
                <m:e>
                  <m:r>
                    <m:t>x</m:t>
                  </m:r>
                </m:e>
              </m:acc>
              <m:r>
                <m:t>&amp;</m:t>
              </m:r>
              <m:r>
                <m:rPr>
                  <m:sty m:val="p"/>
                </m:rPr>
                <m:t>=</m:t>
              </m:r>
              <m:r>
                <m:t>f</m:t>
              </m:r>
              <m:r>
                <m:rPr>
                  <m:sty m:val="p"/>
                </m:rPr>
                <m:t>(</m:t>
              </m:r>
              <m:acc>
                <m:accPr>
                  <m:chr m:val="̃"/>
                </m:accPr>
                <m:e>
                  <m:r>
                    <m:t>x</m:t>
                  </m:r>
                </m:e>
              </m:acc>
              <m:r>
                <m:rPr>
                  <m:sty m:val="p"/>
                </m:rPr>
                <m:t>)</m:t>
              </m:r>
              <m:r>
                <m:rPr>
                  <m:sty m:val="p"/>
                </m:rPr>
                <m:t>−</m:t>
              </m:r>
              <m:acc>
                <m:accPr>
                  <m:chr m:val="̃"/>
                </m:accPr>
                <m:e>
                  <m:r>
                    <m:t>b</m:t>
                  </m:r>
                </m:e>
              </m:acc>
            </m:e>
            <m:e>
              <m:r>
                <m:t>&amp;</m:t>
              </m:r>
              <m:r>
                <m:rPr>
                  <m:sty m:val="p"/>
                </m:rPr>
                <m:t>=</m:t>
              </m:r>
              <m:sSup>
                <m:e>
                  <m:r>
                    <m:rPr>
                      <m:sty m:val="bi"/>
                    </m:rPr>
                    <m:t>A</m:t>
                  </m:r>
                </m:e>
                <m:sup>
                  <m:r>
                    <m:rPr>
                      <m:sty m:val="p"/>
                    </m:rPr>
                    <m:t>′</m:t>
                  </m:r>
                </m:sup>
              </m:sSup>
              <m:acc>
                <m:accPr>
                  <m:chr m:val="̃"/>
                </m:accPr>
                <m:e>
                  <m:r>
                    <m:t>x</m:t>
                  </m:r>
                </m:e>
              </m:acc>
            </m:e>
          </m:eqArr>
        </m:oMath>
      </m:oMathPara>
    </w:p>
    <w:p>
      <w:pPr>
        <w:pStyle w:val="FirstParagraph"/>
      </w:pPr>
      <w:r>
        <w:t xml:space="preserve">for all</w:t>
      </w:r>
      <w:r>
        <w:t xml:space="preserve"> </w:t>
      </w:r>
      <m:oMath>
        <m:acc>
          <m:accPr>
            <m:chr m:val="̃"/>
          </m:accPr>
          <m:e>
            <m:r>
              <m:t>x</m:t>
            </m:r>
          </m:e>
        </m:acc>
      </m:oMath>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36</w:t>
        </w:r>
      </w:hyperlink>
      <w:r>
        <w:t xml:space="preserve">) of the linear map</w:t>
      </w:r>
      <w:r>
        <w:t xml:space="preserve"> </w:t>
      </w:r>
      <m:oMath>
        <m:acc>
          <m:accPr>
            <m:chr m:val="̃"/>
          </m:accPr>
          <m:e>
            <m:r>
              <m:t>x</m:t>
            </m:r>
          </m:e>
        </m:acc>
        <m:r>
          <m:rPr>
            <m:sty m:val="p"/>
          </m:rPr>
          <m:t>↦</m:t>
        </m:r>
        <m:r>
          <m:t>f</m:t>
        </m:r>
        <m:r>
          <m:rPr>
            <m:sty m:val="p"/>
          </m:rPr>
          <m:t>(</m:t>
        </m:r>
        <m:acc>
          <m:accPr>
            <m:chr m:val="̃"/>
          </m:accPr>
          <m:e>
            <m:r>
              <m:t>x</m:t>
            </m:r>
          </m:e>
        </m:acc>
        <m:r>
          <m:rPr>
            <m:sty m:val="p"/>
          </m:rPr>
          <m:t>)</m:t>
        </m:r>
        <m:r>
          <m:rPr>
            <m:sty m:val="p"/>
          </m:rPr>
          <m:t>−</m:t>
        </m:r>
        <m:acc>
          <m:accPr>
            <m:chr m:val="̃"/>
          </m:accPr>
          <m:e>
            <m:r>
              <m:t>b</m:t>
            </m:r>
          </m:e>
        </m:acc>
      </m:oMath>
      <w:r>
        <w:t xml:space="preserve"> </w:t>
      </w:r>
      <w:r>
        <w:t xml:space="preserve">(linear by</w:t>
      </w:r>
      <w:r>
        <w:t xml:space="preserve"> </w:t>
      </w:r>
      <w:hyperlink w:anchor="thm-matrix-map-linear">
        <w:r>
          <w:rPr>
            <w:rStyle w:val="Hyperlink"/>
          </w:rPr>
          <w:t xml:space="preserve">Theorem 12</w:t>
        </w:r>
      </w:hyperlink>
      <w:r>
        <w:t xml:space="preserve">),</w:t>
      </w:r>
      <w:r>
        <w:t xml:space="preserve"> </w:t>
      </w:r>
      <w:r>
        <w:t xml:space="preserve">and the uniqueness in</w:t>
      </w:r>
      <w:r>
        <w:t xml:space="preserve"> </w:t>
      </w:r>
      <w:hyperlink w:anchor="thm-linear-map-matrix">
        <w:r>
          <w:rPr>
            <w:rStyle w:val="Hyperlink"/>
          </w:rPr>
          <w:t xml:space="preserve">Theorem 14</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70" w:name="rem-linear-affine-terminology"/>
    <w:p>
      <w:pPr>
        <w:pStyle w:val="BodyText"/>
      </w:pPr>
      <w:r>
        <w:rPr>
          <w:i/>
          <w:iCs/>
        </w:rPr>
        <w:t xml:space="preserve">Remark 16</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34</w:t>
        </w:r>
      </w:hyperlink>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68">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69">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38</w:t>
        </w:r>
      </w:hyperlink>
      <w:r>
        <w:t xml:space="preserve"> </w:t>
      </w:r>
      <w:r>
        <w:t xml:space="preserve">notes.</w:t>
      </w:r>
      <w:r>
        <w:t xml:space="preserve"> </w:t>
      </w:r>
      <w:r>
        <w:t xml:space="preserve">A model with an intercept is affine in</w:t>
      </w:r>
      <w:r>
        <w:t xml:space="preserve"> </w:t>
      </w:r>
      <m:oMath>
        <m:acc>
          <m:accPr>
            <m:chr m:val="̃"/>
          </m:accPr>
          <m:e>
            <m:r>
              <m:t>x</m:t>
            </m:r>
          </m:e>
        </m:acc>
      </m:oMath>
      <w:r>
        <w:t xml:space="preserve"> </w:t>
      </w:r>
      <w:r>
        <w:t xml:space="preserve">but linear in its coefficients</w:t>
      </w:r>
      <w:r>
        <w:t xml:space="preserve"> </w:t>
      </w:r>
      <m:oMath>
        <m:r>
          <m:rPr>
            <m:sty m:val="p"/>
          </m:rPr>
          <m:t>(</m:t>
        </m:r>
        <m:r>
          <m:t>b</m:t>
        </m:r>
        <m:r>
          <m:rPr>
            <m:sty m:val="p"/>
          </m:rPr>
          <m:t>,</m:t>
        </m:r>
        <m:acc>
          <m:accPr>
            <m:chr m:val="̃"/>
          </m:accPr>
          <m:e>
            <m:r>
              <m:t>w</m:t>
            </m:r>
          </m:e>
        </m:acc>
        <m:r>
          <m:rPr>
            <m:sty m:val="p"/>
          </m:rPr>
          <m:t>)</m:t>
        </m:r>
      </m:oMath>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a linear function of the augmented vector</w:t>
      </w:r>
      <w:r>
        <w:t xml:space="preserve"> </w:t>
      </w:r>
      <m:oMath>
        <m:acc>
          <m:accPr>
            <m:chr m:val="̃"/>
          </m:accPr>
          <m:e>
            <m:acc>
              <m:accPr>
                <m:chr m:val="̃"/>
              </m:accPr>
              <m:e>
                <m:r>
                  <m:t>x</m:t>
                </m:r>
              </m:e>
            </m:acc>
          </m:e>
        </m:acc>
      </m:oMath>
      <w:r>
        <w:t xml:space="preserve"> </w:t>
      </w:r>
      <w:r>
        <w:t xml:space="preserve">(</w:t>
      </w:r>
      <w:hyperlink w:anchor="def-augmented-vector">
        <w:r>
          <w:rPr>
            <w:rStyle w:val="Hyperlink"/>
          </w:rPr>
          <w:t xml:space="preserve">Definition 40</w:t>
        </w:r>
      </w:hyperlink>
      <w:r>
        <w:t xml:space="preserve">),</w:t>
      </w:r>
      <w:r>
        <w:t xml:space="preserve"> </w:t>
      </w:r>
      <w:r>
        <w:t xml:space="preserve">with</w:t>
      </w:r>
      <w:r>
        <w:t xml:space="preserve"> </w:t>
      </w:r>
      <m:oMath>
        <m:r>
          <m:t>b</m:t>
        </m:r>
      </m:oMath>
      <w:r>
        <w:t xml:space="preserve"> </w:t>
      </w:r>
      <w:r>
        <w:t xml:space="preserve">as the coefficient on its first entry.</w:t>
      </w:r>
    </w:p>
    <w:bookmarkEnd w:id="170"/>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71" name="Picture"/>
                  <a:graphic>
                    <a:graphicData uri="http://schemas.openxmlformats.org/drawingml/2006/picture">
                      <pic:pic>
                        <pic:nvPicPr>
                          <pic:cNvPr descr="/opt/quarto/share/formats/docx/tip.png" id="172"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(2024d)</w:t>
            </w:r>
            <w:r>
              <w:t xml:space="preserve">, sections 6 (</w:t>
            </w:r>
            <w:r>
              <w:t xml:space="preserve">“Linear functions and operators”</w:t>
            </w:r>
            <w:r>
              <w:t xml:space="preserve">; see</w:t>
            </w:r>
            <w:r>
              <w:t xml:space="preserve"> </w:t>
            </w:r>
            <w:hyperlink w:anchor="def-linear-operator">
              <w:r>
                <w:rPr>
                  <w:rStyle w:val="Hyperlink"/>
                </w:rPr>
                <w:t xml:space="preserve">Definition 35</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14</w:t>
              </w:r>
            </w:hyperlink>
            <w:r>
              <w:t xml:space="preserve">,</w:t>
            </w:r>
            <w:r>
              <w:t xml:space="preserve"> </w:t>
            </w:r>
            <w:r>
              <w:t xml:space="preserve">and that every affine function has the form</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It defines</w:t>
            </w:r>
            <w:r>
              <w:t xml:space="preserve"> </w:t>
            </w:r>
            <w:r>
              <w:t xml:space="preserve">“affine”</w:t>
            </w:r>
            <w:r>
              <w:t xml:space="preserve"> </w:t>
            </w:r>
            <w:r>
              <w:t xml:space="preserve">differently, by</w:t>
            </w:r>
            <w:r>
              <w:t xml:space="preserve"> </w:t>
            </w:r>
            <m:oMath>
              <m:r>
                <m:t>f</m:t>
              </m:r>
              <m:r>
                <m:rPr>
                  <m:sty m:val="p"/>
                </m:rPr>
                <m:t>(</m:t>
              </m:r>
              <m:r>
                <m:t>α</m:t>
              </m:r>
              <m:acc>
                <m:accPr>
                  <m:chr m:val="̃"/>
                </m:accPr>
                <m:e>
                  <m:r>
                    <m:t>x</m:t>
                  </m:r>
                </m:e>
              </m:acc>
              <m:r>
                <m:rPr>
                  <m:sty m:val="p"/>
                </m:rPr>
                <m:t>+</m:t>
              </m:r>
              <m:r>
                <m:t>β</m:t>
              </m:r>
              <m:acc>
                <m:accPr>
                  <m:chr m:val="̃"/>
                </m:accPr>
                <m:e>
                  <m:r>
                    <m:t>y</m:t>
                  </m:r>
                </m:e>
              </m:acc>
              <m:r>
                <m:rPr>
                  <m:sty m:val="p"/>
                </m:rPr>
                <m:t>)</m:t>
              </m:r>
              <m:r>
                <m:rPr>
                  <m:sty m:val="p"/>
                </m:rPr>
                <m:t>=</m:t>
              </m:r>
              <m:r>
                <m:t>α</m:t>
              </m:r>
              <m:r>
                <m:t>f</m:t>
              </m:r>
              <m:r>
                <m:rPr>
                  <m:sty m:val="p"/>
                </m:rPr>
                <m:t>(</m:t>
              </m:r>
              <m:acc>
                <m:accPr>
                  <m:chr m:val="̃"/>
                </m:accPr>
                <m:e>
                  <m:r>
                    <m:t>x</m:t>
                  </m:r>
                </m:e>
              </m:acc>
              <m:r>
                <m:rPr>
                  <m:sty m:val="p"/>
                </m:rPr>
                <m:t>)</m:t>
              </m:r>
              <m:r>
                <m:rPr>
                  <m:sty m:val="p"/>
                </m:rPr>
                <m:t>+</m:t>
              </m:r>
              <m:r>
                <m:t>β</m:t>
              </m:r>
              <m:r>
                <m:t>f</m:t>
              </m:r>
              <m:r>
                <m:rPr>
                  <m:sty m:val="p"/>
                </m:rPr>
                <m:t>(</m:t>
              </m:r>
              <m:acc>
                <m:accPr>
                  <m:chr m:val="̃"/>
                </m:accPr>
                <m:e>
                  <m:r>
                    <m:t>y</m:t>
                  </m:r>
                </m:e>
              </m:acc>
              <m:r>
                <m:rPr>
                  <m:sty m:val="p"/>
                </m:rPr>
                <m:t>)</m:t>
              </m:r>
            </m:oMath>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so the two definitions agree.</w:t>
            </w:r>
          </w:p>
          <w:p>
            <w:pPr>
              <w:pStyle w:val="Compact"/>
              <w:numPr>
                <w:ilvl w:val="0"/>
                <w:numId w:val="1013"/>
              </w:numPr>
            </w:pPr>
            <w:r>
              <w:t xml:space="preserve">Boyd and Vandenberghe (2018)</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73">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74" w:name="def-hyperplane"/>
    <w:p>
      <w:pPr>
        <w:pStyle w:val="FirstParagraph"/>
      </w:pPr>
      <w:r>
        <w:rPr>
          <w:b/>
          <w:bCs/>
        </w:rPr>
        <w:t xml:space="preserve">Definition 41 (Hyperplane)</w:t>
      </w:r>
      <w:r>
        <w:t xml:space="preserve"> </w:t>
      </w:r>
      <w:r>
        <w:t xml:space="preserve">A</w:t>
      </w:r>
      <w:r>
        <w:t xml:space="preserve"> </w:t>
      </w:r>
      <w:r>
        <w:rPr>
          <w:b/>
          <w:bCs/>
        </w:rPr>
        <w:t xml:space="preserve">hyperplane</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satisfying</w:t>
      </w:r>
    </w:p>
    <w:p>
      <w:pPr>
        <w:pStyle w:val="BodyText"/>
      </w:pPr>
      <m:oMathPara>
        <m:oMathParaPr>
          <m:jc m:val="center"/>
        </m:oMathParaPr>
        <m:oMath>
          <m:acc>
            <m:accPr>
              <m:chr m:val="̃"/>
            </m:accPr>
            <m:e>
              <m:r>
                <m:t>w</m:t>
              </m:r>
            </m:e>
          </m:acc>
          <m:r>
            <m:rPr>
              <m:sty m:val="p"/>
            </m:rPr>
            <m:t>⋅</m:t>
          </m:r>
          <m:acc>
            <m:accPr>
              <m:chr m:val="̃"/>
            </m:accPr>
            <m:e>
              <m:r>
                <m:t>x</m:t>
              </m:r>
            </m:e>
          </m:acc>
          <m:r>
            <m:rPr>
              <m:sty m:val="p"/>
            </m:rPr>
            <m:t>+</m:t>
          </m:r>
          <m:r>
            <m:t>b</m:t>
          </m:r>
          <m:r>
            <m:rPr>
              <m:sty m:val="p"/>
            </m:rPr>
            <m:t>=</m:t>
          </m:r>
          <m:r>
            <m:t>0</m:t>
          </m:r>
        </m:oMath>
      </m:oMathPara>
    </w:p>
    <w:p>
      <w:pPr>
        <w:pStyle w:val="FirstParagraph"/>
      </w:pPr>
      <w:r>
        <w:t xml:space="preserve">for some vector</w:t>
      </w:r>
      <w:r>
        <w:t xml:space="preserve"> </w:t>
      </w:r>
      <m:oMath>
        <m:acc>
          <m:accPr>
            <m:chr m:val="̃"/>
          </m:accPr>
          <m:e>
            <m:r>
              <m:t>w</m:t>
            </m:r>
          </m:e>
        </m:acc>
        <m:r>
          <m:rPr>
            <m:sty m:val="p"/>
          </m:rPr>
          <m:t>∈</m:t>
        </m:r>
        <m:sSup>
          <m:e>
            <m:r>
              <m:rPr>
                <m:scr m:val="double-struck"/>
                <m:sty m:val="p"/>
              </m:rPr>
              <m:t>R</m:t>
            </m:r>
          </m:e>
          <m:sup>
            <m:r>
              <m:t>p</m:t>
            </m:r>
          </m:sup>
        </m:sSup>
        <m:r>
          <m:rPr>
            <m:sty m:val="p"/>
          </m:rPr>
          <m:t>\</m:t>
        </m:r>
        <m:r>
          <m:rPr>
            <m:sty m:val="p"/>
          </m:rPr>
          <m:t>{</m:t>
        </m:r>
        <m:acc>
          <m:accPr>
            <m:chr m:val="̃"/>
          </m:accPr>
          <m:e>
            <m:r>
              <m:t>0</m:t>
            </m:r>
          </m:e>
        </m:acc>
        <m:r>
          <m:rPr>
            <m:sty m:val="p"/>
          </m:rPr>
          <m:t>}</m:t>
        </m:r>
      </m:oMath>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number</w:t>
      </w:r>
      <w:r>
        <w:t xml:space="preserve"> </w:t>
      </w:r>
      <m:oMath>
        <m:r>
          <m:t>b</m:t>
        </m:r>
      </m:oMath>
      <w:r>
        <w:t xml:space="preserve"> </w:t>
      </w:r>
      <w:r>
        <w:t xml:space="preserve">is the offset of the hyperplane.</w:t>
      </w:r>
    </w:p>
    <w:bookmarkEnd w:id="174"/>
    <w:bookmarkStart w:id="175" w:name="def-normal-vector"/>
    <w:p>
      <w:pPr>
        <w:pStyle w:val="BodyText"/>
      </w:pPr>
      <w:r>
        <w:rPr>
          <w:b/>
          <w:bCs/>
        </w:rPr>
        <w:t xml:space="preserve">Definition 42 (Normal vector of a hyperplane)</w:t>
      </w:r>
      <w:r>
        <w:t xml:space="preserve"> </w:t>
      </w:r>
      <w:r>
        <w:t xml:space="preserve">In</w:t>
      </w:r>
      <w:r>
        <w:t xml:space="preserve"> </w:t>
      </w:r>
      <w:hyperlink w:anchor="def-hyperplane">
        <w:r>
          <w:rPr>
            <w:rStyle w:val="Hyperlink"/>
          </w:rPr>
          <w:t xml:space="preserve">Definition 41</w:t>
        </w:r>
      </w:hyperlink>
      <w:r>
        <w:t xml:space="preserve">, the vector</w:t>
      </w:r>
      <w:r>
        <w:t xml:space="preserve"> </w:t>
      </w:r>
      <m:oMath>
        <m:acc>
          <m:accPr>
            <m:chr m:val="̃"/>
          </m:accPr>
          <m:e>
            <m:r>
              <m:t>w</m:t>
            </m:r>
          </m:e>
        </m:acc>
      </m:oMath>
      <w:r>
        <w:t xml:space="preserve"> </w:t>
      </w:r>
      <w:r>
        <w:t xml:space="preserve">is a</w:t>
      </w:r>
      <w:r>
        <w:t xml:space="preserve"> </w:t>
      </w:r>
      <w:r>
        <w:rPr>
          <w:b/>
          <w:bCs/>
        </w:rPr>
        <w:t xml:space="preserve">normal vector</w:t>
      </w:r>
      <w:r>
        <w:t xml:space="preserve"> </w:t>
      </w:r>
      <w:r>
        <w:t xml:space="preserve">of the hyperplane.</w:t>
      </w:r>
    </w:p>
    <w:bookmarkEnd w:id="175"/>
    <w:bookmarkStart w:id="176" w:name="exm-hyperplane"/>
    <w:p>
      <w:pPr>
        <w:pStyle w:val="BodyText"/>
      </w:pPr>
      <w:r>
        <w:rPr>
          <w:b/>
          <w:bCs/>
        </w:rPr>
        <w:t xml:space="preserve">Example 33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m:oMath>
        <m:acc>
          <m:accPr>
            <m:chr m:val="̃"/>
          </m:accPr>
          <m:e>
            <m:r>
              <m:t>w</m:t>
            </m:r>
          </m:e>
        </m:acc>
        <m:r>
          <m:rPr>
            <m:sty m:val="p"/>
          </m:rPr>
          <m:t>⋅</m:t>
        </m:r>
        <m:acc>
          <m:accPr>
            <m:chr m:val="̃"/>
          </m:accPr>
          <m:e>
            <m:r>
              <m:t>x</m:t>
            </m:r>
          </m:e>
        </m:acc>
        <m:r>
          <m:rPr>
            <m:sty m:val="p"/>
          </m:rPr>
          <m:t>+</m:t>
        </m:r>
        <m:r>
          <m:t>b</m:t>
        </m:r>
        <m:r>
          <m:rPr>
            <m:sty m:val="p"/>
          </m:rPr>
          <m:t>&gt;</m:t>
        </m:r>
        <m:r>
          <m:t>0</m:t>
        </m:r>
      </m:oMath>
      <w:r>
        <w:t xml:space="preserve">.</w:t>
      </w:r>
    </w:p>
    <w:p>
      <w:pPr>
        <w:pStyle w:val="Compact"/>
        <w:numPr>
          <w:ilvl w:val="0"/>
          <w:numId w:val="1014"/>
        </w:numPr>
      </w:pPr>
      <w:r>
        <w:t xml:space="preserve">With</w:t>
      </w:r>
      <w:r>
        <w:t xml:space="preserve"> </w:t>
      </w:r>
      <m:oMath>
        <m:acc>
          <m:accPr>
            <m:chr m:val="̃"/>
          </m:accPr>
          <m:e>
            <m:r>
              <m:t>w</m:t>
            </m:r>
          </m:e>
        </m:acc>
        <m:r>
          <m:rPr>
            <m:sty m:val="p"/>
          </m:rPr>
          <m:t>=</m:t>
        </m:r>
        <m:acc>
          <m:accPr>
            <m:chr m:val="̃"/>
          </m:accPr>
          <m:e>
            <m:r>
              <m:t>0</m:t>
            </m:r>
          </m:e>
        </m:acc>
      </m:oMath>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m:oMath>
        <m:acc>
          <m:accPr>
            <m:chr m:val="̃"/>
          </m:accPr>
          <m:e>
            <m:r>
              <m:t>w</m:t>
            </m:r>
          </m:e>
        </m:acc>
        <m:r>
          <m:rPr>
            <m:sty m:val="p"/>
          </m:rPr>
          <m:t>≠</m:t>
        </m:r>
        <m:acc>
          <m:accPr>
            <m:chr m:val="̃"/>
          </m:accPr>
          <m:e>
            <m:r>
              <m:t>0</m:t>
            </m:r>
          </m:e>
        </m:acc>
      </m:oMath>
      <w:r>
        <w:t xml:space="preserve">.</w:t>
      </w:r>
    </w:p>
    <w:bookmarkEnd w:id="176"/>
    <w:bookmarkStart w:id="177"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m:oMath>
        <m:acc>
          <m:accPr>
            <m:chr m:val="̃"/>
          </m:accPr>
          <m:e>
            <m:r>
              <m:t>w</m:t>
            </m:r>
          </m:e>
        </m:acc>
      </m:oMath>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77"/>
    <w:bookmarkStart w:id="178"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m:oMathPara>
        <m:oMathParaPr>
          <m:jc m:val="center"/>
        </m:oMathParaPr>
        <m:oMath>
          <m:acc>
            <m:accPr>
              <m:chr m:val="̃"/>
            </m:accPr>
            <m:e>
              <m:r>
                <m:t>w</m:t>
              </m:r>
            </m:e>
          </m:acc>
          <m:r>
            <m:rPr>
              <m:sty m:val="p"/>
            </m:rPr>
            <m:t>=</m:t>
          </m:r>
          <m:d>
            <m:dPr>
              <m:begChr m:val="["/>
              <m:sepChr m:val=""/>
              <m:endChr m:val="]"/>
              <m:grow/>
            </m:dPr>
            <m:e>
              <m:m>
                <m:mPr>
                  <m:baseJc m:val="center"/>
                  <m:plcHide m:val="on"/>
                  <m:mcs>
                    <m:mc>
                      <m:mcPr>
                        <m:mcJc m:val="center"/>
                        <m:count m:val="1"/>
                      </m:mcPr>
                    </m:mc>
                  </m:mcs>
                </m:mPr>
                <m:mr>
                  <m:e>
                    <m:r>
                      <m:t>0.4</m:t>
                    </m:r>
                  </m:e>
                </m:mr>
                <m:mr>
                  <m:e>
                    <m:r>
                      <m:t>0.2</m:t>
                    </m:r>
                  </m:e>
                </m:mr>
                <m:mr>
                  <m:e>
                    <m:r>
                      <m:t>1.5</m:t>
                    </m:r>
                  </m:e>
                </m:mr>
              </m:m>
            </m:e>
          </m:d>
          <m:r>
            <m:rPr>
              <m:sty m:val="p"/>
            </m:rPr>
            <m:t>,</m:t>
          </m:r>
          <m:r>
            <m:t>  </m:t>
          </m:r>
          <m:r>
            <m:t>b</m:t>
          </m:r>
          <m:r>
            <m:rPr>
              <m:sty m:val="p"/>
            </m:rPr>
            <m:t>=</m:t>
          </m:r>
          <m:r>
            <m:rPr>
              <m:sty m:val="p"/>
            </m:rPr>
            <m:t>−</m:t>
          </m:r>
          <m:r>
            <m:t>30</m:t>
          </m:r>
        </m:oMath>
      </m:oMathPara>
    </w:p>
    <w:p>
      <w:pPr>
        <w:pStyle w:val="FirstParagraph"/>
      </w:pPr>
      <w:r>
        <w:t xml:space="preserve">and the rule is</w:t>
      </w:r>
      <w: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r>
          <m:rPr>
            <m:sty m:val="p"/>
          </m:rPr>
          <m:t>+</m:t>
        </m:r>
        <m:r>
          <m:t>b</m:t>
        </m:r>
      </m:oMath>
      <w:r>
        <w:t xml:space="preserve">.</w:t>
      </w:r>
      <w:r>
        <w:t xml:space="preserve"> </w:t>
      </w:r>
      <w:r>
        <w:t xml:space="preserve">For the patient,</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50</m:t>
                    </m:r>
                  </m:e>
                </m:mr>
                <m:mr>
                  <m:e>
                    <m:r>
                      <m:t>130</m:t>
                    </m:r>
                  </m:e>
                </m:mr>
                <m:mr>
                  <m:e>
                    <m:r>
                      <m:t>28</m:t>
                    </m:r>
                  </m:e>
                </m:mr>
              </m:m>
            </m:e>
          </m:d>
        </m:oMath>
      </m:oMathPara>
    </w:p>
    <w:p>
      <w:pPr>
        <w:pStyle w:val="FirstParagraph"/>
      </w:pPr>
      <m:oMathPara>
        <m:oMathParaPr>
          <m:jc m:val="center"/>
        </m:oMathParaPr>
        <m:oMath>
          <m:eqArr>
            <m:e>
              <m:sSup>
                <m:e>
                  <m:acc>
                    <m:accPr>
                      <m:chr m:val="̃"/>
                    </m:accPr>
                    <m:e>
                      <m:r>
                        <m:t>w</m:t>
                      </m:r>
                    </m:e>
                  </m:acc>
                </m:e>
                <m:sup>
                  <m:r>
                    <m:rPr>
                      <m:sty m:val="p"/>
                    </m:rPr>
                    <m:t>⊤</m:t>
                  </m:r>
                </m:sup>
              </m:sSup>
              <m:acc>
                <m:accPr>
                  <m:chr m:val="̃"/>
                </m:accPr>
                <m:e>
                  <m:r>
                    <m:t>x</m:t>
                  </m:r>
                </m:e>
              </m:acc>
              <m:r>
                <m:t>&amp;</m:t>
              </m:r>
              <m:r>
                <m:rPr>
                  <m:sty m:val="p"/>
                </m:rPr>
                <m:t>=</m:t>
              </m:r>
              <m:r>
                <m:rPr>
                  <m:sty m:val="p"/>
                </m:rPr>
                <m:t>(</m:t>
              </m:r>
              <m:r>
                <m:t>0.4</m:t>
              </m:r>
              <m:r>
                <m:rPr>
                  <m:sty m:val="p"/>
                </m:rPr>
                <m:t>)</m:t>
              </m:r>
              <m:r>
                <m:rPr>
                  <m:sty m:val="p"/>
                </m:rPr>
                <m:t>(</m:t>
              </m:r>
              <m:r>
                <m:t>50</m:t>
              </m:r>
              <m:r>
                <m:rPr>
                  <m:sty m:val="p"/>
                </m:rPr>
                <m:t>)</m:t>
              </m:r>
              <m:r>
                <m:rPr>
                  <m:sty m:val="p"/>
                </m:rPr>
                <m:t>+</m:t>
              </m:r>
              <m:r>
                <m:rPr>
                  <m:sty m:val="p"/>
                </m:rPr>
                <m:t>(</m:t>
              </m:r>
              <m:r>
                <m:t>0.2</m:t>
              </m:r>
              <m:r>
                <m:rPr>
                  <m:sty m:val="p"/>
                </m:rPr>
                <m:t>)</m:t>
              </m:r>
              <m:r>
                <m:rPr>
                  <m:sty m:val="p"/>
                </m:rPr>
                <m:t>(</m:t>
              </m:r>
              <m:r>
                <m:t>130</m:t>
              </m:r>
              <m:r>
                <m:rPr>
                  <m:sty m:val="p"/>
                </m:rPr>
                <m:t>)</m:t>
              </m:r>
              <m:r>
                <m:rPr>
                  <m:sty m:val="p"/>
                </m:rPr>
                <m:t>+</m:t>
              </m:r>
              <m:r>
                <m:rPr>
                  <m:sty m:val="p"/>
                </m:rPr>
                <m:t>(</m:t>
              </m:r>
              <m:r>
                <m:t>1.5</m:t>
              </m:r>
              <m:r>
                <m:rPr>
                  <m:sty m:val="p"/>
                </m:rPr>
                <m:t>)</m:t>
              </m:r>
              <m:r>
                <m:rPr>
                  <m:sty m:val="p"/>
                </m:rPr>
                <m:t>(</m:t>
              </m:r>
              <m:r>
                <m:t>28</m:t>
              </m:r>
              <m:r>
                <m:rPr>
                  <m:sty m:val="p"/>
                </m:rPr>
                <m:t>)</m:t>
              </m:r>
            </m:e>
            <m:e>
              <m:r>
                <m:t>&amp;</m:t>
              </m:r>
              <m:r>
                <m:rPr>
                  <m:sty m:val="p"/>
                </m:rPr>
                <m:t>=</m:t>
              </m:r>
              <m:r>
                <m:t>20</m:t>
              </m:r>
              <m:r>
                <m:rPr>
                  <m:sty m:val="p"/>
                </m:rPr>
                <m:t>+</m:t>
              </m:r>
              <m:r>
                <m:t>26</m:t>
              </m:r>
              <m:r>
                <m:rPr>
                  <m:sty m:val="p"/>
                </m:rPr>
                <m:t>+</m:t>
              </m:r>
              <m:r>
                <m:t>42</m:t>
              </m:r>
            </m:e>
            <m:e>
              <m:r>
                <m:t>&amp;</m:t>
              </m:r>
              <m:r>
                <m:rPr>
                  <m:sty m:val="p"/>
                </m:rPr>
                <m:t>=</m:t>
              </m:r>
              <m:r>
                <m:t>88</m:t>
              </m:r>
            </m:e>
          </m:eqArr>
        </m:oMath>
      </m:oMathPara>
    </w:p>
    <w:p>
      <w:pPr>
        <w:pStyle w:val="FirstParagraph"/>
      </w:pPr>
      <m:oMathPara>
        <m:oMathParaPr>
          <m:jc m:val="center"/>
        </m:oMathParaPr>
        <m:oMath>
          <m:eqArr>
            <m:e>
              <m:r>
                <m:t>f</m:t>
              </m:r>
              <m:r>
                <m:rPr>
                  <m:sty m:val="p"/>
                </m:rPr>
                <m:t>(</m:t>
              </m:r>
              <m:acc>
                <m:accPr>
                  <m:chr m:val="̃"/>
                </m:accPr>
                <m:e>
                  <m:r>
                    <m:t>x</m:t>
                  </m:r>
                </m:e>
              </m:acc>
              <m:r>
                <m:rPr>
                  <m:sty m:val="p"/>
                </m:rPr>
                <m:t>)</m:t>
              </m:r>
              <m:r>
                <m:t>&amp;</m:t>
              </m:r>
              <m:r>
                <m:rPr>
                  <m:sty m:val="p"/>
                </m:rPr>
                <m:t>=</m:t>
              </m:r>
              <m:r>
                <m:t>88</m:t>
              </m:r>
              <m:r>
                <m:rPr>
                  <m:sty m:val="p"/>
                </m:rPr>
                <m:t>−</m:t>
              </m:r>
              <m:r>
                <m:t>30</m:t>
              </m:r>
            </m:e>
            <m:e>
              <m:r>
                <m:t>&amp;</m:t>
              </m:r>
              <m:r>
                <m:rPr>
                  <m:sty m:val="p"/>
                </m:rPr>
                <m:t>=</m:t>
              </m:r>
              <m:r>
                <m:t>58</m:t>
              </m:r>
            </m:e>
          </m:eqArr>
        </m:oMath>
      </m:oMathPara>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78"/>
    <w:bookmarkStart w:id="179" w:name="exr-which-are-linear"/>
    <w:p>
      <w:pPr>
        <w:pStyle w:val="BodyText"/>
      </w:pPr>
      <w:r>
        <w:rPr>
          <w:b/>
          <w:bCs/>
        </w:rPr>
        <w:t xml:space="preserve">Exercise 6 (Which of these are affine in</w:t>
      </w:r>
      <w:r>
        <w:rPr>
          <w:b/>
          <w:bCs/>
        </w:rPr>
        <w:t xml:space="preserve"> </w:t>
      </w:r>
      <m:oMath>
        <m:acc>
          <m:accPr>
            <m:chr m:val="̃"/>
          </m:accPr>
          <m:e>
            <m:r>
              <m:t>w</m:t>
            </m:r>
          </m:e>
        </m:acc>
      </m:oMath>
      <w:r>
        <w:rPr>
          <w:b/>
          <w:bCs/>
        </w:rPr>
        <w:t xml:space="preserve">?)</w:t>
      </w:r>
      <w:r>
        <w:t xml:space="preserve"> </w:t>
      </w:r>
      <w:r>
        <w:t xml:space="preserve">Each of the five expressions is a function of the weights</w:t>
      </w:r>
      <w:r>
        <w:t xml:space="preserve"> </w:t>
      </w:r>
      <m:oMath>
        <m:acc>
          <m:accPr>
            <m:chr m:val="̃"/>
          </m:accPr>
          <m:e>
            <m:r>
              <m:t>w</m:t>
            </m:r>
          </m:e>
        </m:acc>
        <m:r>
          <m:rPr>
            <m:sty m:val="p"/>
          </m:rPr>
          <m:t>∈</m:t>
        </m:r>
        <m:sSup>
          <m:e>
            <m:r>
              <m:rPr>
                <m:scr m:val="double-struck"/>
                <m:sty m:val="p"/>
              </m:rPr>
              <m:t>R</m:t>
            </m:r>
          </m:e>
          <m:sup>
            <m:r>
              <m:t>p</m:t>
            </m:r>
          </m:sup>
        </m:sSup>
      </m:oMath>
      <w:r>
        <w:t xml:space="preserve">,</w:t>
      </w:r>
      <w:r>
        <w:t xml:space="preserve"> </w:t>
      </w:r>
      <w:r>
        <w:t xml:space="preserve">with the data</w:t>
      </w:r>
      <w:r>
        <w:t xml:space="preserve"> </w:t>
      </w:r>
      <m:oMath>
        <m:acc>
          <m:accPr>
            <m:chr m:val="̃"/>
          </m:accPr>
          <m:e>
            <m:r>
              <m:t>x</m:t>
            </m:r>
          </m:e>
        </m:acc>
      </m:oMath>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38</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34</w:t>
        </w:r>
      </w:hyperlink>
      <w:r>
        <w:t xml:space="preserve">).</w:t>
      </w:r>
    </w:p>
    <w:p>
      <w:pPr>
        <w:pStyle w:val="Compact"/>
        <w:numPr>
          <w:ilvl w:val="0"/>
          <w:numId w:val="1015"/>
        </w:numPr>
      </w:pPr>
      <m:oMath>
        <m:sSup>
          <m:e>
            <m:acc>
              <m:accPr>
                <m:chr m:val="̃"/>
              </m:accPr>
              <m:e>
                <m:r>
                  <m:t>w</m:t>
                </m:r>
              </m:e>
            </m:acc>
          </m:e>
          <m:sup>
            <m:r>
              <m:rPr>
                <m:sty m:val="p"/>
              </m:rPr>
              <m:t>⊤</m:t>
            </m:r>
          </m:sup>
        </m:sSup>
        <m:acc>
          <m:accPr>
            <m:chr m:val="̃"/>
          </m:accPr>
          <m:e>
            <m:r>
              <m:t>x</m:t>
            </m:r>
          </m:e>
        </m:acc>
      </m:oMath>
      <w:r>
        <w:t xml:space="preserve">​</w:t>
      </w:r>
    </w:p>
    <w:p>
      <w:pPr>
        <w:pStyle w:val="Compact"/>
        <w:numPr>
          <w:ilvl w:val="0"/>
          <w:numId w:val="1015"/>
        </w:numPr>
      </w:pPr>
      <m:oMath>
        <m:sSup>
          <m:e>
            <m:acc>
              <m:accPr>
                <m:chr m:val="̃"/>
              </m:accPr>
              <m:e>
                <m:r>
                  <m:t>w</m:t>
                </m:r>
              </m:e>
            </m:acc>
          </m:e>
          <m:sup>
            <m:r>
              <m:rPr>
                <m:sty m:val="p"/>
              </m:rPr>
              <m:t>⊤</m:t>
            </m:r>
          </m:sup>
        </m:sSup>
        <m:acc>
          <m:accPr>
            <m:chr m:val="̃"/>
          </m:accPr>
          <m:e>
            <m:r>
              <m:t>x</m:t>
            </m:r>
          </m:e>
        </m:acc>
        <m:r>
          <m:rPr>
            <m:sty m:val="p"/>
          </m:rPr>
          <m:t>−</m:t>
        </m:r>
        <m:r>
          <m:t>y</m:t>
        </m:r>
      </m:oMath>
      <w:r>
        <w:t xml:space="preserve">​</w:t>
      </w:r>
    </w:p>
    <w:p>
      <w:pPr>
        <w:pStyle w:val="Compact"/>
        <w:numPr>
          <w:ilvl w:val="0"/>
          <w:numId w:val="1015"/>
        </w:numPr>
      </w:pPr>
      <m:oMath>
        <m:r>
          <m:rPr>
            <m:sty m:val="p"/>
          </m:rPr>
          <m:t>(</m:t>
        </m:r>
        <m:sSup>
          <m:e>
            <m:acc>
              <m:accPr>
                <m:chr m:val="̃"/>
              </m:accPr>
              <m:e>
                <m:r>
                  <m:t>w</m:t>
                </m:r>
              </m:e>
            </m:acc>
          </m:e>
          <m:sup>
            <m:r>
              <m:rPr>
                <m:sty m:val="p"/>
              </m:rPr>
              <m:t>⊤</m:t>
            </m:r>
          </m:sup>
        </m:sSup>
        <m:acc>
          <m:accPr>
            <m:chr m:val="̃"/>
          </m:accPr>
          <m:e>
            <m:r>
              <m:t>x</m:t>
            </m:r>
          </m:e>
        </m:acc>
        <m:r>
          <m:rPr>
            <m:sty m:val="p"/>
          </m:rPr>
          <m:t>−</m:t>
        </m:r>
        <m:r>
          <m:t>y</m:t>
        </m:r>
        <m:sSup>
          <m:e>
            <m:r>
              <m:rPr>
                <m:sty m:val="p"/>
              </m:rPr>
              <m:t>)</m:t>
            </m:r>
          </m:e>
          <m:sup>
            <m:r>
              <m:t>2</m:t>
            </m:r>
          </m:sup>
        </m:sSup>
      </m:oMath>
      <w:r>
        <w:t xml:space="preserve">​</w:t>
      </w:r>
    </w:p>
    <w:p>
      <w:pPr>
        <w:pStyle w:val="Compact"/>
        <w:numPr>
          <w:ilvl w:val="0"/>
          <w:numId w:val="1015"/>
        </w:numPr>
      </w:pPr>
      <m:oMath>
        <m:r>
          <m:t>​</m:t>
        </m:r>
        <m:d>
          <m:dPr>
            <m:begChr m:val="∥"/>
            <m:sepChr m:val=""/>
            <m:endChr m:val="∥"/>
            <m:grow/>
          </m:dPr>
          <m:e>
            <m:acc>
              <m:accPr>
                <m:chr m:val="̃"/>
              </m:accPr>
              <m:e>
                <m:r>
                  <m:t>w</m:t>
                </m:r>
              </m:e>
            </m:acc>
          </m:e>
        </m:d>
        <m:sSubSup>
          <m:e>
            <m:r>
              <m:t>​</m:t>
            </m:r>
          </m:e>
          <m:sub>
            <m:r>
              <m:t>2</m:t>
            </m:r>
          </m:sub>
          <m:sup>
            <m:r>
              <m:t>2</m:t>
            </m:r>
          </m:sup>
        </m:sSubSup>
      </m:oMath>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79"/>
    <w:bookmarkStart w:id="180"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12</w:t>
        </w:r>
      </w:hyperlink>
      <w:r>
        <w:t xml:space="preserve">: the matrix</w:t>
      </w:r>
      <w:r>
        <w:t xml:space="preserve"> </w:t>
      </w:r>
      <m:oMath>
        <m:sSup>
          <m:e>
            <m:acc>
              <m:accPr>
                <m:chr m:val="̃"/>
              </m:accPr>
              <m:e>
                <m:r>
                  <m:t>x</m:t>
                </m:r>
              </m:e>
            </m:acc>
          </m:e>
          <m:sup>
            <m:r>
              <m:rPr>
                <m:sty m:val="p"/>
              </m:rPr>
              <m:t>⊤</m:t>
            </m:r>
          </m:sup>
        </m:sSup>
      </m:oMath>
      <w:r>
        <w:t xml:space="preserve"> </w:t>
      </w:r>
      <w:r>
        <w:t xml:space="preserve">times</w:t>
      </w:r>
      <w:r>
        <w:t xml:space="preserve"> </w:t>
      </w:r>
      <m:oMath>
        <m:acc>
          <m:accPr>
            <m:chr m:val="̃"/>
          </m:accPr>
          <m:e>
            <m:r>
              <m:t>w</m:t>
            </m:r>
          </m:e>
        </m:acc>
      </m:oMath>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m:oMath>
        <m:acc>
          <m:accPr>
            <m:chr m:val="̃"/>
          </m:accPr>
          <m:e>
            <m:r>
              <m:t>w</m:t>
            </m:r>
          </m:e>
        </m:acc>
        <m:r>
          <m:rPr>
            <m:sty m:val="p"/>
          </m:rPr>
          <m:t>=</m:t>
        </m:r>
        <m:acc>
          <m:accPr>
            <m:chr m:val="̃"/>
          </m:accPr>
          <m:e>
            <m:r>
              <m:t>0</m:t>
            </m:r>
          </m:e>
        </m:acc>
      </m:oMath>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m:oMath>
        <m:acc>
          <m:accPr>
            <m:chr m:val="̃"/>
          </m:accPr>
          <m:e>
            <m:r>
              <m:t>0</m:t>
            </m:r>
          </m:e>
        </m:acc>
      </m:oMath>
      <w:r>
        <w:t xml:space="preserve"> </w:t>
      </w:r>
      <w:r>
        <w:t xml:space="preserve">to</w:t>
      </w:r>
      <w:r>
        <w:t xml:space="preserve"> </w:t>
      </w:r>
      <m:oMath>
        <m:r>
          <m:t>0</m:t>
        </m:r>
      </m:oMath>
      <w:r>
        <w:t xml:space="preserve"> </w:t>
      </w:r>
      <w:r>
        <w:t xml:space="preserve">(</w:t>
      </w:r>
      <w:hyperlink w:anchor="thm-linear-map-zero">
        <w:r>
          <w:rPr>
            <w:rStyle w:val="Hyperlink"/>
          </w:rPr>
          <w:t xml:space="preserve">Theorem 11</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m:oMath>
        <m:acc>
          <m:accPr>
            <m:chr m:val="̃"/>
          </m:accPr>
          <m:e>
            <m:r>
              <m:t>w</m:t>
            </m:r>
          </m:e>
        </m:acc>
      </m:oMath>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m:oMath>
        <m:sSup>
          <m:e>
            <m:acc>
              <m:accPr>
                <m:chr m:val="̃"/>
              </m:accPr>
              <m:e>
                <m:r>
                  <m:t>w</m:t>
                </m:r>
              </m:e>
            </m:acc>
          </m:e>
          <m:sup>
            <m:r>
              <m:rPr>
                <m:sty m:val="p"/>
              </m:rPr>
              <m:t>⊤</m:t>
            </m:r>
          </m:sup>
        </m:sSup>
        <m:acc>
          <m:accPr>
            <m:chr m:val="̃"/>
          </m:accPr>
          <m:e>
            <m:r>
              <m:t>w</m:t>
            </m:r>
          </m:e>
        </m:acc>
      </m:oMath>
      <w:r>
        <w:t xml:space="preserve">,</w:t>
      </w:r>
      <w:r>
        <w:t xml:space="preserve"> </w:t>
      </w:r>
      <w:r>
        <w:t xml:space="preserve">which has</w:t>
      </w:r>
      <w:r>
        <w:t xml:space="preserve"> </w:t>
      </w:r>
      <m:oMath>
        <m:acc>
          <m:accPr>
            <m:chr m:val="̃"/>
          </m:accPr>
          <m:e>
            <m:r>
              <m:t>w</m:t>
            </m:r>
          </m:e>
        </m:acc>
      </m:oMath>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m:oMath>
        <m:acc>
          <m:accPr>
            <m:chr m:val="̃"/>
          </m:accPr>
          <m:e>
            <m:r>
              <m:t>w</m:t>
            </m:r>
          </m:e>
        </m:acc>
      </m:oMath>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m:oMath>
        <m:acc>
          <m:accPr>
            <m:chr m:val="̃"/>
          </m:accPr>
          <m:e>
            <m:r>
              <m:t>a</m:t>
            </m:r>
          </m:e>
        </m:acc>
        <m:r>
          <m:rPr>
            <m:sty m:val="p"/>
          </m:rPr>
          <m:t>=</m:t>
        </m:r>
        <m:r>
          <m:rPr>
            <m:sty m:val="p"/>
          </m:rPr>
          <m:t>(</m:t>
        </m:r>
        <m:sSub>
          <m:e>
            <m:r>
              <m:t>x</m:t>
            </m:r>
          </m:e>
          <m:sub>
            <m:r>
              <m:t>1</m:t>
            </m:r>
          </m:sub>
        </m:sSub>
        <m:r>
          <m:rPr>
            <m:sty m:val="p"/>
          </m:rPr>
          <m:t>,</m:t>
        </m:r>
        <m:r>
          <m:t>0</m:t>
        </m:r>
        <m:r>
          <m:rPr>
            <m:sty m:val="p"/>
          </m:rPr>
          <m:t>,</m:t>
        </m:r>
        <m:r>
          <m:rPr>
            <m:sty m:val="p"/>
          </m:rPr>
          <m:t>…</m:t>
        </m:r>
        <m:r>
          <m:rPr>
            <m:sty m:val="p"/>
          </m:rPr>
          <m:t>,</m:t>
        </m:r>
        <m:r>
          <m:t>0</m:t>
        </m:r>
        <m:sSup>
          <m:e>
            <m:r>
              <m:rPr>
                <m:sty m:val="p"/>
              </m:rPr>
              <m:t>)</m:t>
            </m:r>
          </m:e>
          <m:sup>
            <m:r>
              <m:rPr>
                <m:sty m:val="p"/>
              </m:rPr>
              <m:t>⊤</m:t>
            </m:r>
          </m:sup>
        </m:sSup>
      </m:oMath>
      <w:r>
        <w:t xml:space="preserve"> </w:t>
      </w:r>
      <w:r>
        <w:t xml:space="preserve">and</w:t>
      </w:r>
      <w:r>
        <w:t xml:space="preserve"> </w:t>
      </w:r>
      <m:oMath>
        <m:r>
          <m:t>b</m:t>
        </m:r>
        <m:r>
          <m:rPr>
            <m:sty m:val="p"/>
          </m:rPr>
          <m:t>=</m:t>
        </m:r>
        <m:r>
          <m:t>3</m:t>
        </m:r>
      </m:oMath>
      <w:r>
        <w:t xml:space="preserve">;</w:t>
      </w:r>
      <w:r>
        <w:t xml:space="preserve"> </w:t>
      </w:r>
      <w:r>
        <w:t xml:space="preserve">at</w:t>
      </w:r>
      <w:r>
        <w:t xml:space="preserve"> </w:t>
      </w:r>
      <m:oMath>
        <m:acc>
          <m:accPr>
            <m:chr m:val="̃"/>
          </m:accPr>
          <m:e>
            <m:r>
              <m:t>w</m:t>
            </m:r>
          </m:e>
        </m:acc>
        <m:r>
          <m:rPr>
            <m:sty m:val="p"/>
          </m:rPr>
          <m:t>=</m:t>
        </m:r>
        <m:acc>
          <m:accPr>
            <m:chr m:val="̃"/>
          </m:accPr>
          <m:e>
            <m:r>
              <m:t>0</m:t>
            </m:r>
          </m:e>
        </m:acc>
      </m:oMath>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11</w:t>
        </w:r>
      </w:hyperlink>
      <w:r>
        <w:t xml:space="preserve">).</w:t>
      </w:r>
      <w:r>
        <w:t xml:space="preserve"> </w:t>
      </w:r>
      <w:r>
        <w:t xml:space="preserve">The data</w:t>
      </w:r>
      <w:r>
        <w:t xml:space="preserve"> </w:t>
      </w:r>
      <m:oMath>
        <m:acc>
          <m:accPr>
            <m:chr m:val="̃"/>
          </m:accPr>
          <m:e>
            <m:r>
              <m:t>x</m:t>
            </m:r>
          </m:e>
        </m:acc>
      </m:oMath>
      <w:r>
        <w:t xml:space="preserve"> </w:t>
      </w:r>
      <w:r>
        <w:t xml:space="preserve">is untouched —</w:t>
      </w:r>
      <w:r>
        <w:t xml:space="preserve"> </w:t>
      </w:r>
      <m:oMath>
        <m:acc>
          <m:accPr>
            <m:chr m:val="̃"/>
          </m:accPr>
          <m:e>
            <m:r>
              <m:t>a</m:t>
            </m:r>
          </m:e>
        </m:acc>
      </m:oMath>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m:oMath>
        <m:acc>
          <m:accPr>
            <m:chr m:val="̃"/>
          </m:accPr>
          <m:e>
            <m:r>
              <m:t>w</m:t>
            </m:r>
          </m:e>
        </m:acc>
      </m:oMath>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80"/>
    <w:bookmarkEnd w:id="181"/>
    <w:bookmarkStart w:id="187" w:name="transposes-of-sums-and-products"/>
    <w:p>
      <w:pPr>
        <w:pStyle w:val="Heading3"/>
      </w:pPr>
      <w:r>
        <w:t xml:space="preserve">2.8 Transposes of sums and products</w:t>
      </w:r>
    </w:p>
    <w:bookmarkStart w:id="182" w:name="thm-transpose-sum"/>
    <w:p>
      <w:pPr>
        <w:pStyle w:val="FirstParagraph"/>
      </w:pPr>
      <w:r>
        <w:rPr>
          <w:b/>
          <w:bCs/>
        </w:rPr>
        <w:t xml:space="preserve">Theorem 18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p>
    <w:p>
      <w:pPr>
        <w:pStyle w:val="BodyText"/>
      </w:pPr>
      <m:oMathPara>
        <m:oMathParaPr>
          <m:jc m:val="center"/>
        </m:oMathParaPr>
        <m:oMath>
          <m:sSup>
            <m:e>
              <m:r>
                <m:rPr>
                  <m:sty m:val="p"/>
                </m:rPr>
                <m:t>(</m:t>
              </m:r>
              <m:acc>
                <m:accPr>
                  <m:chr m:val="̃"/>
                </m:accPr>
                <m:e>
                  <m:r>
                    <m:t>x</m:t>
                  </m:r>
                </m:e>
              </m:acc>
              <m:r>
                <m:rPr>
                  <m:sty m:val="p"/>
                </m:rPr>
                <m:t>+</m:t>
              </m:r>
              <m:acc>
                <m:accPr>
                  <m:chr m:val="̃"/>
                </m:accPr>
                <m:e>
                  <m:r>
                    <m:t>y</m:t>
                  </m:r>
                </m:e>
              </m:acc>
              <m:r>
                <m:rPr>
                  <m:sty m:val="p"/>
                </m:rPr>
                <m:t>)</m:t>
              </m:r>
            </m:e>
            <m:sup>
              <m:r>
                <m:rPr>
                  <m:sty m:val="p"/>
                </m:rPr>
                <m:t>⊤</m:t>
              </m:r>
            </m:sup>
          </m:sSup>
          <m:r>
            <m:rPr>
              <m:sty m:val="p"/>
            </m:rPr>
            <m:t>=</m:t>
          </m:r>
          <m:sSup>
            <m:e>
              <m:acc>
                <m:accPr>
                  <m:chr m:val="̃"/>
                </m:accPr>
                <m:e>
                  <m:r>
                    <m:t>x</m:t>
                  </m:r>
                </m:e>
              </m:acc>
            </m:e>
            <m:sup>
              <m:r>
                <m:rPr>
                  <m:sty m:val="p"/>
                </m:rPr>
                <m:t>⊤</m:t>
              </m:r>
            </m:sup>
          </m:sSup>
          <m:r>
            <m:rPr>
              <m:sty m:val="p"/>
            </m:rPr>
            <m:t>+</m:t>
          </m:r>
          <m:sSup>
            <m:e>
              <m:acc>
                <m:accPr>
                  <m:chr m:val="̃"/>
                </m:accPr>
                <m:e>
                  <m:r>
                    <m:t>y</m:t>
                  </m:r>
                </m:e>
              </m:acc>
            </m:e>
            <m:sup>
              <m:r>
                <m:rPr>
                  <m:sty m:val="p"/>
                </m:rPr>
                <m:t>⊤</m:t>
              </m:r>
            </m:sup>
          </m:sSup>
        </m:oMath>
      </m:oMathPara>
    </w:p>
    <w:bookmarkEnd w:id="182"/>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83" w:name="thm-transpose-product"/>
    <w:p>
      <w:pPr>
        <w:pStyle w:val="FirstParagraph"/>
      </w:pPr>
      <w:r>
        <w:rPr>
          <w:b/>
          <w:bCs/>
        </w:rPr>
        <w:t xml:space="preserve">Theorem 19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83"/>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84" w:name="rem-transpose-product-order"/>
    <w:p>
      <w:pPr>
        <w:pStyle w:val="FirstParagraph"/>
      </w:pPr>
      <w:r>
        <w:rPr>
          <w:i/>
          <w:iCs/>
        </w:rPr>
        <w:t xml:space="preserve">Remark 17</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84"/>
    <w:bookmarkStart w:id="185" w:name="thm-scalar-transpose"/>
    <w:p>
      <w:pPr>
        <w:pStyle w:val="BodyText"/>
      </w:pPr>
      <w:r>
        <w:rPr>
          <w:b/>
          <w:bCs/>
        </w:rPr>
        <w:t xml:space="preserve">Theorem 20 (A</w:t>
      </w:r>
      <w:r>
        <w:rPr>
          <w:b/>
          <w:bCs/>
        </w:rPr>
        <w:t xml:space="preserve"> </w:t>
      </w:r>
      <m:oMath>
        <m:r>
          <m:t>1</m:t>
        </m:r>
        <m:r>
          <m:rPr>
            <m:sty m:val="p"/>
          </m:rPr>
          <m:t>×</m:t>
        </m:r>
        <m:r>
          <m:t>1</m:t>
        </m:r>
      </m:oMath>
      <w:r>
        <w:rPr>
          <w:b/>
          <w:bCs/>
        </w:rPr>
        <w:t xml:space="preserve"> </w:t>
      </w:r>
      <w:r>
        <w:rPr>
          <w:b/>
          <w:bCs/>
        </w:rPr>
        <w:t xml:space="preserve">product equals its own transpose)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v</m:t>
            </m:r>
          </m:e>
        </m:acc>
      </m:oMath>
      <w:r>
        <w:t xml:space="preserve"> </w:t>
      </w:r>
      <w:r>
        <w:t xml:space="preserve">are vectors of length</w:t>
      </w:r>
      <w:r>
        <w:t xml:space="preserve"> </w:t>
      </w:r>
      <m:oMath>
        <m:r>
          <m:t>p</m:t>
        </m:r>
      </m:oMath>
      <w:r>
        <w:t xml:space="preserve"> </w:t>
      </w:r>
      <w:r>
        <w:t xml:space="preserve">and</w:t>
      </w:r>
      <w:r>
        <w:t xml:space="preserve"> </w:t>
      </w:r>
      <m:oMath>
        <m:r>
          <m:rPr>
            <m:sty m:val="bi"/>
          </m:rPr>
          <m:t>M</m:t>
        </m:r>
      </m:oMath>
      <w:r>
        <w:t xml:space="preserve"> </w:t>
      </w:r>
      <w:r>
        <w:t xml:space="preserve">is a</w:t>
      </w:r>
      <w:r>
        <w:t xml:space="preserve"> </w:t>
      </w:r>
      <m:oMath>
        <m:r>
          <m:t>p</m:t>
        </m:r>
        <m:r>
          <m:rPr>
            <m:sty m:val="p"/>
          </m:rPr>
          <m:t>×</m:t>
        </m:r>
        <m:r>
          <m:t>p</m:t>
        </m:r>
      </m:oMath>
      <w:r>
        <w:t xml:space="preserve"> </w:t>
      </w:r>
      <w:r>
        <w:t xml:space="preserve">matrix, then</w:t>
      </w:r>
      <w:r>
        <w:t xml:space="preserve"> </w:t>
      </w:r>
      <m:oMath>
        <m:sSup>
          <m:e>
            <m:acc>
              <m:accPr>
                <m:chr m:val="̃"/>
              </m:accPr>
              <m:e>
                <m:r>
                  <m:t>u</m:t>
                </m:r>
              </m:e>
            </m:acc>
          </m:e>
          <m:sup>
            <m:r>
              <m:rPr>
                <m:sty m:val="p"/>
              </m:rPr>
              <m:t>⊤</m:t>
            </m:r>
          </m:sup>
        </m:sSup>
        <m:r>
          <m:rPr>
            <m:sty m:val="bi"/>
          </m:rPr>
          <m:t>M</m:t>
        </m:r>
        <m:acc>
          <m:accPr>
            <m:chr m:val="̃"/>
          </m:accPr>
          <m:e>
            <m:r>
              <m:t>v</m:t>
            </m:r>
          </m:e>
        </m:acc>
      </m:oMath>
      <w:r>
        <w:t xml:space="preserve"> </w:t>
      </w:r>
      <w:r>
        <w:t xml:space="preserve">is a number, and</w:t>
      </w:r>
    </w:p>
    <w:p>
      <w:pPr>
        <w:pStyle w:val="BodyText"/>
      </w:pPr>
      <m:oMathPara>
        <m:oMathParaPr>
          <m:jc m:val="center"/>
        </m:oMathParaPr>
        <m:oMath>
          <m:sSup>
            <m:e>
              <m:acc>
                <m:accPr>
                  <m:chr m:val="̃"/>
                </m:accPr>
                <m:e>
                  <m:r>
                    <m:t>u</m:t>
                  </m:r>
                </m:e>
              </m:acc>
            </m:e>
            <m:sup>
              <m:r>
                <m:rPr>
                  <m:sty m:val="p"/>
                </m:rPr>
                <m:t>⊤</m:t>
              </m:r>
            </m:sup>
          </m:sSup>
          <m:r>
            <m:rPr>
              <m:sty m:val="bi"/>
            </m:rPr>
            <m:t>M</m:t>
          </m:r>
          <m:acc>
            <m:accPr>
              <m:chr m:val="̃"/>
            </m:accPr>
            <m:e>
              <m:r>
                <m:t>v</m:t>
              </m:r>
            </m:e>
          </m:acc>
          <m:r>
            <m:rPr>
              <m:sty m:val="p"/>
            </m:rPr>
            <m:t>=</m:t>
          </m:r>
          <m:sSup>
            <m:e>
              <m:acc>
                <m:accPr>
                  <m:chr m:val="̃"/>
                </m:accPr>
                <m:e>
                  <m:r>
                    <m:t>v</m:t>
                  </m:r>
                </m:e>
              </m:acc>
            </m:e>
            <m:sup>
              <m:r>
                <m:rPr>
                  <m:sty m:val="p"/>
                </m:rPr>
                <m:t>⊤</m:t>
              </m:r>
            </m:sup>
          </m:sSup>
          <m:r>
            <m:t> </m:t>
          </m:r>
          <m:sSup>
            <m:e>
              <m:r>
                <m:rPr>
                  <m:sty m:val="bi"/>
                </m:rPr>
                <m:t>M</m:t>
              </m:r>
            </m:e>
            <m:sup>
              <m:r>
                <m:rPr>
                  <m:sty m:val="p"/>
                </m:rPr>
                <m:t>⊤</m:t>
              </m:r>
            </m:sup>
          </m:sSup>
          <m:r>
            <m:t> </m:t>
          </m:r>
          <m:acc>
            <m:accPr>
              <m:chr m:val="̃"/>
            </m:accPr>
            <m:e>
              <m:r>
                <m:t>u</m:t>
              </m:r>
            </m:e>
          </m:acc>
          <m:r>
            <m:rPr>
              <m:sty m:val="p"/>
            </m:rPr>
            <m:t>.</m:t>
          </m:r>
        </m:oMath>
      </m:oMathPara>
    </w:p>
    <w:p>
      <w:pPr>
        <w:pStyle w:val="FirstParagraph"/>
      </w:pPr>
      <w:r>
        <w:t xml:space="preserve">In particular,</w:t>
      </w:r>
      <w:r>
        <w:t xml:space="preserve"> </w:t>
      </w:r>
      <m:oMath>
        <m:sSup>
          <m:e>
            <m:acc>
              <m:accPr>
                <m:chr m:val="̃"/>
              </m:accPr>
              <m:e>
                <m:r>
                  <m:t>u</m:t>
                </m:r>
              </m:e>
            </m:acc>
          </m:e>
          <m:sup>
            <m:r>
              <m:rPr>
                <m:sty m:val="p"/>
              </m:rPr>
              <m:t>⊤</m:t>
            </m:r>
          </m:sup>
        </m:sSup>
        <m:acc>
          <m:accPr>
            <m:chr m:val="̃"/>
          </m:accPr>
          <m:e>
            <m:r>
              <m:t>v</m:t>
            </m:r>
          </m:e>
        </m:acc>
        <m:r>
          <m:rPr>
            <m:sty m:val="p"/>
          </m:rPr>
          <m:t>=</m:t>
        </m:r>
        <m:sSup>
          <m:e>
            <m:acc>
              <m:accPr>
                <m:chr m:val="̃"/>
              </m:accPr>
              <m:e>
                <m:r>
                  <m:t>v</m:t>
                </m:r>
              </m:e>
            </m:acc>
          </m:e>
          <m:sup>
            <m:r>
              <m:rPr>
                <m:sty m:val="p"/>
              </m:rPr>
              <m:t>⊤</m:t>
            </m:r>
          </m:sup>
        </m:sSup>
        <m:acc>
          <m:accPr>
            <m:chr m:val="̃"/>
          </m:accPr>
          <m:e>
            <m:r>
              <m:t>u</m:t>
            </m:r>
          </m:e>
        </m:acc>
      </m:oMath>
      <w:r>
        <w:t xml:space="preserve">.</w:t>
      </w:r>
    </w:p>
    <w:bookmarkEnd w:id="185"/>
    <w:p>
      <w:pPr>
        <w:pStyle w:val="BodyText"/>
      </w:pPr>
      <w:r>
        <w:rPr>
          <w:i/>
          <w:iCs/>
        </w:rPr>
        <w:t xml:space="preserve">Proof</w:t>
      </w:r>
      <w:r>
        <w:t xml:space="preserve">. </w:t>
      </w:r>
      <w:r>
        <w:t xml:space="preserve">The product</w:t>
      </w:r>
      <w:r>
        <w:t xml:space="preserve"> </w:t>
      </w:r>
      <m:oMath>
        <m:sSup>
          <m:e>
            <m:acc>
              <m:accPr>
                <m:chr m:val="̃"/>
              </m:accPr>
              <m:e>
                <m:r>
                  <m:t>u</m:t>
                </m:r>
              </m:e>
            </m:acc>
          </m:e>
          <m:sup>
            <m:r>
              <m:rPr>
                <m:sty m:val="p"/>
              </m:rPr>
              <m:t>⊤</m:t>
            </m:r>
          </m:sup>
        </m:sSup>
        <m:r>
          <m:rPr>
            <m:sty m:val="bi"/>
          </m:rPr>
          <m:t>M</m:t>
        </m:r>
        <m:acc>
          <m:accPr>
            <m:chr m:val="̃"/>
          </m:accPr>
          <m:e>
            <m:r>
              <m:t>v</m:t>
            </m:r>
          </m:e>
        </m:acc>
      </m:oMath>
      <w:r>
        <w:t xml:space="preserve"> </w:t>
      </w:r>
      <w:r>
        <w:t xml:space="preserve">is a</w:t>
      </w:r>
      <w:r>
        <w:t xml:space="preserve"> </w:t>
      </w:r>
      <m:oMath>
        <m:r>
          <m:rPr>
            <m:sty m:val="p"/>
          </m:rPr>
          <m:t>(</m:t>
        </m:r>
        <m:r>
          <m:t>1</m:t>
        </m:r>
        <m:r>
          <m:rPr>
            <m:sty m:val="p"/>
          </m:rPr>
          <m:t>×</m:t>
        </m:r>
        <m:r>
          <m:t>p</m:t>
        </m:r>
        <m:r>
          <m:rPr>
            <m:sty m:val="p"/>
          </m:rPr>
          <m:t>)</m:t>
        </m:r>
        <m:r>
          <m:rPr>
            <m:sty m:val="p"/>
          </m:rPr>
          <m:t>(</m:t>
        </m:r>
        <m:r>
          <m:t>p</m:t>
        </m:r>
        <m:r>
          <m:rPr>
            <m:sty m:val="p"/>
          </m:rPr>
          <m:t>×</m:t>
        </m:r>
        <m:r>
          <m:t>p</m:t>
        </m:r>
        <m:r>
          <m:rPr>
            <m:sty m:val="p"/>
          </m:rPr>
          <m:t>)</m:t>
        </m:r>
        <m:r>
          <m:rPr>
            <m:sty m:val="p"/>
          </m:rPr>
          <m:t>(</m:t>
        </m:r>
        <m:r>
          <m:t>p</m:t>
        </m:r>
        <m:r>
          <m:rPr>
            <m:sty m:val="p"/>
          </m:rPr>
          <m:t>×</m:t>
        </m:r>
        <m:r>
          <m:t>1</m:t>
        </m:r>
        <m:r>
          <m:rPr>
            <m:sty m:val="p"/>
          </m:rPr>
          <m:t>)</m:t>
        </m:r>
      </m:oMath>
      <w:r>
        <w:t xml:space="preserve"> </w:t>
      </w:r>
      <w:r>
        <w:t xml:space="preserve">product, so it is a</w:t>
      </w:r>
      <w:r>
        <w:t xml:space="preserve"> </w:t>
      </w:r>
      <m:oMath>
        <m:r>
          <m:t>1</m:t>
        </m:r>
        <m:r>
          <m:rPr>
            <m:sty m:val="p"/>
          </m:rPr>
          <m:t>×</m:t>
        </m:r>
        <m:r>
          <m:t>1</m:t>
        </m:r>
      </m:oMath>
      <w:r>
        <w:t xml:space="preserve"> </w:t>
      </w:r>
      <w:r>
        <w:t xml:space="preserve">matrix.</w:t>
      </w:r>
      <w:r>
        <w:t xml:space="preserve"> </w:t>
      </w:r>
      <w:r>
        <w:t xml:space="preserve">The transpose of a</w:t>
      </w:r>
      <w:r>
        <w:t xml:space="preserve"> </w:t>
      </w:r>
      <m:oMath>
        <m:r>
          <m:t>1</m:t>
        </m:r>
        <m:r>
          <m:rPr>
            <m:sty m:val="p"/>
          </m:rPr>
          <m:t>×</m:t>
        </m:r>
        <m:r>
          <m:t>1</m:t>
        </m:r>
      </m:oMath>
      <w:r>
        <w:t xml:space="preserve"> </w:t>
      </w:r>
      <w:r>
        <w:t xml:space="preserve">matrix is itself, so</w:t>
      </w:r>
    </w:p>
    <w:p>
      <w:pPr>
        <w:pStyle w:val="BodyText"/>
      </w:pPr>
      <m:oMathPara>
        <m:oMathParaPr>
          <m:jc m:val="center"/>
        </m:oMathParaPr>
        <m:oMath>
          <m:eqArr>
            <m:e>
              <m:sSup>
                <m:e>
                  <m:acc>
                    <m:accPr>
                      <m:chr m:val="̃"/>
                    </m:accPr>
                    <m:e>
                      <m:r>
                        <m:t>u</m:t>
                      </m:r>
                    </m:e>
                  </m:acc>
                </m:e>
                <m:sup>
                  <m:r>
                    <m:rPr>
                      <m:sty m:val="p"/>
                    </m:rPr>
                    <m:t>⊤</m:t>
                  </m:r>
                </m:sup>
              </m:sSup>
              <m:r>
                <m:rPr>
                  <m:sty m:val="bi"/>
                </m:rPr>
                <m:t>M</m:t>
              </m:r>
              <m:acc>
                <m:accPr>
                  <m:chr m:val="̃"/>
                </m:accPr>
                <m:e>
                  <m:r>
                    <m:t>v</m:t>
                  </m:r>
                </m:e>
              </m:acc>
              <m:r>
                <m:t>&amp;</m:t>
              </m:r>
              <m:r>
                <m:rPr>
                  <m:sty m:val="p"/>
                </m:rPr>
                <m:t>=</m:t>
              </m:r>
              <m:sSup>
                <m:e>
                  <m:r>
                    <m:t>​</m:t>
                  </m:r>
                  <m:d>
                    <m:dPr>
                      <m:begChr m:val="("/>
                      <m:sepChr m:val=""/>
                      <m:endChr m:val=")"/>
                      <m:grow/>
                    </m:dPr>
                    <m:e>
                      <m:sSup>
                        <m:e>
                          <m:acc>
                            <m:accPr>
                              <m:chr m:val="̃"/>
                            </m:accPr>
                            <m:e>
                              <m:r>
                                <m:t>u</m:t>
                              </m:r>
                            </m:e>
                          </m:acc>
                        </m:e>
                        <m:sup>
                          <m:r>
                            <m:rPr>
                              <m:sty m:val="p"/>
                            </m:rPr>
                            <m:t>⊤</m:t>
                          </m:r>
                        </m:sup>
                      </m:sSup>
                      <m:r>
                        <m:rPr>
                          <m:sty m:val="bi"/>
                        </m:rPr>
                        <m:t>M</m:t>
                      </m:r>
                      <m:acc>
                        <m:accPr>
                          <m:chr m:val="̃"/>
                        </m:accPr>
                        <m:e>
                          <m:r>
                            <m:t>v</m:t>
                          </m:r>
                        </m:e>
                      </m:acc>
                    </m:e>
                  </m:d>
                  <m:r>
                    <m:t>​</m:t>
                  </m:r>
                </m:e>
                <m:sup>
                  <m:r>
                    <m:rPr>
                      <m:sty m:val="p"/>
                    </m:rPr>
                    <m:t>⊤</m:t>
                  </m:r>
                </m:sup>
              </m:sSup>
              <m:r>
                <m:t>&amp;</m:t>
              </m:r>
              <m:r>
                <m:t>&amp;</m:t>
              </m:r>
              <m:r>
                <m:rPr>
                  <m:nor/>
                  <m:sty m:val="p"/>
                </m:rPr>
                <m:t>(a </m:t>
              </m:r>
              <m:r>
                <m:t>1</m:t>
              </m:r>
              <m:r>
                <m:rPr>
                  <m:sty m:val="p"/>
                </m:rPr>
                <m:t>×</m:t>
              </m:r>
              <m:r>
                <m:t>1</m:t>
              </m:r>
              <m:r>
                <m:rPr>
                  <m:nor/>
                  <m:sty m:val="p"/>
                </m:rPr>
                <m:t> matrix equals its transpose)</m:t>
              </m:r>
            </m:e>
            <m:e>
              <m:r>
                <m:t>&amp;</m:t>
              </m:r>
              <m:r>
                <m:rPr>
                  <m:sty m:val="p"/>
                </m:rPr>
                <m:t>=</m:t>
              </m:r>
              <m:sSup>
                <m:e>
                  <m:acc>
                    <m:accPr>
                      <m:chr m:val="̃"/>
                    </m:accPr>
                    <m:e>
                      <m:r>
                        <m:t>v</m:t>
                      </m:r>
                    </m:e>
                  </m:acc>
                </m:e>
                <m:sup>
                  <m:r>
                    <m:rPr>
                      <m:sty m:val="p"/>
                    </m:rPr>
                    <m:t>⊤</m:t>
                  </m:r>
                </m:sup>
              </m:sSup>
              <m:r>
                <m:t> </m:t>
              </m:r>
              <m:sSup>
                <m:e>
                  <m:r>
                    <m:rPr>
                      <m:sty m:val="bi"/>
                    </m:rPr>
                    <m:t>M</m:t>
                  </m:r>
                </m:e>
                <m:sup>
                  <m:r>
                    <m:rPr>
                      <m:sty m:val="p"/>
                    </m:rPr>
                    <m:t>⊤</m:t>
                  </m:r>
                </m:sup>
              </m:sSup>
              <m:r>
                <m:t> </m:t>
              </m:r>
              <m:sSup>
                <m:e>
                  <m:r>
                    <m:t>​</m:t>
                  </m:r>
                  <m:d>
                    <m:dPr>
                      <m:begChr m:val="("/>
                      <m:sepChr m:val=""/>
                      <m:endChr m:val=")"/>
                      <m:grow/>
                    </m:dPr>
                    <m:e>
                      <m:sSup>
                        <m:e>
                          <m:acc>
                            <m:accPr>
                              <m:chr m:val="̃"/>
                            </m:accPr>
                            <m:e>
                              <m:r>
                                <m:t>u</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v</m:t>
                      </m:r>
                    </m:e>
                  </m:acc>
                </m:e>
                <m:sup>
                  <m:r>
                    <m:rPr>
                      <m:sty m:val="p"/>
                    </m:rPr>
                    <m:t>⊤</m:t>
                  </m:r>
                </m:sup>
              </m:sSup>
              <m:r>
                <m:t> </m:t>
              </m:r>
              <m:sSup>
                <m:e>
                  <m:r>
                    <m:rPr>
                      <m:sty m:val="bi"/>
                    </m:rPr>
                    <m:t>M</m:t>
                  </m:r>
                </m:e>
                <m:sup>
                  <m:r>
                    <m:rPr>
                      <m:sty m:val="p"/>
                    </m:rPr>
                    <m:t>⊤</m:t>
                  </m:r>
                </m:sup>
              </m:sSup>
              <m:r>
                <m:t> </m:t>
              </m:r>
              <m:acc>
                <m:accPr>
                  <m:chr m:val="̃"/>
                </m:accPr>
                <m:e>
                  <m:r>
                    <m:t>u</m:t>
                  </m:r>
                </m:e>
              </m:acc>
              <m:r>
                <m:t>&amp;</m:t>
              </m:r>
              <m:r>
                <m:t>&amp;</m:t>
              </m:r>
              <m:r>
                <m:rPr>
                  <m:nor/>
                  <m:sty m:val="p"/>
                </m:rPr>
                <m:t>(transposing twice changes nothing)</m:t>
              </m:r>
            </m:e>
          </m:eqArr>
        </m:oMath>
      </m:oMathPara>
    </w:p>
    <w:p>
      <w:pPr>
        <w:pStyle w:val="FirstParagraph"/>
      </w:pPr>
      <w:r>
        <w:t xml:space="preserve">The transpose step is</w:t>
      </w:r>
      <w:r>
        <w:t xml:space="preserve"> </w:t>
      </w:r>
      <w:hyperlink w:anchor="thm-transpose-product">
        <w:r>
          <w:rPr>
            <w:rStyle w:val="Hyperlink"/>
          </w:rPr>
          <w:t xml:space="preserve">Theorem 19</w:t>
        </w:r>
      </w:hyperlink>
      <w:r>
        <w:t xml:space="preserve">.</w:t>
      </w:r>
      <w:r>
        <w:t xml:space="preserve"> </w:t>
      </w:r>
      <w:r>
        <w:t xml:space="preserve">Taking</w:t>
      </w:r>
      <w:r>
        <w:t xml:space="preserve"> </w:t>
      </w:r>
      <m:oMath>
        <m:r>
          <m:rPr>
            <m:sty m:val="bi"/>
          </m:rPr>
          <m:t>M</m:t>
        </m:r>
        <m:r>
          <m:rPr>
            <m:sty m:val="p"/>
          </m:rPr>
          <m:t>=</m:t>
        </m:r>
        <m:r>
          <m:rPr>
            <m:sty m:val="bi"/>
          </m:rPr>
          <m:t>I</m:t>
        </m:r>
      </m:oMath>
      <w:r>
        <w:t xml:space="preserve"> </w:t>
      </w:r>
      <w:r>
        <w:t xml:space="preserve">gives the last statement.</w:t>
      </w:r>
    </w:p>
    <w:bookmarkStart w:id="186" w:name="exm-scalar-transpose"/>
    <w:p>
      <w:pPr>
        <w:pStyle w:val="BodyText"/>
      </w:pPr>
      <w:r>
        <w:rPr>
          <w:b/>
          <w:bCs/>
        </w:rPr>
        <w:t xml:space="preserve">Example 34 (Two ways to write the same number)</w:t>
      </w:r>
      <w:r>
        <w:t xml:space="preserve"> </w:t>
      </w:r>
      <w:r>
        <w:t xml:space="preserve">Take</w:t>
      </w:r>
      <w:r>
        <w:t xml:space="preserve"> </w:t>
      </w:r>
      <m:oMath>
        <m:acc>
          <m:accPr>
            <m:chr m:val="̃"/>
          </m:accPr>
          <m:e>
            <m:r>
              <m:t>u</m:t>
            </m:r>
          </m:e>
        </m:acc>
        <m:r>
          <m:rPr>
            <m:sty m:val="p"/>
          </m:rPr>
          <m:t>=</m:t>
        </m:r>
        <m:r>
          <m:rPr>
            <m:sty m:val="p"/>
          </m:rPr>
          <m:t>(</m:t>
        </m:r>
        <m:r>
          <m:t>1</m:t>
        </m:r>
        <m:r>
          <m:rPr>
            <m:sty m:val="p"/>
          </m:rPr>
          <m:t>,</m:t>
        </m:r>
        <m:r>
          <m:t>2</m:t>
        </m:r>
        <m:r>
          <m:rPr>
            <m:sty m:val="p"/>
          </m:rPr>
          <m:t>)</m:t>
        </m:r>
      </m:oMath>
      <w:r>
        <w:t xml:space="preserve">,</w:t>
      </w:r>
      <w:r>
        <w:t xml:space="preserve"> </w:t>
      </w:r>
      <m:oMath>
        <m:acc>
          <m:accPr>
            <m:chr m:val="̃"/>
          </m:accPr>
          <m:e>
            <m:r>
              <m:t>v</m:t>
            </m:r>
          </m:e>
        </m:acc>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Then</w:t>
      </w:r>
      <w:r>
        <w:t xml:space="preserve"> </w:t>
      </w:r>
      <m:oMath>
        <m:r>
          <m:rPr>
            <m:sty m:val="bi"/>
          </m:rPr>
          <m:t>M</m:t>
        </m:r>
        <m:acc>
          <m:accPr>
            <m:chr m:val="̃"/>
          </m:accPr>
          <m:e>
            <m:r>
              <m:t>v</m:t>
            </m:r>
          </m:e>
        </m:acc>
        <m:r>
          <m:rPr>
            <m:sty m:val="p"/>
          </m:rPr>
          <m:t>=</m:t>
        </m:r>
        <m:r>
          <m:rPr>
            <m:sty m:val="p"/>
          </m:rPr>
          <m:t>(</m:t>
        </m:r>
        <m:r>
          <m:t>1</m:t>
        </m:r>
        <m:r>
          <m:rPr>
            <m:sty m:val="p"/>
          </m:rPr>
          <m:t>,</m:t>
        </m:r>
        <m:r>
          <m:rPr>
            <m:sty m:val="p"/>
          </m:rPr>
          <m:t>−</m:t>
        </m:r>
        <m:r>
          <m:t>3</m:t>
        </m:r>
        <m:r>
          <m:rPr>
            <m:sty m:val="p"/>
          </m:rPr>
          <m:t>)</m:t>
        </m:r>
      </m:oMath>
      <w:r>
        <w:t xml:space="preserve">, so</w:t>
      </w:r>
    </w:p>
    <w:p>
      <w:pPr>
        <w:pStyle w:val="BodyText"/>
      </w:pPr>
      <m:oMathPara>
        <m:oMathParaPr>
          <m:jc m:val="center"/>
        </m:oMathParaPr>
        <m:oMath>
          <m:sSup>
            <m:e>
              <m:acc>
                <m:accPr>
                  <m:chr m:val="̃"/>
                </m:accPr>
                <m:e>
                  <m:r>
                    <m:t>u</m:t>
                  </m:r>
                </m:e>
              </m:acc>
            </m:e>
            <m:sup>
              <m:r>
                <m:rPr>
                  <m:sty m:val="p"/>
                </m:rPr>
                <m:t>⊤</m:t>
              </m:r>
            </m:sup>
          </m:sSup>
          <m:r>
            <m:rPr>
              <m:sty m:val="bi"/>
            </m:rPr>
            <m:t>M</m:t>
          </m:r>
          <m:acc>
            <m:accPr>
              <m:chr m:val="̃"/>
            </m:accPr>
            <m:e>
              <m:r>
                <m:t>v</m:t>
              </m:r>
            </m:e>
          </m:acc>
          <m:r>
            <m:rPr>
              <m:sty m:val="p"/>
            </m:rPr>
            <m:t>=</m:t>
          </m:r>
          <m:r>
            <m:t>1</m:t>
          </m:r>
          <m:r>
            <m:rPr>
              <m:sty m:val="p"/>
            </m:rPr>
            <m:t>⋅</m:t>
          </m:r>
          <m:r>
            <m:t>1</m:t>
          </m:r>
          <m:r>
            <m:rPr>
              <m:sty m:val="p"/>
            </m:rPr>
            <m:t>+</m:t>
          </m:r>
          <m:r>
            <m:t>2</m:t>
          </m:r>
          <m:r>
            <m:rPr>
              <m:sty m:val="p"/>
            </m:rPr>
            <m:t>⋅</m:t>
          </m:r>
          <m:r>
            <m:rPr>
              <m:sty m:val="p"/>
            </m:rPr>
            <m:t>(</m:t>
          </m:r>
          <m:r>
            <m:rPr>
              <m:sty m:val="p"/>
            </m:rPr>
            <m:t>−</m:t>
          </m:r>
          <m:r>
            <m:t>3</m:t>
          </m:r>
          <m:r>
            <m:rPr>
              <m:sty m:val="p"/>
            </m:rPr>
            <m:t>)</m:t>
          </m:r>
          <m:r>
            <m:rPr>
              <m:sty m:val="p"/>
            </m:rPr>
            <m:t>=</m:t>
          </m:r>
          <m:r>
            <m:rPr>
              <m:sty m:val="p"/>
            </m:rPr>
            <m:t>−</m:t>
          </m:r>
          <m:r>
            <m:t>5</m:t>
          </m:r>
          <m:r>
            <m:rPr>
              <m:sty m:val="p"/>
            </m:rPr>
            <m:t>.</m:t>
          </m:r>
        </m:oMath>
      </m:oMathPara>
    </w:p>
    <w:p>
      <w:pPr>
        <w:pStyle w:val="FirstParagraph"/>
      </w:pPr>
      <w:r>
        <w:t xml:space="preserve">Also</w:t>
      </w:r>
      <w:r>
        <w:t xml:space="preserve"> </w:t>
      </w:r>
      <m:oMath>
        <m:sSup>
          <m:e>
            <m:r>
              <m:rPr>
                <m:sty m:val="bi"/>
              </m:rPr>
              <m:t>M</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oMath>
      <w:r>
        <w:t xml:space="preserve"> </w:t>
      </w:r>
      <w:r>
        <w:t xml:space="preserve">and</w:t>
      </w:r>
      <w:r>
        <w:t xml:space="preserve"> </w:t>
      </w:r>
      <m:oMath>
        <m:sSup>
          <m:e>
            <m:r>
              <m:rPr>
                <m:sty m:val="bi"/>
              </m:rPr>
              <m:t>M</m:t>
            </m:r>
          </m:e>
          <m:sup>
            <m:r>
              <m:rPr>
                <m:sty m:val="p"/>
              </m:rPr>
              <m:t>⊤</m:t>
            </m:r>
          </m:sup>
        </m:sSup>
        <m:acc>
          <m:accPr>
            <m:chr m:val="̃"/>
          </m:accPr>
          <m:e>
            <m:r>
              <m:t>u</m:t>
            </m:r>
          </m:e>
        </m:acc>
        <m:r>
          <m:rPr>
            <m:sty m:val="p"/>
          </m:rPr>
          <m:t>=</m:t>
        </m:r>
        <m:r>
          <m:rPr>
            <m:sty m:val="p"/>
          </m:rPr>
          <m:t>(</m:t>
        </m:r>
        <m:r>
          <m:t>1</m:t>
        </m:r>
        <m:r>
          <m:rPr>
            <m:sty m:val="p"/>
          </m:rPr>
          <m:t>,</m:t>
        </m:r>
        <m:r>
          <m:t>8</m:t>
        </m:r>
        <m:r>
          <m:rPr>
            <m:sty m:val="p"/>
          </m:rPr>
          <m:t>)</m:t>
        </m:r>
      </m:oMath>
      <w:r>
        <w:t xml:space="preserve">, so</w:t>
      </w:r>
    </w:p>
    <w:p>
      <w:pPr>
        <w:pStyle w:val="BodyText"/>
      </w:pPr>
      <m:oMathPara>
        <m:oMathParaPr>
          <m:jc m:val="center"/>
        </m:oMathParaPr>
        <m:oMath>
          <m:sSup>
            <m:e>
              <m:acc>
                <m:accPr>
                  <m:chr m:val="̃"/>
                </m:accPr>
                <m:e>
                  <m:r>
                    <m:t>v</m:t>
                  </m:r>
                </m:e>
              </m:acc>
            </m:e>
            <m:sup>
              <m:r>
                <m:rPr>
                  <m:sty m:val="p"/>
                </m:rPr>
                <m:t>⊤</m:t>
              </m:r>
            </m:sup>
          </m:sSup>
          <m:r>
            <m:t> </m:t>
          </m:r>
          <m:sSup>
            <m:e>
              <m:r>
                <m:rPr>
                  <m:sty m:val="bi"/>
                </m:rPr>
                <m:t>M</m:t>
              </m:r>
            </m:e>
            <m:sup>
              <m:r>
                <m:rPr>
                  <m:sty m:val="p"/>
                </m:rPr>
                <m:t>⊤</m:t>
              </m:r>
            </m:sup>
          </m:sSup>
          <m:r>
            <m:t> </m:t>
          </m:r>
          <m:acc>
            <m:accPr>
              <m:chr m:val="̃"/>
            </m:accPr>
            <m:e>
              <m:r>
                <m:t>u</m:t>
              </m:r>
            </m:e>
          </m:acc>
          <m:r>
            <m:rPr>
              <m:sty m:val="p"/>
            </m:rPr>
            <m:t>=</m:t>
          </m:r>
          <m:r>
            <m:t>3</m:t>
          </m:r>
          <m:r>
            <m:rPr>
              <m:sty m:val="p"/>
            </m:rPr>
            <m:t>⋅</m:t>
          </m:r>
          <m:r>
            <m:t>1</m:t>
          </m:r>
          <m:r>
            <m:rPr>
              <m:sty m:val="p"/>
            </m:rPr>
            <m:t>+</m:t>
          </m:r>
          <m:r>
            <m:rPr>
              <m:sty m:val="p"/>
            </m:rPr>
            <m:t>(</m:t>
          </m:r>
          <m:r>
            <m:rPr>
              <m:sty m:val="p"/>
            </m:rPr>
            <m:t>−</m:t>
          </m:r>
          <m:r>
            <m:t>1</m:t>
          </m:r>
          <m:r>
            <m:rPr>
              <m:sty m:val="p"/>
            </m:rPr>
            <m:t>)</m:t>
          </m:r>
          <m:r>
            <m:rPr>
              <m:sty m:val="p"/>
            </m:rPr>
            <m:t>⋅</m:t>
          </m:r>
          <m:r>
            <m:t>8</m:t>
          </m:r>
          <m:r>
            <m:rPr>
              <m:sty m:val="p"/>
            </m:rPr>
            <m:t>=</m:t>
          </m:r>
          <m:r>
            <m:rPr>
              <m:sty m:val="p"/>
            </m:rPr>
            <m:t>−</m:t>
          </m:r>
          <m:r>
            <m:t>5</m:t>
          </m:r>
          <m:r>
            <m:rPr>
              <m:sty m:val="p"/>
            </m:rPr>
            <m:t>.</m:t>
          </m:r>
        </m:oMath>
      </m:oMathPara>
    </w:p>
    <w:p>
      <w:pPr>
        <w:pStyle w:val="FirstParagraph"/>
      </w:pPr>
      <w:r>
        <w:t xml:space="preserve">The two products are equal, as the theorem says.</w:t>
      </w:r>
      <w:r>
        <w:t xml:space="preserve"> </w:t>
      </w:r>
      <w:r>
        <w:t xml:space="preserve">In least squares, this is why the two cross terms of</w:t>
      </w:r>
      <w:r>
        <w:t xml:space="preserve"> </w:t>
      </w:r>
      <m:oMath>
        <m:sSup>
          <m:e>
            <m:r>
              <m:rPr>
                <m:sty m:val="p"/>
              </m:rPr>
              <m:t>(</m:t>
            </m:r>
            <m:r>
              <m:rPr>
                <m:sty m:val="bi"/>
              </m:rPr>
              <m:t>X</m:t>
            </m:r>
            <m:acc>
              <m:accPr>
                <m:chr m:val="̃"/>
              </m:accPr>
              <m:e>
                <m:r>
                  <m:t>β</m:t>
                </m:r>
              </m:e>
            </m:acc>
            <m:r>
              <m:rPr>
                <m:sty m:val="p"/>
              </m:rPr>
              <m:t>−</m:t>
            </m:r>
            <m:acc>
              <m:accPr>
                <m:chr m:val="̃"/>
              </m:accPr>
              <m:e>
                <m:r>
                  <m:t>y</m:t>
                </m:r>
              </m:e>
            </m:acc>
            <m:r>
              <m:rPr>
                <m:sty m:val="p"/>
              </m:rPr>
              <m:t>)</m:t>
            </m:r>
          </m:e>
          <m:sup>
            <m:r>
              <m:rPr>
                <m:sty m:val="p"/>
              </m:rPr>
              <m:t>⊤</m:t>
            </m:r>
          </m:sup>
        </m:sSup>
        <m:r>
          <m:rPr>
            <m:sty m:val="p"/>
          </m:rPr>
          <m:t>(</m:t>
        </m:r>
        <m:r>
          <m:rPr>
            <m:sty m:val="bi"/>
          </m:rPr>
          <m:t>X</m:t>
        </m:r>
        <m:acc>
          <m:accPr>
            <m:chr m:val="̃"/>
          </m:accPr>
          <m:e>
            <m:r>
              <m:t>β</m:t>
            </m:r>
          </m:e>
        </m:acc>
        <m:r>
          <m:rPr>
            <m:sty m:val="p"/>
          </m:rPr>
          <m:t>−</m:t>
        </m:r>
        <m:acc>
          <m:accPr>
            <m:chr m:val="̃"/>
          </m:accPr>
          <m:e>
            <m:r>
              <m:t>y</m:t>
            </m:r>
          </m:e>
        </m:acc>
        <m:r>
          <m:rPr>
            <m:sty m:val="p"/>
          </m:rPr>
          <m:t>)</m:t>
        </m:r>
      </m:oMath>
      <w:r>
        <w:t xml:space="preserve"> </w:t>
      </w:r>
      <w:r>
        <w:t xml:space="preserve">are equal and can be combined.</w:t>
      </w:r>
    </w:p>
    <w:bookmarkEnd w:id="186"/>
    <w:bookmarkEnd w:id="187"/>
    <w:bookmarkEnd w:id="188"/>
    <w:bookmarkStart w:id="195" w:name="rank"/>
    <w:p>
      <w:pPr>
        <w:pStyle w:val="Heading2"/>
      </w:pPr>
      <w:r>
        <w:t xml:space="preserve">3 Rank</w:t>
      </w:r>
    </w:p>
    <w:bookmarkStart w:id="189" w:name="def-linearly-independent"/>
    <w:p>
      <w:pPr>
        <w:pStyle w:val="FirstParagraph"/>
      </w:pPr>
      <w:r>
        <w:rPr>
          <w:b/>
          <w:bCs/>
        </w:rPr>
        <w:t xml:space="preserve">Definition 43 (Linearly independent vectors)</w:t>
      </w:r>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m:oMathPara>
        <m:oMathParaPr>
          <m:jc m:val="center"/>
        </m:oMathParaP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m:oMathPara>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89"/>
    <w:bookmarkStart w:id="190" w:name="exm-linearly-independent"/>
    <w:p>
      <w:pPr>
        <w:pStyle w:val="BodyText"/>
      </w:pPr>
      <w:r>
        <w:rPr>
          <w:b/>
          <w:bCs/>
        </w:rPr>
        <w:t xml:space="preserve">Example 35 (Independent and dependent pairs of vectors)</w:t>
      </w:r>
      <w:r>
        <w:t xml:space="preserve"> </w:t>
      </w:r>
      <w:r>
        <w:t xml:space="preserve"> </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1</m:t>
        </m:r>
        <m:r>
          <m:rPr>
            <m:sty m:val="p"/>
          </m:rPr>
          <m:t>,</m:t>
        </m:r>
        <m:r>
          <m:t>1</m:t>
        </m:r>
        <m:r>
          <m:rPr>
            <m:sty m:val="p"/>
          </m:rPr>
          <m:t>)</m:t>
        </m:r>
      </m:oMath>
      <w:r>
        <w:t xml:space="preserve"> </w:t>
      </w:r>
      <w:r>
        <w:t xml:space="preserve">are linearly independent:</w:t>
      </w:r>
      <w:r>
        <w:t xml:space="preserve"> </w:t>
      </w:r>
      <m:oMath>
        <m:sSub>
          <m:e>
            <m:r>
              <m:t>c</m:t>
            </m:r>
          </m:e>
          <m:sub>
            <m:r>
              <m:t>1</m:t>
            </m:r>
          </m:sub>
        </m:sSub>
        <m:sSub>
          <m:e>
            <m:acc>
              <m:accPr>
                <m:chr m:val="̃"/>
              </m:accPr>
              <m:e>
                <m:r>
                  <m:t>v</m:t>
                </m:r>
              </m:e>
            </m:acc>
          </m:e>
          <m:sub>
            <m:r>
              <m:t>1</m:t>
            </m:r>
          </m:sub>
        </m:sSub>
        <m:r>
          <m:rPr>
            <m:sty m:val="p"/>
          </m:rPr>
          <m:t>+</m:t>
        </m:r>
        <m:sSub>
          <m:e>
            <m:r>
              <m:t>c</m:t>
            </m:r>
          </m:e>
          <m:sub>
            <m:r>
              <m:t>2</m:t>
            </m:r>
          </m:sub>
        </m:sSub>
        <m:sSub>
          <m:e>
            <m:acc>
              <m:accPr>
                <m:chr m:val="̃"/>
              </m:accPr>
              <m:e>
                <m:r>
                  <m:t>v</m:t>
                </m:r>
              </m:e>
            </m:acc>
          </m:e>
          <m:sub>
            <m:r>
              <m:t>2</m:t>
            </m:r>
          </m:sub>
        </m:sSub>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2</m:t>
        </m:r>
        <m:r>
          <m:rPr>
            <m:sty m:val="p"/>
          </m:rPr>
          <m:t>,</m:t>
        </m:r>
        <m:r>
          <m:t>4</m:t>
        </m:r>
        <m:r>
          <m:rPr>
            <m:sty m:val="p"/>
          </m:rPr>
          <m:t>)</m:t>
        </m:r>
      </m:oMath>
      <w:r>
        <w:t xml:space="preserve"> </w:t>
      </w:r>
      <w:r>
        <w:t xml:space="preserve">are not:</w:t>
      </w:r>
      <w:r>
        <w:t xml:space="preserve"> </w:t>
      </w:r>
      <m:oMath>
        <m:r>
          <m:t>2</m:t>
        </m:r>
        <m:sSub>
          <m:e>
            <m:acc>
              <m:accPr>
                <m:chr m:val="̃"/>
              </m:accPr>
              <m:e>
                <m:r>
                  <m:t>v</m:t>
                </m:r>
              </m:e>
            </m:acc>
          </m:e>
          <m:sub>
            <m:r>
              <m:t>1</m:t>
            </m:r>
          </m:sub>
        </m:sSub>
        <m:r>
          <m:rPr>
            <m:sty m:val="p"/>
          </m:rPr>
          <m:t>−</m:t>
        </m:r>
        <m:sSub>
          <m:e>
            <m:acc>
              <m:accPr>
                <m:chr m:val="̃"/>
              </m:accPr>
              <m:e>
                <m:r>
                  <m:t>v</m:t>
                </m:r>
              </m:e>
            </m:acc>
          </m:e>
          <m:sub>
            <m:r>
              <m:t>2</m:t>
            </m:r>
          </m:sub>
        </m:sSub>
        <m:r>
          <m:rPr>
            <m:sty m:val="p"/>
          </m:rPr>
          <m:t>=</m:t>
        </m:r>
        <m:acc>
          <m:accPr>
            <m:chr m:val="̃"/>
          </m:accPr>
          <m:e>
            <m:r>
              <m:t>0</m:t>
            </m:r>
          </m:e>
        </m:acc>
      </m:oMath>
      <w:r>
        <w:t xml:space="preserve">.</w:t>
      </w:r>
    </w:p>
    <w:bookmarkEnd w:id="190"/>
    <w:bookmarkStart w:id="191" w:name="def-rank"/>
    <w:p>
      <w:pPr>
        <w:pStyle w:val="FirstParagraph"/>
      </w:pPr>
      <w:r>
        <w:rPr>
          <w:b/>
          <w:bCs/>
        </w:rPr>
        <w:t xml:space="preserve">Definition 44 (Rank)</w:t>
      </w:r>
      <w:r>
        <w:t xml:space="preserve"> </w:t>
      </w:r>
      <w:r>
        <w:t xml:space="preserve">The</w:t>
      </w:r>
      <w:r>
        <w:t xml:space="preserve"> </w:t>
      </w:r>
      <w:r>
        <w:rPr>
          <w:b/>
          <w:bCs/>
        </w:rPr>
        <w:t xml:space="preserve">rank</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43</w:t>
        </w:r>
      </w:hyperlink>
      <w:r>
        <w:t xml:space="preserve">).</w:t>
      </w:r>
    </w:p>
    <w:bookmarkEnd w:id="191"/>
    <w:bookmarkStart w:id="192" w:name="exm-rank"/>
    <w:p>
      <w:pPr>
        <w:pStyle w:val="BodyText"/>
      </w:pPr>
      <w:r>
        <w:rPr>
          <w:b/>
          <w:bCs/>
        </w:rPr>
        <w:t xml:space="preserve">Example 36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m:oMath>
        <m:sSub>
          <m:e>
            <m:r>
              <m:t>c</m:t>
            </m:r>
          </m:e>
          <m:sub>
            <m:r>
              <m:t>1</m:t>
            </m:r>
          </m:sub>
        </m:sSub>
        <m:r>
          <m:rPr>
            <m:sty m:val="p"/>
          </m:rPr>
          <m:t>(</m:t>
        </m:r>
        <m:r>
          <m:t>1</m:t>
        </m:r>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t>3</m:t>
        </m:r>
        <m:r>
          <m:rPr>
            <m:sty m:val="p"/>
          </m:rPr>
          <m:t>)</m:t>
        </m:r>
        <m:r>
          <m:rPr>
            <m:sty m:val="p"/>
          </m:rPr>
          <m:t>=</m:t>
        </m:r>
        <m:acc>
          <m:accPr>
            <m:chr m:val="̃"/>
          </m:accPr>
          <m:e>
            <m:r>
              <m:t>0</m:t>
            </m:r>
          </m:e>
        </m:acc>
      </m:oMath>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92"/>
    <w:bookmarkStart w:id="193" w:name="def-full-column-rank"/>
    <w:p>
      <w:pPr>
        <w:pStyle w:val="BodyText"/>
      </w:pPr>
      <w:r>
        <w:rPr>
          <w:b/>
          <w:bCs/>
        </w:rPr>
        <w:t xml:space="preserve">Definition 45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44</w:t>
        </w:r>
      </w:hyperlink>
      <w:r>
        <w:t xml:space="preserve">) is</w:t>
      </w:r>
      <w:r>
        <w:t xml:space="preserve"> </w:t>
      </w:r>
      <m:oMath>
        <m:r>
          <m:t>p</m:t>
        </m:r>
      </m:oMath>
      <w:r>
        <w:t xml:space="preserve">,</w:t>
      </w:r>
      <w:r>
        <w:t xml:space="preserve"> </w:t>
      </w:r>
      <w:r>
        <w:t xml:space="preserve">so that all of its columns are linearly independent.</w:t>
      </w:r>
    </w:p>
    <w:bookmarkEnd w:id="193"/>
    <w:bookmarkStart w:id="194" w:name="rem-full-column-rank-shape"/>
    <w:p>
      <w:pPr>
        <w:pStyle w:val="BodyText"/>
      </w:pPr>
      <w:r>
        <w:rPr>
          <w:i/>
          <w:iCs/>
        </w:rPr>
        <w:t xml:space="preserve">Remark 18</w:t>
      </w:r>
      <w:r>
        <w:t xml:space="preserve"> (Full column rank needs at least as many rows as columns). </w:t>
      </w:r>
      <w:r>
        <w:t xml:space="preserve">In</w:t>
      </w:r>
      <w:r>
        <w:t xml:space="preserve"> </w:t>
      </w:r>
      <w:hyperlink w:anchor="exm-rank">
        <w:r>
          <w:rPr>
            <w:rStyle w:val="Hyperlink"/>
          </w:rPr>
          <w:t xml:space="preserve">Example 36</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94"/>
    <w:bookmarkEnd w:id="195"/>
    <w:bookmarkStart w:id="237"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7" name="Picture"/>
                  <a:graphic>
                    <a:graphicData uri="http://schemas.openxmlformats.org/drawingml/2006/picture">
                      <pic:pic>
                        <pic:nvPicPr>
                          <pic:cNvPr descr="/opt/quarto/share/formats/docx/note.png" id="198"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(2024h)</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199" w:name="def-subspace"/>
    <w:p>
      <w:pPr>
        <w:pStyle w:val="FirstParagraph"/>
      </w:pPr>
      <w:r>
        <w:rPr>
          <w:b/>
          <w:bCs/>
        </w:rPr>
        <w:t xml:space="preserve">Definition 46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S</m:t>
        </m:r>
      </m:oMath>
      <w:r>
        <w:t xml:space="preserve">,</w:t>
      </w:r>
      <w:r>
        <w:t xml:space="preserve"> </w:t>
      </w:r>
      <w:r>
        <w:t xml:space="preserve">then</w:t>
      </w:r>
      <w:r>
        <w:t xml:space="preserve"> </w:t>
      </w:r>
      <m:oMath>
        <m:acc>
          <m:accPr>
            <m:chr m:val="̃"/>
          </m:accPr>
          <m:e>
            <m:r>
              <m:t>u</m:t>
            </m:r>
          </m:e>
        </m:acc>
        <m:r>
          <m:rPr>
            <m:sty m:val="p"/>
          </m:rPr>
          <m:t>+</m:t>
        </m:r>
        <m:acc>
          <m:accPr>
            <m:chr m:val="̃"/>
          </m:accPr>
          <m:e>
            <m:r>
              <m:t>v</m:t>
            </m:r>
          </m:e>
        </m:acc>
        <m:r>
          <m:rPr>
            <m:sty m:val="p"/>
          </m:rPr>
          <m:t>∈</m:t>
        </m:r>
        <m:r>
          <m:rPr>
            <m:scr m:val="script"/>
            <m:sty m:val="p"/>
          </m:rPr>
          <m:t>S</m:t>
        </m:r>
      </m:oMath>
      <w:r>
        <w:t xml:space="preserve">;</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m:oMath>
        <m:r>
          <m:t>c</m:t>
        </m:r>
        <m:acc>
          <m:accPr>
            <m:chr m:val="̃"/>
          </m:accPr>
          <m:e>
            <m:r>
              <m:t>u</m:t>
            </m:r>
          </m:e>
        </m:acc>
        <m:r>
          <m:rPr>
            <m:sty m:val="p"/>
          </m:rPr>
          <m:t>∈</m:t>
        </m:r>
        <m:r>
          <m:rPr>
            <m:scr m:val="script"/>
            <m:sty m:val="p"/>
          </m:rPr>
          <m:t>S</m:t>
        </m:r>
      </m:oMath>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199"/>
    <w:bookmarkStart w:id="200" w:name="exm-subspace"/>
    <w:p>
      <w:pPr>
        <w:pStyle w:val="BodyText"/>
      </w:pPr>
      <w:r>
        <w:rPr>
          <w:b/>
          <w:bCs/>
        </w:rPr>
        <w:t xml:space="preserve">Example 37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m:oMath>
        <m:r>
          <m:t>​</m:t>
        </m:r>
        <m:d>
          <m:dPr>
            <m:begChr m:val="{"/>
            <m:sepChr m:val=""/>
            <m:endChr m:val="}"/>
            <m:grow/>
          </m:dPr>
          <m:e>
            <m:acc>
              <m:accPr>
                <m:chr m:val="̃"/>
              </m:accPr>
              <m:e>
                <m:r>
                  <m:t>0</m:t>
                </m:r>
              </m:e>
            </m:acc>
          </m:e>
        </m:d>
        <m:r>
          <m:t>​</m:t>
        </m:r>
      </m:oMath>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200"/>
    <w:bookmarkStart w:id="201" w:name="exm-not-subspace"/>
    <w:p>
      <w:pPr>
        <w:pStyle w:val="BodyText"/>
      </w:pPr>
      <w:r>
        <w:rPr>
          <w:b/>
          <w:bCs/>
        </w:rPr>
        <w:t xml:space="preserve">Example 38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201"/>
    <w:bookmarkStart w:id="202" w:name="thm-subspace-zero"/>
    <w:p>
      <w:pPr>
        <w:pStyle w:val="BodyText"/>
      </w:pPr>
      <w:r>
        <w:rPr>
          <w:b/>
          <w:bCs/>
        </w:rPr>
        <w:t xml:space="preserve">Theorem 21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m:oMath>
        <m:acc>
          <m:accPr>
            <m:chr m:val="̃"/>
          </m:accPr>
          <m:e>
            <m:r>
              <m:t>0</m:t>
            </m:r>
          </m:e>
        </m:acc>
        <m:r>
          <m:rPr>
            <m:sty m:val="p"/>
          </m:rPr>
          <m:t>∈</m:t>
        </m:r>
        <m:r>
          <m:rPr>
            <m:scr m:val="script"/>
            <m:sty m:val="p"/>
          </m:rPr>
          <m:t>S</m:t>
        </m:r>
      </m:oMath>
      <w:r>
        <w:t xml:space="preserve">.</w:t>
      </w:r>
    </w:p>
    <w:bookmarkEnd w:id="202"/>
    <w:p>
      <w:pPr>
        <w:pStyle w:val="BodyText"/>
      </w:pPr>
      <w:r>
        <w:rPr>
          <w:i/>
          <w:iCs/>
        </w:rPr>
        <w:t xml:space="preserve">Proof</w:t>
      </w:r>
      <w:r>
        <w:t xml:space="preserve">. </w:t>
      </w:r>
      <w:r>
        <w:t xml:space="preserve">A subspace is not empty, so it contains some vector</w:t>
      </w:r>
      <w:r>
        <w:t xml:space="preserve"> </w:t>
      </w:r>
      <m:oMath>
        <m:acc>
          <m:accPr>
            <m:chr m:val="̃"/>
          </m:accPr>
          <m:e>
            <m:r>
              <m:t>u</m:t>
            </m:r>
          </m:e>
        </m:acc>
      </m:oMath>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m:oMath>
        <m:r>
          <m:t>0</m:t>
        </m:r>
        <m:r>
          <m:rPr>
            <m:sty m:val="p"/>
          </m:rPr>
          <m:t>⋅</m:t>
        </m:r>
        <m:acc>
          <m:accPr>
            <m:chr m:val="̃"/>
          </m:accPr>
          <m:e>
            <m:r>
              <m:t>u</m:t>
            </m:r>
          </m:e>
        </m:acc>
      </m:oMath>
      <w:r>
        <w:t xml:space="preserve"> </w:t>
      </w:r>
      <w:r>
        <w:t xml:space="preserve">in</w:t>
      </w:r>
      <w:r>
        <w:t xml:space="preserve"> </w:t>
      </w:r>
      <m:oMath>
        <m:r>
          <m:rPr>
            <m:scr m:val="script"/>
            <m:sty m:val="p"/>
          </m:rPr>
          <m:t>S</m:t>
        </m:r>
      </m:oMath>
      <w:r>
        <w:t xml:space="preserve">,</w:t>
      </w:r>
      <w:r>
        <w:t xml:space="preserve"> </w:t>
      </w:r>
      <w:r>
        <w:t xml:space="preserve">and</w:t>
      </w:r>
      <w:r>
        <w:t xml:space="preserve"> </w:t>
      </w:r>
      <m:oMath>
        <m:r>
          <m:t>0</m:t>
        </m:r>
        <m:r>
          <m:rPr>
            <m:sty m:val="p"/>
          </m:rPr>
          <m:t>⋅</m:t>
        </m:r>
        <m:acc>
          <m:accPr>
            <m:chr m:val="̃"/>
          </m:accPr>
          <m:e>
            <m:r>
              <m:t>u</m:t>
            </m:r>
          </m:e>
        </m:acc>
        <m:r>
          <m:rPr>
            <m:sty m:val="p"/>
          </m:rPr>
          <m:t>=</m:t>
        </m:r>
        <m:acc>
          <m:accPr>
            <m:chr m:val="̃"/>
          </m:accPr>
          <m:e>
            <m:r>
              <m:t>0</m:t>
            </m:r>
          </m:e>
        </m:acc>
      </m:oMath>
      <w:r>
        <w:t xml:space="preserve">.</w:t>
      </w:r>
    </w:p>
    <w:bookmarkStart w:id="203" w:name="exm-subspace-zero"/>
    <w:p>
      <w:pPr>
        <w:pStyle w:val="BodyText"/>
      </w:pPr>
      <w:r>
        <w:rPr>
          <w:b/>
          <w:bCs/>
        </w:rPr>
        <w:t xml:space="preserve">Example 39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m:oMath>
        <m:acc>
          <m:accPr>
            <m:chr m:val="̃"/>
          </m:accPr>
          <m:e>
            <m:r>
              <m:t>0</m:t>
            </m:r>
          </m:e>
        </m:acc>
        <m:r>
          <m:rPr>
            <m:sty m:val="p"/>
          </m:rPr>
          <m:t>=</m:t>
        </m:r>
        <m:r>
          <m:rPr>
            <m:sty m:val="p"/>
          </m:rPr>
          <m:t>(</m:t>
        </m:r>
        <m:r>
          <m:t>0</m:t>
        </m:r>
        <m:r>
          <m:rPr>
            <m:sty m:val="p"/>
          </m:rPr>
          <m:t>,</m:t>
        </m:r>
        <m:r>
          <m:t>0</m:t>
        </m:r>
        <m:r>
          <m:rPr>
            <m:sty m:val="p"/>
          </m:rPr>
          <m:t>,</m:t>
        </m:r>
        <m:r>
          <m:t>0</m:t>
        </m:r>
        <m:r>
          <m:rPr>
            <m:sty m:val="p"/>
          </m:rPr>
          <m:t>)</m:t>
        </m:r>
      </m:oMath>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21</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38</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m:oMath>
        <m:acc>
          <m:accPr>
            <m:chr m:val="̃"/>
          </m:accPr>
          <m:e>
            <m:r>
              <m:t>0</m:t>
            </m:r>
          </m:e>
        </m:acc>
      </m:oMath>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m:oMath>
        <m:acc>
          <m:accPr>
            <m:chr m:val="̃"/>
          </m:accPr>
          <m:e>
            <m:r>
              <m:t>0</m:t>
            </m:r>
          </m:e>
        </m:acc>
      </m:oMath>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203"/>
    <w:bookmarkStart w:id="204" w:name="def-span"/>
    <w:p>
      <w:pPr>
        <w:pStyle w:val="BodyText"/>
      </w:pPr>
      <w:r>
        <w:rPr>
          <w:b/>
          <w:bCs/>
        </w:rPr>
        <w:t xml:space="preserve">Definition 47 (Span)</w:t>
      </w:r>
      <w:r>
        <w:t xml:space="preserve"> </w:t>
      </w:r>
      <w:r>
        <w:t xml:space="preserve">The</w:t>
      </w:r>
      <w:r>
        <w:t xml:space="preserve"> </w:t>
      </w:r>
      <w:r>
        <w:rPr>
          <w:b/>
          <w:bCs/>
        </w:rPr>
        <w:t xml:space="preserve">span</w:t>
      </w:r>
      <w:r>
        <w:t xml:space="preserve"> </w:t>
      </w:r>
      <w:r>
        <w:t xml:space="preserve">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is the set of all their linear combinations:</w:t>
      </w:r>
    </w:p>
    <w:p>
      <w:pPr>
        <w:pStyle w:val="BodyText"/>
      </w:pPr>
      <m:oMathPara>
        <m:oMathParaPr>
          <m:jc m:val="center"/>
        </m:oMathParaP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limUpp>
            <m:e>
              <m:r>
                <m:rPr>
                  <m:sty m:val="p"/>
                </m:rPr>
                <m:t>=</m:t>
              </m:r>
            </m:e>
            <m:lim>
              <m:r>
                <m:rPr>
                  <m:nor/>
                  <m:sty m:val="p"/>
                </m:rPr>
                <m:t>def</m:t>
              </m:r>
            </m:lim>
          </m:limUpp>
          <m:r>
            <m:t>​</m:t>
          </m:r>
          <m:d>
            <m:dPr>
              <m:begChr m:val="{"/>
              <m:sepChr m:val=""/>
              <m:endChr m:val="}"/>
              <m:grow/>
            </m:dPr>
            <m:e>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e>
          </m:d>
          <m:r>
            <m:t>​</m:t>
          </m:r>
          <m:r>
            <m:rPr>
              <m:sty m:val="p"/>
            </m:rPr>
            <m:t>.</m:t>
          </m:r>
        </m:oMath>
      </m:oMathPara>
    </w:p>
    <w:p>
      <w:pPr>
        <w:pStyle w:val="FirstParagraph"/>
      </w:pPr>
      <w:r>
        <w:t xml:space="preserve">The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m:oMath>
        <m:r>
          <m:t>​</m:t>
        </m:r>
        <m:d>
          <m:dPr>
            <m:begChr m:val="{"/>
            <m:sepChr m:val=""/>
            <m:endChr m:val="}"/>
            <m:grow/>
          </m:dPr>
          <m:e>
            <m:acc>
              <m:accPr>
                <m:chr m:val="̃"/>
              </m:accPr>
              <m:e>
                <m:r>
                  <m:t>0</m:t>
                </m:r>
              </m:e>
            </m:acc>
          </m:e>
        </m:d>
        <m:r>
          <m:t>​</m:t>
        </m:r>
      </m:oMath>
      <w:r>
        <w:t xml:space="preserve">,</w:t>
      </w:r>
      <w:r>
        <w:t xml:space="preserve"> </w:t>
      </w:r>
      <w:r>
        <w:t xml:space="preserve">and the empty list counts as linearly independent (</w:t>
      </w:r>
      <w:hyperlink w:anchor="def-linearly-independent">
        <w:r>
          <w:rPr>
            <w:rStyle w:val="Hyperlink"/>
          </w:rPr>
          <w:t xml:space="preserve">Definition 43</w:t>
        </w:r>
      </w:hyperlink>
      <w:r>
        <w:t xml:space="preserve">),</w:t>
      </w:r>
      <w:r>
        <w:t xml:space="preserve"> </w:t>
      </w:r>
      <w:r>
        <w:t xml:space="preserve">since it has no coefficients that could fail to be zero.</w:t>
      </w:r>
    </w:p>
    <w:bookmarkEnd w:id="204"/>
    <w:bookmarkStart w:id="205" w:name="exm-span"/>
    <w:p>
      <w:pPr>
        <w:pStyle w:val="BodyText"/>
      </w:pPr>
      <w:r>
        <w:rPr>
          <w:b/>
          <w:bCs/>
        </w:rPr>
        <w:t xml:space="preserve">Example 40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205"/>
    <w:bookmarkStart w:id="206" w:name="thm-span-subspace"/>
    <w:p>
      <w:pPr>
        <w:pStyle w:val="FirstParagraph"/>
      </w:pPr>
      <w:r>
        <w:rPr>
          <w:b/>
          <w:bCs/>
        </w:rPr>
        <w:t xml:space="preserve">Theorem 22 (A span is a subspace)</w:t>
      </w:r>
      <w:r>
        <w:t xml:space="preserve"> </w:t>
      </w:r>
      <w:r>
        <w:t xml:space="preserve">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206"/>
    <w:p>
      <w:pPr>
        <w:pStyle w:val="BodyText"/>
      </w:pPr>
      <w:r>
        <w:rPr>
          <w:i/>
          <w:iCs/>
        </w:rPr>
        <w:t xml:space="preserve">Proof</w:t>
      </w:r>
      <w:r>
        <w:t xml:space="preserve">. </w:t>
      </w:r>
      <w:r>
        <w:t xml:space="preserve">The span is not empty:</w:t>
      </w:r>
      <w:r>
        <w:t xml:space="preserve"> </w:t>
      </w:r>
      <w:r>
        <w:t xml:space="preserve">it contains</w:t>
      </w:r>
      <w:r>
        <w:t xml:space="preserve"> </w:t>
      </w:r>
      <m:oMath>
        <m:r>
          <m:t>0</m:t>
        </m:r>
        <m:r>
          <m:rPr>
            <m:sty m:val="p"/>
          </m:rPr>
          <m:t>⋅</m:t>
        </m:r>
        <m:sSub>
          <m:e>
            <m:acc>
              <m:accPr>
                <m:chr m:val="̃"/>
              </m:accPr>
              <m:e>
                <m:r>
                  <m:t>v</m:t>
                </m:r>
              </m:e>
            </m:acc>
          </m:e>
          <m:sub>
            <m:r>
              <m:t>1</m:t>
            </m:r>
          </m:sub>
        </m:sSub>
        <m:r>
          <m:rPr>
            <m:sty m:val="p"/>
          </m:rPr>
          <m:t>+</m:t>
        </m:r>
        <m:r>
          <m:rPr>
            <m:sty m:val="p"/>
          </m:rPr>
          <m:t>⋯</m:t>
        </m:r>
        <m:r>
          <m:rPr>
            <m:sty m:val="p"/>
          </m:rPr>
          <m:t>+</m:t>
        </m:r>
        <m:r>
          <m:t>0</m:t>
        </m:r>
        <m:r>
          <m:rPr>
            <m:sty m:val="p"/>
          </m:rPr>
          <m:t>⋅</m:t>
        </m:r>
        <m:sSub>
          <m:e>
            <m:acc>
              <m:accPr>
                <m:chr m:val="̃"/>
              </m:accPr>
              <m:e>
                <m:r>
                  <m:t>v</m:t>
                </m:r>
              </m:e>
            </m:acc>
          </m:e>
          <m:sub>
            <m:r>
              <m:t>k</m:t>
            </m:r>
          </m:sub>
        </m:sSub>
        <m:r>
          <m:rPr>
            <m:sty m:val="p"/>
          </m:rPr>
          <m:t>=</m:t>
        </m:r>
        <m:acc>
          <m:accPr>
            <m:chr m:val="̃"/>
          </m:accPr>
          <m:e>
            <m:r>
              <m:t>0</m:t>
            </m:r>
          </m:e>
        </m:acc>
      </m:oMath>
      <w:r>
        <w:t xml:space="preserve">.</w:t>
      </w:r>
    </w:p>
    <w:p>
      <w:pPr>
        <w:pStyle w:val="BodyText"/>
      </w:pPr>
      <w:r>
        <w:rPr>
          <w:b/>
          <w:bCs/>
        </w:rPr>
        <w:t xml:space="preserve">Addition.</w:t>
      </w:r>
      <w:r>
        <w:t xml:space="preserve"> </w:t>
      </w:r>
      <w:r>
        <w:t xml:space="preserve">Take two vectors in the span,</w:t>
      </w:r>
      <w:r>
        <w:t xml:space="preserve"> </w:t>
      </w:r>
      <m:oMath>
        <m:acc>
          <m:accPr>
            <m:chr m:val="̃"/>
          </m:accPr>
          <m:e>
            <m:r>
              <m:t>u</m:t>
            </m:r>
          </m:e>
        </m:acc>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oMath>
      <w:r>
        <w:t xml:space="preserve"> </w:t>
      </w:r>
      <w:r>
        <w:t xml:space="preserve">and</w:t>
      </w:r>
      <w:r>
        <w:t xml:space="preserve"> </w:t>
      </w:r>
      <m:oMath>
        <m:acc>
          <m:accPr>
            <m:chr m:val="̃"/>
          </m:accPr>
          <m:e>
            <m:r>
              <m:t>w</m:t>
            </m:r>
          </m:e>
        </m:acc>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rPr>
                  <m:sty m:val="p"/>
                </m:rPr>
                <m:t>+</m:t>
              </m:r>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r>
                <m:rPr>
                  <m:sty m:val="p"/>
                </m:rPr>
                <m:t>)</m:t>
              </m:r>
              <m:r>
                <m:t>&amp;</m:t>
              </m:r>
              <m:r>
                <m:t>&amp;</m:t>
              </m:r>
              <m:r>
                <m:rPr>
                  <m:nor/>
                  <m:sty m:val="p"/>
                </m:rPr>
                <m:t>(substitute the two combinations)</m:t>
              </m:r>
            </m:e>
            <m:e>
              <m:r>
                <m:t>&amp;</m:t>
              </m:r>
              <m:r>
                <m:rPr>
                  <m:sty m:val="p"/>
                </m:rPr>
                <m:t>=</m:t>
              </m:r>
              <m:r>
                <m:rPr>
                  <m:sty m:val="p"/>
                </m:rPr>
                <m:t>(</m:t>
              </m:r>
              <m:sSub>
                <m:e>
                  <m:r>
                    <m:t>a</m:t>
                  </m:r>
                </m:e>
                <m:sub>
                  <m:r>
                    <m:t>1</m:t>
                  </m:r>
                </m:sub>
              </m:sSub>
              <m:r>
                <m:rPr>
                  <m:sty m:val="p"/>
                </m:rPr>
                <m:t>+</m:t>
              </m:r>
              <m:sSub>
                <m:e>
                  <m:r>
                    <m:t>b</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sSub>
                <m:e>
                  <m:r>
                    <m:t>a</m:t>
                  </m:r>
                </m:e>
                <m:sub>
                  <m:r>
                    <m:t>k</m:t>
                  </m:r>
                </m:sub>
              </m:sSub>
              <m:r>
                <m:rPr>
                  <m:sty m:val="p"/>
                </m:rPr>
                <m:t>+</m:t>
              </m:r>
              <m:sSub>
                <m:e>
                  <m:r>
                    <m:t>b</m:t>
                  </m:r>
                </m:e>
                <m:sub>
                  <m:r>
                    <m:t>k</m:t>
                  </m:r>
                </m:sub>
              </m:sSub>
              <m:r>
                <m:rPr>
                  <m:sty m:val="p"/>
                </m:rPr>
                <m:t>)</m:t>
              </m:r>
              <m:r>
                <m:t> </m:t>
              </m:r>
              <m:sSub>
                <m:e>
                  <m:acc>
                    <m:accPr>
                      <m:chr m:val="̃"/>
                    </m:accPr>
                    <m:e>
                      <m:r>
                        <m:t>v</m:t>
                      </m:r>
                    </m:e>
                  </m:acc>
                </m:e>
                <m:sub>
                  <m:r>
                    <m:t>k</m:t>
                  </m:r>
                </m:sub>
              </m:sSub>
              <m:r>
                <m:t>&amp;</m:t>
              </m:r>
              <m:r>
                <m:t>&amp;</m:t>
              </m:r>
              <m:r>
                <m:rPr>
                  <m:nor/>
                  <m:sty m:val="p"/>
                </m:rPr>
                <m:t>(regroup, and distribute each </m:t>
              </m:r>
              <m:sSub>
                <m:e>
                  <m:acc>
                    <m:accPr>
                      <m:chr m:val="̃"/>
                    </m:accPr>
                    <m:e>
                      <m:r>
                        <m:t>v</m:t>
                      </m:r>
                    </m:e>
                  </m:acc>
                </m:e>
                <m:sub>
                  <m:r>
                    <m:t>i</m:t>
                  </m:r>
                </m:sub>
              </m:sSub>
              <m:r>
                <m:rPr>
                  <m:nor/>
                  <m:sty m:val="p"/>
                </m:rPr>
                <m:t>)</m:t>
              </m:r>
            </m:e>
          </m:eqArr>
        </m:oMath>
      </m:oMathPara>
    </w:p>
    <w:p>
      <w:pPr>
        <w:pStyle w:val="FirstParagraph"/>
      </w:pPr>
      <w:r>
        <w:t xml:space="preserve">which is a linear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t>&amp;</m:t>
              </m:r>
              <m:r>
                <m:t>&amp;</m:t>
              </m:r>
              <m:r>
                <m:rPr>
                  <m:nor/>
                  <m:sty m:val="p"/>
                </m:rPr>
                <m:t>(substitute the combination)</m:t>
              </m:r>
            </m:e>
            <m:e>
              <m:r>
                <m:t>&amp;</m:t>
              </m:r>
              <m:r>
                <m:rPr>
                  <m:sty m:val="p"/>
                </m:rPr>
                <m:t>=</m:t>
              </m:r>
              <m:r>
                <m:rPr>
                  <m:sty m:val="p"/>
                </m:rPr>
                <m:t>(</m:t>
              </m:r>
              <m:r>
                <m:t>c</m:t>
              </m:r>
              <m:sSub>
                <m:e>
                  <m:r>
                    <m:t>a</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r>
                <m:t>c</m:t>
              </m:r>
              <m:sSub>
                <m:e>
                  <m:r>
                    <m:t>a</m:t>
                  </m:r>
                </m:e>
                <m:sub>
                  <m:r>
                    <m:t>k</m:t>
                  </m:r>
                </m:sub>
              </m:sSub>
              <m:r>
                <m:rPr>
                  <m:sty m:val="p"/>
                </m:rPr>
                <m:t>)</m:t>
              </m:r>
              <m:r>
                <m:t> </m:t>
              </m:r>
              <m:sSub>
                <m:e>
                  <m:acc>
                    <m:accPr>
                      <m:chr m:val="̃"/>
                    </m:accPr>
                    <m:e>
                      <m:r>
                        <m:t>v</m:t>
                      </m:r>
                    </m:e>
                  </m:acc>
                </m:e>
                <m:sub>
                  <m:r>
                    <m:t>k</m:t>
                  </m:r>
                </m:sub>
              </m:sSub>
              <m:r>
                <m:t>&amp;</m:t>
              </m:r>
              <m:r>
                <m:t>&amp;</m:t>
              </m:r>
              <m:r>
                <m:rPr>
                  <m:nor/>
                  <m:sty m:val="p"/>
                </m:rPr>
                <m:t>(distribute </m:t>
              </m:r>
              <m:r>
                <m:t>c</m:t>
              </m:r>
              <m:r>
                <m:rPr>
                  <m:nor/>
                  <m:sty m:val="p"/>
                </m:rPr>
                <m:t> over the sum)</m:t>
              </m:r>
            </m:e>
          </m:eqArr>
        </m:oMath>
      </m:oMathPara>
    </w:p>
    <w:p>
      <w:pPr>
        <w:pStyle w:val="FirstParagraph"/>
      </w:pPr>
      <w:r>
        <w:t xml:space="preserve">which is again in the span.</w:t>
      </w:r>
    </w:p>
    <w:bookmarkStart w:id="208" w:name="exm-span-subspace"/>
    <w:p>
      <w:pPr>
        <w:pStyle w:val="BodyText"/>
      </w:pPr>
      <w:r>
        <w:rPr>
          <w:b/>
          <w:bCs/>
        </w:rPr>
        <w:t xml:space="preserve">Example 41 (The line in</w:t>
      </w:r>
      <w:r>
        <w:rPr>
          <w:b/>
          <w:bCs/>
        </w:rPr>
        <w:t xml:space="preserve"> </w:t>
      </w:r>
      <w:hyperlink w:anchor="exm-subspace">
        <w:r>
          <w:rPr>
            <w:rStyle w:val="Hyperlink"/>
            <w:b/>
            <w:bCs/>
          </w:rPr>
          <w:t xml:space="preserve">Example 37</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37</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22</w:t>
        </w:r>
      </w:hyperlink>
      <w:r>
        <w:t xml:space="preserve"> </w:t>
      </w:r>
      <w:r>
        <w:t xml:space="preserve">gives a second</w:t>
      </w:r>
      <w:r>
        <w:t xml:space="preserve"> </w:t>
      </w:r>
      <w:hyperlink r:id="rId207">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40</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208"/>
    <w:bookmarkStart w:id="209" w:name="thm-matvec-columns"/>
    <w:p>
      <w:pPr>
        <w:pStyle w:val="BodyText"/>
      </w:pPr>
      <w:r>
        <w:rPr>
          <w:b/>
          <w:bCs/>
        </w:rPr>
        <w:t xml:space="preserve">Theorem 23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acc>
          <m:accPr>
            <m:chr m:val="̃"/>
          </m:accPr>
          <m:e>
            <m:r>
              <m:t>x</m:t>
            </m:r>
          </m:e>
        </m:acc>
        <m:r>
          <m:rPr>
            <m:sty m:val="p"/>
          </m:rPr>
          <m:t>∈</m:t>
        </m:r>
        <m:sSup>
          <m:e>
            <m:r>
              <m:rPr>
                <m:scr m:val="double-struck"/>
                <m:sty m:val="p"/>
              </m:rPr>
              <m:t>R</m:t>
            </m:r>
          </m:e>
          <m:sup>
            <m:r>
              <m:t>n</m:t>
            </m:r>
          </m:sup>
        </m:sSup>
      </m:oMath>
      <w:r>
        <w:t xml:space="preserve">, then</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bookmarkEnd w:id="209"/>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rPr>
                  <m:sty m:val="p"/>
                </m:rPr>
                <m:t>(</m:t>
              </m:r>
              <m:r>
                <m:rPr>
                  <m:sty m:val="bi"/>
                </m:rPr>
                <m:t>A</m:t>
              </m:r>
              <m:acc>
                <m:accPr>
                  <m:chr m:val="̃"/>
                </m:accPr>
                <m:e>
                  <m:r>
                    <m:t>x</m:t>
                  </m:r>
                </m:e>
              </m:acc>
              <m:sSub>
                <m:e>
                  <m:r>
                    <m:rPr>
                      <m:sty m:val="p"/>
                    </m:rPr>
                    <m:t>)</m:t>
                  </m:r>
                </m:e>
                <m:sub>
                  <m:r>
                    <m:t>i</m:t>
                  </m:r>
                </m:sub>
              </m:sSub>
              <m:r>
                <m:t>&amp;</m:t>
              </m:r>
              <m:r>
                <m:rPr>
                  <m:sty m:val="p"/>
                </m:rPr>
                <m:t>=</m:t>
              </m:r>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t>&amp;</m:t>
              </m:r>
              <m:r>
                <m:t>&amp;</m:t>
              </m:r>
              <m:r>
                <m:rPr>
                  <m:nor/>
                  <m:sty m:val="p"/>
                </m:rPr>
                <m:t>(</m:t>
              </m:r>
              <m:r>
                <m:rPr>
                  <m:nor/>
                  <m:sty m:val="p"/>
                </m:rPr>
                <m:t>Definition 32</m:t>
              </m:r>
              <m:r>
                <m:rPr>
                  <m:nor/>
                  <m:sty m:val="p"/>
                </m:rPr>
                <m:t>)</m:t>
              </m:r>
            </m:e>
            <m:e>
              <m:r>
                <m:t>&amp;</m:t>
              </m:r>
              <m:r>
                <m:rPr>
                  <m:sty m:val="p"/>
                </m:rPr>
                <m:t>=</m:t>
              </m:r>
              <m:sSub>
                <m:e>
                  <m:r>
                    <m:t>x</m:t>
                  </m:r>
                </m:e>
                <m:sub>
                  <m:r>
                    <m:t>1</m:t>
                  </m:r>
                </m:sub>
              </m:sSub>
              <m:sSub>
                <m:e>
                  <m:r>
                    <m:t>a</m:t>
                  </m:r>
                </m:e>
                <m:sub>
                  <m:r>
                    <m:t>i</m:t>
                  </m:r>
                  <m:r>
                    <m:t>1</m:t>
                  </m:r>
                </m:sub>
              </m:sSub>
              <m:r>
                <m:rPr>
                  <m:sty m:val="p"/>
                </m:rPr>
                <m:t>+</m:t>
              </m:r>
              <m:r>
                <m:rPr>
                  <m:sty m:val="p"/>
                </m:rPr>
                <m:t>⋯</m:t>
              </m:r>
              <m:r>
                <m:rPr>
                  <m:sty m:val="p"/>
                </m:rPr>
                <m:t>+</m:t>
              </m:r>
              <m:sSub>
                <m:e>
                  <m:r>
                    <m:t>x</m:t>
                  </m:r>
                </m:e>
                <m:sub>
                  <m:r>
                    <m:t>n</m:t>
                  </m:r>
                </m:sub>
              </m:sSub>
              <m:sSub>
                <m:e>
                  <m:r>
                    <m:t>a</m:t>
                  </m:r>
                </m:e>
                <m:sub>
                  <m:r>
                    <m:t>i</m:t>
                  </m:r>
                  <m:r>
                    <m:t>n</m:t>
                  </m:r>
                </m:sub>
              </m:sSub>
              <m:r>
                <m:t>&amp;</m:t>
              </m:r>
              <m:r>
                <m:t>&amp;</m:t>
              </m:r>
              <m:r>
                <m:rPr>
                  <m:nor/>
                  <m:sty m:val="p"/>
                </m:rPr>
                <m:t>(multiplication of numbers is commutative)</m:t>
              </m:r>
            </m:e>
            <m:e>
              <m:r>
                <m:t>&amp;</m:t>
              </m:r>
              <m:r>
                <m:rPr>
                  <m:sty m:val="p"/>
                </m:rPr>
                <m:t>=</m:t>
              </m:r>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sSub>
                <m:e>
                  <m:r>
                    <m:rPr>
                      <m:sty m:val="p"/>
                    </m:rPr>
                    <m:t>)</m:t>
                  </m:r>
                </m:e>
                <m:sub>
                  <m:r>
                    <m:t>i</m:t>
                  </m:r>
                </m:sub>
              </m:sSub>
              <m:r>
                <m:t>&amp;</m:t>
              </m:r>
              <m:r>
                <m:t>&amp;</m:t>
              </m:r>
              <m:r>
                <m:rPr>
                  <m:nor/>
                  <m:sty m:val="p"/>
                </m:rPr>
                <m:t>(entry </m:t>
              </m:r>
              <m:r>
                <m:t>i</m:t>
              </m:r>
              <m:r>
                <m:rPr>
                  <m:nor/>
                  <m:sty m:val="p"/>
                </m:rPr>
                <m:t> of each </m:t>
              </m:r>
              <m:sSub>
                <m:e>
                  <m:r>
                    <m:t>x</m:t>
                  </m:r>
                </m:e>
                <m:sub>
                  <m:r>
                    <m:t>j</m:t>
                  </m:r>
                </m:sub>
              </m:sSub>
              <m:sSub>
                <m:e>
                  <m:acc>
                    <m:accPr>
                      <m:chr m:val="̃"/>
                    </m:accPr>
                    <m:e>
                      <m:r>
                        <m:t>a</m:t>
                      </m:r>
                    </m:e>
                  </m:acc>
                </m:e>
                <m:sub>
                  <m:r>
                    <m:t>j</m:t>
                  </m:r>
                </m:sub>
              </m:sSub>
              <m:r>
                <m:rPr>
                  <m:nor/>
                  <m:sty m:val="p"/>
                </m:rPr>
                <m:t> is </m:t>
              </m:r>
              <m:sSub>
                <m:e>
                  <m:r>
                    <m:t>x</m:t>
                  </m:r>
                </m:e>
                <m:sub>
                  <m:r>
                    <m:t>j</m:t>
                  </m:r>
                </m:sub>
              </m:sSub>
              <m:sSub>
                <m:e>
                  <m:r>
                    <m:t>a</m:t>
                  </m:r>
                </m:e>
                <m:sub>
                  <m:r>
                    <m:t>i</m:t>
                  </m:r>
                  <m:r>
                    <m:t>j</m:t>
                  </m:r>
                </m:sub>
              </m:sSub>
              <m:r>
                <m:rPr>
                  <m:nor/>
                  <m:sty m:val="p"/>
                </m:rPr>
                <m:t>)</m:t>
              </m:r>
            </m:e>
          </m:eqArr>
        </m:oMath>
      </m:oMathPara>
    </w:p>
    <w:bookmarkStart w:id="210" w:name="exm-matvec-columns"/>
    <w:p>
      <w:pPr>
        <w:pStyle w:val="FirstParagraph"/>
      </w:pPr>
      <w:r>
        <w:rPr>
          <w:b/>
          <w:bCs/>
        </w:rPr>
        <w:t xml:space="preserve">Example 42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23</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13</w:t>
        </w:r>
      </w:hyperlink>
      <w:r>
        <w:t xml:space="preserve">).</w:t>
      </w:r>
    </w:p>
    <w:bookmarkEnd w:id="210"/>
    <w:bookmarkStart w:id="211" w:name="thm-matvec-linear"/>
    <w:p>
      <w:pPr>
        <w:pStyle w:val="BodyText"/>
      </w:pPr>
      <w:r>
        <w:rPr>
          <w:b/>
          <w:bCs/>
        </w:rPr>
        <w:t xml:space="preserve">Theorem 24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p>
          <m:e>
            <m:r>
              <m:rPr>
                <m:scr m:val="double-struck"/>
                <m:sty m:val="p"/>
              </m:rPr>
              <m:t>R</m:t>
            </m:r>
          </m:e>
          <m:sup>
            <m:r>
              <m:t>n</m:t>
            </m:r>
          </m:sup>
        </m:sSup>
      </m:oMath>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m:oMathPara>
        <m:oMathParaPr>
          <m:jc m:val="center"/>
        </m:oMathParaPr>
        <m:oMath>
          <m:r>
            <m:rPr>
              <m:sty m:val="bi"/>
            </m:rPr>
            <m:t>A</m:t>
          </m:r>
          <m:r>
            <m:t> </m:t>
          </m:r>
          <m:r>
            <m:rPr>
              <m:sty m:val="p"/>
            </m:rPr>
            <m:t>(</m:t>
          </m:r>
          <m:sSub>
            <m:e>
              <m:r>
                <m:t>c</m:t>
              </m:r>
            </m:e>
            <m:sub>
              <m:r>
                <m:t>1</m:t>
              </m:r>
            </m:sub>
          </m:sSub>
          <m:sSub>
            <m:e>
              <m:acc>
                <m:accPr>
                  <m:chr m:val="̃"/>
                </m:accPr>
                <m:e>
                  <m:r>
                    <m:t>z</m:t>
                  </m:r>
                </m:e>
              </m:acc>
            </m:e>
            <m:sub>
              <m:r>
                <m:t>1</m:t>
              </m:r>
            </m:sub>
          </m:sSub>
          <m:r>
            <m:rPr>
              <m:sty m:val="p"/>
            </m:rPr>
            <m:t>+</m:t>
          </m:r>
          <m:r>
            <m:rPr>
              <m:sty m:val="p"/>
            </m:rPr>
            <m:t>⋯</m:t>
          </m:r>
          <m:r>
            <m:rPr>
              <m:sty m:val="p"/>
            </m:rPr>
            <m:t>+</m:t>
          </m:r>
          <m:sSub>
            <m:e>
              <m:r>
                <m:t>c</m:t>
              </m:r>
            </m:e>
            <m:sub>
              <m:r>
                <m:t>k</m:t>
              </m:r>
            </m:sub>
          </m:sSub>
          <m:sSub>
            <m:e>
              <m:acc>
                <m:accPr>
                  <m:chr m:val="̃"/>
                </m:accPr>
                <m:e>
                  <m:r>
                    <m:t>z</m:t>
                  </m:r>
                </m:e>
              </m:acc>
            </m:e>
            <m:sub>
              <m:r>
                <m:t>k</m:t>
              </m:r>
            </m:sub>
          </m:sSub>
          <m:r>
            <m:rPr>
              <m:sty m:val="p"/>
            </m:rPr>
            <m:t>)</m:t>
          </m:r>
          <m:r>
            <m:rPr>
              <m:sty m:val="p"/>
            </m:rPr>
            <m:t>=</m:t>
          </m:r>
          <m:sSub>
            <m:e>
              <m:r>
                <m:t>c</m:t>
              </m:r>
            </m:e>
            <m:sub>
              <m:r>
                <m:t>1</m:t>
              </m:r>
            </m:sub>
          </m:sSub>
          <m:r>
            <m:t> </m:t>
          </m:r>
          <m:r>
            <m:rPr>
              <m:sty m:val="bi"/>
            </m:rPr>
            <m:t>A</m:t>
          </m:r>
          <m:sSub>
            <m:e>
              <m:acc>
                <m:accPr>
                  <m:chr m:val="̃"/>
                </m:accPr>
                <m:e>
                  <m:r>
                    <m:t>z</m:t>
                  </m:r>
                </m:e>
              </m:acc>
            </m:e>
            <m:sub>
              <m:r>
                <m:t>1</m:t>
              </m:r>
            </m:sub>
          </m:sSub>
          <m:r>
            <m:rPr>
              <m:sty m:val="p"/>
            </m:rPr>
            <m:t>+</m:t>
          </m:r>
          <m:r>
            <m:rPr>
              <m:sty m:val="p"/>
            </m:rPr>
            <m:t>⋯</m:t>
          </m:r>
          <m:r>
            <m:rPr>
              <m:sty m:val="p"/>
            </m:rPr>
            <m:t>+</m:t>
          </m:r>
          <m:sSub>
            <m:e>
              <m:r>
                <m:t>c</m:t>
              </m:r>
            </m:e>
            <m:sub>
              <m:r>
                <m:t>k</m:t>
              </m:r>
            </m:sub>
          </m:sSub>
          <m:r>
            <m:t> </m:t>
          </m:r>
          <m:r>
            <m:rPr>
              <m:sty m:val="bi"/>
            </m:rPr>
            <m:t>A</m:t>
          </m:r>
          <m:sSub>
            <m:e>
              <m:acc>
                <m:accPr>
                  <m:chr m:val="̃"/>
                </m:accPr>
                <m:e>
                  <m:r>
                    <m:t>z</m:t>
                  </m:r>
                </m:e>
              </m:acc>
            </m:e>
            <m:sub>
              <m:r>
                <m:t>k</m:t>
              </m:r>
            </m:sub>
          </m:sSub>
          <m:r>
            <m:rPr>
              <m:sty m:val="p"/>
            </m:rPr>
            <m:t>.</m:t>
          </m:r>
        </m:oMath>
      </m:oMathPara>
    </w:p>
    <w:bookmarkEnd w:id="211"/>
    <w:p>
      <w:pPr>
        <w:pStyle w:val="FirstParagraph"/>
      </w:pPr>
      <w:r>
        <w:rPr>
          <w:i/>
          <w:iCs/>
        </w:rPr>
        <w:t xml:space="preserve">Proof</w:t>
      </w:r>
      <w:r>
        <w:t xml:space="preserve">. </w:t>
      </w:r>
      <w:r>
        <w:t xml:space="preserve">The function</w:t>
      </w:r>
      <w:r>
        <w:t xml:space="preserve"> </w:t>
      </w:r>
      <m:oMath>
        <m:acc>
          <m:accPr>
            <m:chr m:val="̃"/>
          </m:accPr>
          <m:e>
            <m:r>
              <m:t>x</m:t>
            </m:r>
          </m:e>
        </m:acc>
        <m:r>
          <m:rPr>
            <m:sty m:val="p"/>
          </m:rPr>
          <m:t>↦</m:t>
        </m:r>
        <m:r>
          <m:rPr>
            <m:sty m:val="bi"/>
          </m:rPr>
          <m:t>A</m:t>
        </m:r>
        <m:acc>
          <m:accPr>
            <m:chr m:val="̃"/>
          </m:accPr>
          <m:e>
            <m:r>
              <m:t>x</m:t>
            </m:r>
          </m:e>
        </m:acc>
      </m:oMath>
      <w:r>
        <w:t xml:space="preserve"> </w:t>
      </w:r>
      <w:r>
        <w:t xml:space="preserve">is a linear map</w:t>
      </w:r>
      <w:r>
        <w:t xml:space="preserve"> </w:t>
      </w:r>
      <w:r>
        <w:t xml:space="preserve">by</w:t>
      </w:r>
      <w:r>
        <w:t xml:space="preserve"> </w:t>
      </w:r>
      <w:hyperlink w:anchor="thm-matrix-map-linear">
        <w:r>
          <w:rPr>
            <w:rStyle w:val="Hyperlink"/>
          </w:rPr>
          <w:t xml:space="preserve">Theorem 12</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13</w:t>
        </w:r>
      </w:hyperlink>
      <w:r>
        <w:t xml:space="preserve">.</w:t>
      </w:r>
      <w:r>
        <w:t xml:space="preserve"> </w:t>
      </w:r>
      <w:r>
        <w:t xml:space="preserve">Applying that theorem 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acc>
              <m:accPr>
                <m:chr m:val="̃"/>
              </m:accPr>
              <m:e>
                <m:r>
                  <m:t>v</m:t>
                </m:r>
              </m:e>
            </m:acc>
          </m:e>
          <m:sub>
            <m:r>
              <m:t>i</m:t>
            </m:r>
          </m:sub>
        </m:sSub>
        <m:r>
          <m:rPr>
            <m:sty m:val="p"/>
          </m:rPr>
          <m:t>=</m:t>
        </m:r>
        <m:sSub>
          <m:e>
            <m:acc>
              <m:accPr>
                <m:chr m:val="̃"/>
              </m:accPr>
              <m:e>
                <m:r>
                  <m:t>z</m:t>
                </m:r>
              </m:e>
            </m:acc>
          </m:e>
          <m:sub>
            <m:r>
              <m:t>i</m:t>
            </m:r>
          </m:sub>
        </m:sSub>
      </m:oMath>
      <w:r>
        <w:t xml:space="preserve"> </w:t>
      </w:r>
      <w:r>
        <w:t xml:space="preserve">gives the identity.</w:t>
      </w:r>
    </w:p>
    <w:bookmarkStart w:id="212" w:name="exm-matvec-linear"/>
    <w:p>
      <w:pPr>
        <w:pStyle w:val="BodyText"/>
      </w:pPr>
      <w:r>
        <w:rPr>
          <w:b/>
          <w:bCs/>
        </w:rPr>
        <w:t xml:space="preserve">Example 43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m:oMath>
        <m:sSub>
          <m:e>
            <m:acc>
              <m:accPr>
                <m:chr m:val="̃"/>
              </m:accPr>
              <m:e>
                <m:r>
                  <m:t>z</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z</m:t>
                </m:r>
              </m:e>
            </m:acc>
          </m:e>
          <m:sub>
            <m:r>
              <m:t>2</m:t>
            </m:r>
          </m:sub>
        </m:sSub>
        <m:r>
          <m:rPr>
            <m:sty m:val="p"/>
          </m:rPr>
          <m:t>=</m:t>
        </m:r>
        <m:r>
          <m:rPr>
            <m:sty m:val="p"/>
          </m:rPr>
          <m:t>(</m:t>
        </m:r>
        <m:r>
          <m:t>0</m:t>
        </m:r>
        <m:r>
          <m:rPr>
            <m:sty m:val="p"/>
          </m:rPr>
          <m:t>,</m:t>
        </m:r>
        <m:r>
          <m:t>1</m:t>
        </m:r>
        <m:r>
          <m:rPr>
            <m:sty m:val="p"/>
          </m:rPr>
          <m:t>)</m:t>
        </m:r>
      </m:oMath>
      <w:r>
        <w:t xml:space="preserve">.</w:t>
      </w:r>
      <w:r>
        <w:t xml:space="preserve"> </w:t>
      </w:r>
      <w:r>
        <w:t xml:space="preserve">Then</w:t>
      </w:r>
      <w:r>
        <w:t xml:space="preserve"> </w:t>
      </w:r>
      <m:oMath>
        <m:r>
          <m:rPr>
            <m:sty m:val="bi"/>
          </m:rPr>
          <m:t>A</m:t>
        </m:r>
        <m:sSub>
          <m:e>
            <m:acc>
              <m:accPr>
                <m:chr m:val="̃"/>
              </m:accPr>
              <m:e>
                <m:r>
                  <m:t>z</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r>
          <m:rPr>
            <m:sty m:val="bi"/>
          </m:rPr>
          <m:t>A</m:t>
        </m:r>
        <m:sSub>
          <m:e>
            <m:acc>
              <m:accPr>
                <m:chr m:val="̃"/>
              </m:accPr>
              <m:e>
                <m:r>
                  <m:t>z</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and for the combination</w:t>
      </w:r>
      <w:r>
        <w:t xml:space="preserve"> </w:t>
      </w:r>
      <m:oMath>
        <m:r>
          <m:t>2</m:t>
        </m:r>
        <m:sSub>
          <m:e>
            <m:acc>
              <m:accPr>
                <m:chr m:val="̃"/>
              </m:accPr>
              <m:e>
                <m:r>
                  <m:t>z</m:t>
                </m:r>
              </m:e>
            </m:acc>
          </m:e>
          <m:sub>
            <m:r>
              <m:t>1</m:t>
            </m:r>
          </m:sub>
        </m:sSub>
        <m:r>
          <m:rPr>
            <m:sty m:val="p"/>
          </m:rPr>
          <m:t>−</m:t>
        </m:r>
        <m:sSub>
          <m:e>
            <m:acc>
              <m:accPr>
                <m:chr m:val="̃"/>
              </m:accPr>
              <m:e>
                <m:r>
                  <m:t>z</m:t>
                </m:r>
              </m:e>
            </m:acc>
          </m:e>
          <m:sub>
            <m:r>
              <m:t>2</m:t>
            </m:r>
          </m:sub>
        </m:sSub>
        <m:r>
          <m:rPr>
            <m:sty m:val="p"/>
          </m:rPr>
          <m:t>=</m:t>
        </m:r>
        <m:r>
          <m:rPr>
            <m:sty m:val="p"/>
          </m:rPr>
          <m:t>(</m:t>
        </m:r>
        <m:r>
          <m:t>2</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32</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m:oMath>
        <m:r>
          <m:t>2</m:t>
        </m:r>
        <m:r>
          <m:t> </m:t>
        </m:r>
        <m:r>
          <m:rPr>
            <m:sty m:val="bi"/>
          </m:rPr>
          <m:t>A</m:t>
        </m:r>
        <m:sSub>
          <m:e>
            <m:acc>
              <m:accPr>
                <m:chr m:val="̃"/>
              </m:accPr>
              <m:e>
                <m:r>
                  <m:t>z</m:t>
                </m:r>
              </m:e>
            </m:acc>
          </m:e>
          <m:sub>
            <m:r>
              <m:t>1</m:t>
            </m:r>
          </m:sub>
        </m:sSub>
        <m:r>
          <m:rPr>
            <m:sty m:val="p"/>
          </m:rPr>
          <m:t>−</m:t>
        </m:r>
        <m:r>
          <m:rPr>
            <m:sty m:val="bi"/>
          </m:rPr>
          <m:t>A</m:t>
        </m:r>
        <m:sSub>
          <m:e>
            <m:acc>
              <m:accPr>
                <m:chr m:val="̃"/>
              </m:accPr>
              <m:e>
                <m:r>
                  <m:t>z</m:t>
                </m:r>
              </m:e>
            </m:acc>
          </m:e>
          <m:sub>
            <m:r>
              <m:t>2</m:t>
            </m:r>
          </m:sub>
        </m:sSub>
      </m:oMath>
      <w:r>
        <w:t xml:space="preserve">, as</w:t>
      </w:r>
      <w:r>
        <w:t xml:space="preserve"> </w:t>
      </w:r>
      <w:hyperlink w:anchor="thm-matvec-linear">
        <w:r>
          <w:rPr>
            <w:rStyle w:val="Hyperlink"/>
          </w:rPr>
          <w:t xml:space="preserve">Theorem 24</w:t>
        </w:r>
      </w:hyperlink>
      <w:r>
        <w:t xml:space="preserve"> </w:t>
      </w:r>
      <w:r>
        <w:t xml:space="preserve">says.</w:t>
      </w:r>
    </w:p>
    <w:bookmarkEnd w:id="212"/>
    <w:bookmarkStart w:id="213" w:name="thm-many-vectors-dependent"/>
    <w:p>
      <w:pPr>
        <w:pStyle w:val="BodyText"/>
      </w:pPr>
      <w:r>
        <w:rPr>
          <w:b/>
          <w:bCs/>
        </w:rPr>
        <w:t xml:space="preserve">Theorem 25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are not linearly independent (</w:t>
      </w:r>
      <w:hyperlink w:anchor="def-linearly-independent">
        <w:r>
          <w:rPr>
            <w:rStyle w:val="Hyperlink"/>
          </w:rPr>
          <w:t xml:space="preserve">Definition 43</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acc>
              <m:accPr>
                <m:chr m:val="̃"/>
              </m:accPr>
              <m:e>
                <m:r>
                  <m:t>0</m:t>
                </m:r>
              </m:e>
            </m:acc>
          </m:e>
          <m:sub>
            <m:r>
              <m:t>p</m:t>
            </m:r>
          </m:sub>
        </m:sSub>
      </m:oMath>
      <w:r>
        <w:t xml:space="preserve">.</w:t>
      </w:r>
    </w:p>
    <w:bookmarkEnd w:id="213"/>
    <w:p>
      <w:pPr>
        <w:pStyle w:val="BodyText"/>
      </w:pPr>
      <w:r>
        <w:rPr>
          <w:i/>
          <w:iCs/>
        </w:rPr>
        <w:t xml:space="preserve">Proof</w:t>
      </w:r>
      <w:r>
        <w:t xml:space="preserve">. </w:t>
      </w:r>
      <w:hyperlink r:id="rId142">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m:oMath>
        <m:sSub>
          <m:e>
            <m:acc>
              <m:accPr>
                <m:chr m:val="̃"/>
              </m:accPr>
              <m:e>
                <m:r>
                  <m:t>v</m:t>
                </m:r>
              </m:e>
            </m:acc>
          </m:e>
          <m:sub>
            <m:r>
              <m:t>i</m:t>
            </m:r>
          </m:sub>
        </m:sSub>
      </m:oMath>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214">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m:oMath>
        <m:sSub>
          <m:e>
            <m:acc>
              <m:accPr>
                <m:chr m:val="̃"/>
              </m:accPr>
              <m:e>
                <m:r>
                  <m:t>v</m:t>
                </m:r>
              </m:e>
            </m:acc>
          </m:e>
          <m:sub>
            <m:r>
              <m:t>i</m:t>
            </m:r>
          </m:sub>
        </m:sSub>
      </m:oMath>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m:oMath>
        <m:sSub>
          <m:e>
            <m:acc>
              <m:accPr>
                <m:chr m:val="̃"/>
              </m:accPr>
              <m:e>
                <m:r>
                  <m:t>0</m:t>
                </m:r>
              </m:e>
            </m:acc>
          </m:e>
          <m:sub>
            <m:r>
              <m:t>p</m:t>
            </m:r>
            <m:r>
              <m:rPr>
                <m:sty m:val="p"/>
              </m:rPr>
              <m:t>−</m:t>
            </m:r>
            <m:r>
              <m:t>1</m:t>
            </m:r>
          </m:sub>
        </m:sSub>
      </m:oMath>
      <w:r>
        <w:t xml:space="preserve">.</w:t>
      </w:r>
      <w:r>
        <w:t xml:space="preserve"> </w:t>
      </w:r>
      <w:r>
        <w:t xml:space="preserve">The same coefficients combine the original vectors to</w:t>
      </w:r>
      <w:r>
        <w:t xml:space="preserve"> </w:t>
      </w:r>
      <m:oMath>
        <m:sSub>
          <m:e>
            <m:acc>
              <m:accPr>
                <m:chr m:val="̃"/>
              </m:accPr>
              <m:e>
                <m:r>
                  <m:t>0</m:t>
                </m:r>
              </m:e>
            </m:acc>
          </m:e>
          <m:sub>
            <m:r>
              <m:t>p</m:t>
            </m:r>
          </m:sub>
        </m:sSub>
      </m:oMath>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m:oMathPara>
        <m:oMathParaPr>
          <m:jc m:val="center"/>
        </m:oMathParaPr>
        <m:oMath>
          <m:sSub>
            <m:e>
              <m:acc>
                <m:accPr>
                  <m:chr m:val="̃"/>
                </m:accPr>
                <m:e>
                  <m:r>
                    <m:t>w</m:t>
                  </m:r>
                </m:e>
              </m:acc>
            </m:e>
            <m:sub>
              <m:r>
                <m:t>i</m:t>
              </m:r>
            </m:sub>
          </m:sSub>
          <m:limUpp>
            <m:e>
              <m:r>
                <m:rPr>
                  <m:sty m:val="p"/>
                </m:rPr>
                <m:t>=</m:t>
              </m:r>
            </m:e>
            <m:lim>
              <m:r>
                <m:rPr>
                  <m:nor/>
                  <m:sty m:val="p"/>
                </m:rPr>
                <m:t>def</m:t>
              </m:r>
            </m:lim>
          </m:limUpp>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r>
            <m:rPr>
              <m:sty m:val="p"/>
            </m:rPr>
            <m:t>.</m:t>
          </m:r>
        </m:oMath>
      </m:oMathPara>
    </w:p>
    <w:p>
      <w:pPr>
        <w:pStyle w:val="FirstParagraph"/>
      </w:pPr>
      <w:r>
        <w:t xml:space="preserve">The last entry of</w:t>
      </w:r>
      <w:r>
        <w:t xml:space="preserve"> </w:t>
      </w:r>
      <m:oMath>
        <m:sSub>
          <m:e>
            <m:acc>
              <m:accPr>
                <m:chr m:val="̃"/>
              </m:accPr>
              <m:e>
                <m:r>
                  <m:t>w</m:t>
                </m:r>
              </m:e>
            </m:acc>
          </m:e>
          <m:sub>
            <m:r>
              <m:t>i</m:t>
            </m:r>
          </m:sub>
        </m:sSub>
      </m:oMath>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m:oMath>
        <m:sSub>
          <m:e>
            <m:acc>
              <m:accPr>
                <m:chr m:val="̃"/>
              </m:accPr>
              <m:e>
                <m:r>
                  <m:t>0</m:t>
                </m:r>
              </m:e>
            </m:acc>
          </m:e>
          <m:sub>
            <m:r>
              <m:t>p</m:t>
            </m:r>
            <m:r>
              <m:rPr>
                <m:sty m:val="p"/>
              </m:rPr>
              <m:t>−</m:t>
            </m:r>
            <m:r>
              <m:t>1</m:t>
            </m:r>
          </m:sub>
        </m:sSub>
      </m:oMath>
      <w:r>
        <w:t xml:space="preserve">.</w:t>
      </w:r>
      <w:r>
        <w:t xml:space="preserve"> </w:t>
      </w:r>
      <w:r>
        <w:t xml:space="preserve">Putting the zero last entries back gives</w:t>
      </w:r>
      <w:r>
        <w:t xml:space="preserve"> </w:t>
      </w:r>
      <m:oMath>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rPr>
            <m:sty m:val="p"/>
          </m:rPr>
          <m:t>=</m:t>
        </m:r>
        <m:sSub>
          <m:e>
            <m:acc>
              <m:accPr>
                <m:chr m:val="̃"/>
              </m:accPr>
              <m:e>
                <m:r>
                  <m:t>0</m:t>
                </m:r>
              </m:e>
            </m:acc>
          </m:e>
          <m:sub>
            <m:r>
              <m:t>p</m:t>
            </m:r>
          </m:sub>
        </m:sSub>
      </m:oMath>
      <w:r>
        <w:t xml:space="preserve">.</w:t>
      </w:r>
      <w:r>
        <w:t xml:space="preserve"> </w:t>
      </w:r>
      <w:r>
        <w:t xml:space="preserve">Then</w:t>
      </w:r>
    </w:p>
    <w:p>
      <w:pPr>
        <w:pStyle w:val="BodyText"/>
      </w:pPr>
      <m:oMathPara>
        <m:oMathParaPr>
          <m:jc m:val="center"/>
        </m:oMathParaPr>
        <m:oMath>
          <m:eqArr>
            <m:e>
              <m:sSub>
                <m:e>
                  <m:acc>
                    <m:accPr>
                      <m:chr m:val="̃"/>
                    </m:accPr>
                    <m:e>
                      <m:r>
                        <m:t>0</m:t>
                      </m:r>
                    </m:e>
                  </m:acc>
                </m:e>
                <m:sub>
                  <m:r>
                    <m:t>p</m:t>
                  </m:r>
                </m:sub>
              </m:sSub>
              <m:r>
                <m:t>&amp;</m:t>
              </m:r>
              <m:r>
                <m:rPr>
                  <m:sty m:val="p"/>
                </m:rPr>
                <m:t>=</m:t>
              </m:r>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t>&amp;</m:t>
              </m:r>
              <m:r>
                <m:t>&amp;</m:t>
              </m:r>
              <m:r>
                <m:rPr>
                  <m:nor/>
                  <m:sty m:val="p"/>
                </m:rPr>
                <m:t>(choice of </m:t>
              </m:r>
              <m:sSub>
                <m:e>
                  <m:r>
                    <m:t>c</m:t>
                  </m:r>
                </m:e>
                <m:sub>
                  <m:r>
                    <m:t>1</m:t>
                  </m:r>
                </m:sub>
              </m:sSub>
              <m:r>
                <m:rPr>
                  <m:sty m:val="p"/>
                </m:rPr>
                <m:t>,</m:t>
              </m:r>
              <m:r>
                <m:rPr>
                  <m:sty m:val="p"/>
                </m:rPr>
                <m:t>…</m:t>
              </m:r>
              <m:r>
                <m:rPr>
                  <m:sty m:val="p"/>
                </m:rPr>
                <m:t>,</m:t>
              </m:r>
              <m:sSub>
                <m:e>
                  <m:r>
                    <m:t>c</m:t>
                  </m:r>
                </m:e>
                <m:sub>
                  <m:r>
                    <m:t>k</m:t>
                  </m:r>
                  <m:r>
                    <m:rPr>
                      <m:sty m:val="p"/>
                    </m:rPr>
                    <m:t>−</m:t>
                  </m:r>
                  <m:r>
                    <m:t>1</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m:t>
              </m:r>
              <m:d>
                <m:dPr>
                  <m:begChr m:val="("/>
                  <m:sepChr m:val=""/>
                  <m:endChr m:val=")"/>
                  <m:grow/>
                </m:dPr>
                <m:e>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e>
              </m:d>
              <m:r>
                <m:t>​</m:t>
              </m:r>
              <m:r>
                <m:t>&amp;</m:t>
              </m:r>
              <m:r>
                <m:t>&amp;</m:t>
              </m:r>
              <m:r>
                <m:rPr>
                  <m:nor/>
                  <m:sty m:val="p"/>
                </m:rPr>
                <m:t>(definition of </m:t>
              </m:r>
              <m:sSub>
                <m:e>
                  <m:acc>
                    <m:accPr>
                      <m:chr m:val="̃"/>
                    </m:accPr>
                    <m:e>
                      <m:r>
                        <m:t>w</m:t>
                      </m:r>
                    </m:e>
                  </m:acc>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sSub>
                <m:e>
                  <m:acc>
                    <m:accPr>
                      <m:chr m:val="̃"/>
                    </m:accPr>
                    <m:e>
                      <m:r>
                        <m:t>v</m:t>
                      </m:r>
                    </m:e>
                  </m:acc>
                </m:e>
                <m:sub>
                  <m:r>
                    <m:t>i</m:t>
                  </m:r>
                </m:sub>
              </m:sSub>
              <m:r>
                <m:rPr>
                  <m:sty m:val="p"/>
                </m:rPr>
                <m:t>−</m:t>
              </m:r>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r>
                <m:t> </m:t>
              </m:r>
              <m:sSub>
                <m:e>
                  <m:acc>
                    <m:accPr>
                      <m:chr m:val="̃"/>
                    </m:accPr>
                    <m:e>
                      <m:r>
                        <m:t>v</m:t>
                      </m:r>
                    </m:e>
                  </m:acc>
                </m:e>
                <m:sub>
                  <m:r>
                    <m:t>k</m:t>
                  </m:r>
                </m:sub>
              </m:sSub>
              <m:r>
                <m:t>&amp;</m:t>
              </m:r>
              <m:r>
                <m:t>&amp;</m:t>
              </m:r>
              <m:r>
                <m:rPr>
                  <m:nor/>
                  <m:sty m:val="p"/>
                </m:rPr>
                <m:t>(distribute each </m:t>
              </m:r>
              <m:sSub>
                <m:e>
                  <m:r>
                    <m:t>c</m:t>
                  </m:r>
                </m:e>
                <m:sub>
                  <m:r>
                    <m:t>i</m:t>
                  </m:r>
                </m:sub>
              </m:sSub>
              <m:r>
                <m:rPr>
                  <m:nor/>
                  <m:sty m:val="p"/>
                </m:rPr>
                <m:t>, and split the sum)</m:t>
              </m:r>
            </m:e>
            <m:e>
              <m:r>
                <m:t>&amp;</m:t>
              </m:r>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m:t>
              </m:r>
              <m:d>
                <m:dPr>
                  <m:begChr m:val="("/>
                  <m:sepChr m:val=""/>
                  <m:endChr m:val=")"/>
                  <m:grow/>
                </m:dPr>
                <m:e>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e>
              </m:d>
              <m:r>
                <m:t>​</m:t>
              </m:r>
              <m:r>
                <m:t> </m:t>
              </m:r>
              <m:sSub>
                <m:e>
                  <m:acc>
                    <m:accPr>
                      <m:chr m:val="̃"/>
                    </m:accPr>
                    <m:e>
                      <m:r>
                        <m:t>v</m:t>
                      </m:r>
                    </m:e>
                  </m:acc>
                </m:e>
                <m:sub>
                  <m:r>
                    <m:t>k</m:t>
                  </m:r>
                </m:sub>
              </m:sSub>
              <m:r>
                <m:rPr>
                  <m:sty m:val="p"/>
                </m:rPr>
                <m:t>,</m:t>
              </m:r>
              <m:r>
                <m:t>&amp;</m:t>
              </m:r>
              <m:r>
                <m:t>&amp;</m:t>
              </m:r>
              <m:r>
                <m:rPr>
                  <m:nor/>
                  <m:sty m:val="p"/>
                </m:rPr>
                <m:t>(factor </m:t>
              </m:r>
              <m:sSub>
                <m:e>
                  <m:acc>
                    <m:accPr>
                      <m:chr m:val="̃"/>
                    </m:accPr>
                    <m:e>
                      <m:r>
                        <m:t>v</m:t>
                      </m:r>
                    </m:e>
                  </m:acc>
                </m:e>
                <m:sub>
                  <m:r>
                    <m:t>k</m:t>
                  </m:r>
                </m:sub>
              </m:sSub>
              <m:r>
                <m:rPr>
                  <m:nor/>
                  <m:sty m:val="p"/>
                </m:rPr>
                <m:t> out of the second sum)</m:t>
              </m:r>
            </m:e>
          </m:eqArr>
        </m:oMath>
      </m:oMathPara>
    </w:p>
    <w:p>
      <w:pPr>
        <w:pStyle w:val="FirstParagraph"/>
      </w:pPr>
      <w:r>
        <w:t xml:space="preserve">a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equal to</w:t>
      </w:r>
      <w:r>
        <w:t xml:space="preserve"> </w:t>
      </w:r>
      <m:oMath>
        <m:sSub>
          <m:e>
            <m:acc>
              <m:accPr>
                <m:chr m:val="̃"/>
              </m:accPr>
              <m:e>
                <m:r>
                  <m:t>0</m:t>
                </m:r>
              </m:e>
            </m:acc>
          </m:e>
          <m:sub>
            <m:r>
              <m:t>p</m:t>
            </m:r>
          </m:sub>
        </m:sSub>
      </m:oMath>
      <w:r>
        <w:t xml:space="preserve"> </w:t>
      </w:r>
      <w:r>
        <w:t xml:space="preserve">whose first</w:t>
      </w:r>
      <w:r>
        <w:t xml:space="preserve"> </w:t>
      </w:r>
      <m:oMath>
        <m:r>
          <m:t>k</m:t>
        </m:r>
        <m:r>
          <m:rPr>
            <m:sty m:val="p"/>
          </m:rPr>
          <m:t>−</m:t>
        </m:r>
        <m:r>
          <m:t>1</m:t>
        </m:r>
      </m:oMath>
      <w:r>
        <w:t xml:space="preserve"> </w:t>
      </w:r>
      <w:r>
        <w:t xml:space="preserve">coefficients are not all zero.</w:t>
      </w:r>
    </w:p>
    <w:bookmarkStart w:id="215" w:name="exm-many-vectors-dependent"/>
    <w:p>
      <w:pPr>
        <w:pStyle w:val="BodyText"/>
      </w:pPr>
      <w:r>
        <w:rPr>
          <w:b/>
          <w:bCs/>
        </w:rPr>
        <w:t xml:space="preserve">Example 44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25</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35</w:t>
        </w:r>
      </w:hyperlink>
      <w:r>
        <w:t xml:space="preserve">).</w:t>
      </w:r>
    </w:p>
    <w:bookmarkEnd w:id="215"/>
    <w:bookmarkStart w:id="216" w:name="def-basis"/>
    <w:p>
      <w:pPr>
        <w:pStyle w:val="BodyText"/>
      </w:pPr>
      <w:r>
        <w:rPr>
          <w:b/>
          <w:bCs/>
        </w:rPr>
        <w:t xml:space="preserve">Definition 48 (Basis)</w:t>
      </w:r>
      <w:r>
        <w:t xml:space="preserve"> </w:t>
      </w:r>
      <w:r>
        <w:t xml:space="preserve">A</w:t>
      </w:r>
      <w:r>
        <w:t xml:space="preserve"> </w:t>
      </w:r>
      <w:r>
        <w:rPr>
          <w:b/>
          <w:bCs/>
        </w:rPr>
        <w:t xml:space="preserve">basis</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46</w:t>
        </w:r>
      </w:hyperlink>
      <w:r>
        <w:t xml:space="preserve">)</w:t>
      </w:r>
      <w:r>
        <w:t xml:space="preserve"> </w:t>
      </w:r>
      <w:r>
        <w:t xml:space="preserve">is a list of vectors that are linearly independent (</w:t>
      </w:r>
      <w:hyperlink w:anchor="def-linearly-independent">
        <w:r>
          <w:rPr>
            <w:rStyle w:val="Hyperlink"/>
          </w:rPr>
          <w:t xml:space="preserve">Definition 43</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bookmarkEnd w:id="216"/>
    <w:bookmarkStart w:id="217" w:name="exm-basis"/>
    <w:p>
      <w:pPr>
        <w:pStyle w:val="BodyText"/>
      </w:pPr>
      <w:r>
        <w:rPr>
          <w:b/>
          <w:bCs/>
        </w:rPr>
        <w:t xml:space="preserve">Example 45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35</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17"/>
    <w:bookmarkStart w:id="218" w:name="exm-not-basis"/>
    <w:p>
      <w:pPr>
        <w:pStyle w:val="FirstParagraph"/>
      </w:pPr>
      <w:r>
        <w:rPr>
          <w:b/>
          <w:bCs/>
        </w:rPr>
        <w:t xml:space="preserve">Example 46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m:oMath>
        <m:r>
          <m:t>2</m:t>
        </m:r>
        <m:r>
          <m:t> </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rPr>
            <m:sty m:val="p"/>
          </m:rPr>
          <m:t>=</m:t>
        </m:r>
        <m:acc>
          <m:accPr>
            <m:chr m:val="̃"/>
          </m:accPr>
          <m:e>
            <m:r>
              <m:t>0</m:t>
            </m:r>
          </m:e>
        </m:acc>
      </m:oMath>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so they are not linearly independent.</w:t>
      </w:r>
    </w:p>
    <w:bookmarkEnd w:id="218"/>
    <w:bookmarkStart w:id="219" w:name="thm-basis-unique"/>
    <w:p>
      <w:pPr>
        <w:pStyle w:val="FirstParagraph"/>
      </w:pPr>
      <w:r>
        <w:rPr>
          <w:b/>
          <w:bCs/>
        </w:rPr>
        <w:t xml:space="preserve">Theorem 26 (Coefficients in a basis are unique)</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then every</w:t>
      </w:r>
      <w:r>
        <w:t xml:space="preserve"> </w:t>
      </w:r>
      <m:oMath>
        <m:acc>
          <m:accPr>
            <m:chr m:val="̃"/>
          </m:accPr>
          <m:e>
            <m:r>
              <m:t>x</m:t>
            </m:r>
          </m:e>
        </m:acc>
        <m:r>
          <m:rPr>
            <m:sty m:val="p"/>
          </m:rPr>
          <m:t>∈</m:t>
        </m:r>
        <m:r>
          <m:rPr>
            <m:scr m:val="script"/>
            <m:sty m:val="p"/>
          </m:rPr>
          <m:t>S</m:t>
        </m:r>
      </m:oMath>
      <w:r>
        <w:t xml:space="preserve"> </w:t>
      </w:r>
      <w:r>
        <w:t xml:space="preserve">is a linear combination</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19"/>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p>
      <w:pPr>
        <w:pStyle w:val="BodyText"/>
      </w:pPr>
      <w:r>
        <w:t xml:space="preserve">Suppose two lists both work:</w:t>
      </w:r>
    </w:p>
    <w:p>
      <w:pPr>
        <w:pStyle w:val="BodyText"/>
      </w:pPr>
      <m:oMathPara>
        <m:oMathParaPr>
          <m:jc m:val="center"/>
        </m:oMathParaPr>
        <m:oMath>
          <m:eqArr>
            <m:e>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t>&amp;</m:t>
              </m:r>
              <m:r>
                <m:rPr>
                  <m:sty m:val="p"/>
                </m:rPr>
                <m:t>=</m:t>
              </m:r>
              <m:acc>
                <m:accPr>
                  <m:chr m:val="̃"/>
                </m:accPr>
                <m:e>
                  <m:r>
                    <m:t>x</m:t>
                  </m:r>
                </m:e>
              </m:acc>
            </m:e>
            <m:e>
              <m:r>
                <m:t>&amp;</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e>
          </m:eqArr>
        </m:oMath>
      </m:oMathPara>
    </w:p>
    <w:p>
      <w:pPr>
        <w:pStyle w:val="FirstParagraph"/>
      </w:pPr>
      <w:r>
        <w:t xml:space="preserve">Subtracting the right side from the left side gives</w:t>
      </w:r>
    </w:p>
    <w:p>
      <w:pPr>
        <w:pStyle w:val="BodyText"/>
      </w:pPr>
      <m:oMathPara>
        <m:oMathParaPr>
          <m:jc m:val="center"/>
        </m:oMathParaPr>
        <m:oMath>
          <m:eqArr>
            <m:e>
              <m:acc>
                <m:accPr>
                  <m:chr m:val="̃"/>
                </m:accPr>
                <m:e>
                  <m:r>
                    <m:t>0</m:t>
                  </m:r>
                </m:e>
              </m:acc>
              <m:r>
                <m:t>&amp;</m:t>
              </m:r>
              <m:r>
                <m:rPr>
                  <m:sty m:val="p"/>
                </m:rPr>
                <m:t>=</m:t>
              </m:r>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rPr>
                  <m:sty m:val="p"/>
                </m:rPr>
                <m:t>)</m:t>
              </m:r>
              <m:r>
                <m:rPr>
                  <m:sty m:val="p"/>
                </m:rPr>
                <m:t>−</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r>
                <m:t>&amp;</m:t>
              </m:r>
              <m:r>
                <m:t>&amp;</m:t>
              </m:r>
              <m:r>
                <m:rPr>
                  <m:nor/>
                  <m:sty m:val="p"/>
                </m:rPr>
                <m:t>(both combinations equal </m:t>
              </m:r>
              <m:acc>
                <m:accPr>
                  <m:chr m:val="̃"/>
                </m:accPr>
                <m:e>
                  <m:r>
                    <m:t>x</m:t>
                  </m:r>
                </m:e>
              </m:acc>
              <m:r>
                <m:rPr>
                  <m:nor/>
                  <m:sty m:val="p"/>
                </m:rPr>
                <m:t>)</m:t>
              </m:r>
            </m:e>
            <m:e>
              <m:r>
                <m:t>&amp;</m:t>
              </m:r>
              <m:r>
                <m:rPr>
                  <m:sty m:val="p"/>
                </m:rPr>
                <m:t>=</m:t>
              </m:r>
              <m:r>
                <m:rPr>
                  <m:sty m:val="p"/>
                </m:rPr>
                <m:t>(</m:t>
              </m:r>
              <m:sSub>
                <m:e>
                  <m:r>
                    <m:t>c</m:t>
                  </m:r>
                </m:e>
                <m:sub>
                  <m:r>
                    <m:t>1</m:t>
                  </m:r>
                </m:sub>
              </m:sSub>
              <m:r>
                <m:rPr>
                  <m:sty m:val="p"/>
                </m:rPr>
                <m:t>−</m:t>
              </m:r>
              <m:sSub>
                <m:e>
                  <m:r>
                    <m:t>d</m:t>
                  </m:r>
                </m:e>
                <m:sub>
                  <m:r>
                    <m:t>1</m:t>
                  </m:r>
                </m:sub>
              </m:sSub>
              <m:r>
                <m:rPr>
                  <m:sty m:val="p"/>
                </m:rPr>
                <m:t>)</m:t>
              </m:r>
              <m:r>
                <m:t> </m:t>
              </m:r>
              <m:sSub>
                <m:e>
                  <m:acc>
                    <m:accPr>
                      <m:chr m:val="̃"/>
                    </m:accPr>
                    <m:e>
                      <m:r>
                        <m:t>a</m:t>
                      </m:r>
                    </m:e>
                  </m:acc>
                </m:e>
                <m:sub>
                  <m:r>
                    <m:t>1</m:t>
                  </m:r>
                </m:sub>
              </m:sSub>
              <m:r>
                <m:rPr>
                  <m:sty m:val="p"/>
                </m:rPr>
                <m:t>+</m:t>
              </m:r>
              <m:r>
                <m:rPr>
                  <m:sty m:val="p"/>
                </m:rPr>
                <m:t>⋯</m:t>
              </m:r>
              <m:r>
                <m:rPr>
                  <m:sty m:val="p"/>
                </m:rPr>
                <m:t>+</m:t>
              </m:r>
              <m:r>
                <m:rPr>
                  <m:sty m:val="p"/>
                </m:rPr>
                <m:t>(</m:t>
              </m:r>
              <m:sSub>
                <m:e>
                  <m:r>
                    <m:t>c</m:t>
                  </m:r>
                </m:e>
                <m:sub>
                  <m:r>
                    <m:t>k</m:t>
                  </m:r>
                </m:sub>
              </m:sSub>
              <m:r>
                <m:rPr>
                  <m:sty m:val="p"/>
                </m:rPr>
                <m:t>−</m:t>
              </m:r>
              <m:sSub>
                <m:e>
                  <m:r>
                    <m:t>d</m:t>
                  </m:r>
                </m:e>
                <m:sub>
                  <m:r>
                    <m:t>k</m:t>
                  </m:r>
                </m:sub>
              </m:sSub>
              <m:r>
                <m:rPr>
                  <m:sty m:val="p"/>
                </m:rPr>
                <m:t>)</m:t>
              </m:r>
              <m:r>
                <m:t> </m:t>
              </m:r>
              <m:sSub>
                <m:e>
                  <m:acc>
                    <m:accPr>
                      <m:chr m:val="̃"/>
                    </m:accPr>
                    <m:e>
                      <m:r>
                        <m:t>a</m:t>
                      </m:r>
                    </m:e>
                  </m:acc>
                </m:e>
                <m:sub>
                  <m:r>
                    <m:t>k</m:t>
                  </m:r>
                </m:sub>
              </m:sSub>
              <m:r>
                <m:t>&amp;</m:t>
              </m:r>
              <m:r>
                <m:t>&amp;</m:t>
              </m:r>
              <m:r>
                <m:rPr>
                  <m:nor/>
                  <m:sty m:val="p"/>
                </m:rPr>
                <m:t>(regroup, and distribute each </m:t>
              </m:r>
              <m:sSub>
                <m:e>
                  <m:acc>
                    <m:accPr>
                      <m:chr m:val="̃"/>
                    </m:accPr>
                    <m:e>
                      <m:r>
                        <m:t>a</m:t>
                      </m:r>
                    </m:e>
                  </m:acc>
                </m:e>
                <m:sub>
                  <m:r>
                    <m:t>i</m:t>
                  </m:r>
                </m:sub>
              </m:sSub>
              <m:r>
                <m:rPr>
                  <m:nor/>
                  <m:sty m:val="p"/>
                </m:rPr>
                <m:t>)</m:t>
              </m:r>
            </m:e>
          </m:eqArr>
        </m:oMath>
      </m:oMathPara>
    </w:p>
    <w:p>
      <w:pPr>
        <w:pStyle w:val="FirstParagraph"/>
      </w:pPr>
      <w:r>
        <w:t xml:space="preserve">Because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20" w:name="exm-basis-unique"/>
    <w:p>
      <w:pPr>
        <w:pStyle w:val="BodyText"/>
      </w:pPr>
      <w:r>
        <w:rPr>
          <w:b/>
          <w:bCs/>
        </w:rPr>
        <w:t xml:space="preserve">Example 47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45</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45</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46</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20"/>
    <w:bookmarkStart w:id="221" w:name="def-coordinates"/>
    <w:p>
      <w:pPr>
        <w:pStyle w:val="FirstParagraph"/>
      </w:pPr>
      <w:r>
        <w:rPr>
          <w:b/>
          <w:bCs/>
        </w:rPr>
        <w:t xml:space="preserve">Definition 49 (Coordinates in a basis)</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and let</w:t>
      </w:r>
      <w:r>
        <w:t xml:space="preserve"> </w:t>
      </w:r>
      <m:oMath>
        <m:acc>
          <m:accPr>
            <m:chr m:val="̃"/>
          </m:accPr>
          <m:e>
            <m:r>
              <m:t>x</m:t>
            </m:r>
          </m:e>
        </m:acc>
        <m:r>
          <m:rPr>
            <m:sty m:val="p"/>
          </m:rPr>
          <m:t>∈</m:t>
        </m:r>
        <m:r>
          <m:rPr>
            <m:scr m:val="script"/>
            <m:sty m:val="p"/>
          </m:rPr>
          <m:t>S</m:t>
        </m:r>
      </m:oMath>
      <w:r>
        <w:t xml:space="preserve">.</w:t>
      </w:r>
      <w:r>
        <w:t xml:space="preserve"> </w:t>
      </w:r>
      <w:r>
        <w:t xml:space="preserve">The</w:t>
      </w:r>
      <w:r>
        <w:t xml:space="preserve"> </w:t>
      </w:r>
      <w:r>
        <w:rPr>
          <w:b/>
          <w:bCs/>
        </w:rPr>
        <w:t xml:space="preserve">coordinates</w:t>
      </w:r>
      <w:r>
        <w:t xml:space="preserve"> </w:t>
      </w:r>
      <w:r>
        <w:t xml:space="preserve">of</w:t>
      </w:r>
      <w:r>
        <w:t xml:space="preserve"> </w:t>
      </w:r>
      <m:oMath>
        <m:acc>
          <m:accPr>
            <m:chr m:val="̃"/>
          </m:accPr>
          <m:e>
            <m:r>
              <m:t>x</m:t>
            </m:r>
          </m:e>
        </m:acc>
      </m:oMath>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w:t>
      </w:r>
      <w:r>
        <w:t xml:space="preserve"> </w:t>
      </w:r>
      <w:r>
        <w:t xml:space="preserve">By</w:t>
      </w:r>
      <w:r>
        <w:t xml:space="preserve"> </w:t>
      </w:r>
      <w:hyperlink w:anchor="thm-basis-unique">
        <w:r>
          <w:rPr>
            <w:rStyle w:val="Hyperlink"/>
          </w:rPr>
          <w:t xml:space="preserve">Theorem 26</w:t>
        </w:r>
      </w:hyperlink>
      <w:r>
        <w:t xml:space="preserve"> </w:t>
      </w:r>
      <w:r>
        <w:t xml:space="preserve">there is exactly one such list of numbers.</w:t>
      </w:r>
    </w:p>
    <w:bookmarkEnd w:id="221"/>
    <w:bookmarkStart w:id="222" w:name="def-coordinate-vector"/>
    <w:p>
      <w:pPr>
        <w:pStyle w:val="BodyText"/>
      </w:pPr>
      <w:r>
        <w:rPr>
          <w:b/>
          <w:bCs/>
        </w:rPr>
        <w:t xml:space="preserve">Definition 50 (Coordinate vector)</w:t>
      </w:r>
      <w:r>
        <w:t xml:space="preserve"> </w:t>
      </w:r>
      <w:r>
        <w:t xml:space="preserve">With</w:t>
      </w:r>
      <w:r>
        <w:t xml:space="preserve"> </w:t>
      </w:r>
      <m:oMath>
        <m:acc>
          <m:accPr>
            <m:chr m:val="̃"/>
          </m:accPr>
          <m:e>
            <m:r>
              <m:t>x</m:t>
            </m:r>
          </m:e>
        </m:acc>
      </m:oMath>
      <w:r>
        <w:t xml:space="preserve"> </w:t>
      </w:r>
      <w:r>
        <w:t xml:space="preserve">and its coordinates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as in</w:t>
      </w:r>
      <w:r>
        <w:t xml:space="preserve"> </w:t>
      </w:r>
      <w:hyperlink w:anchor="def-coordinates">
        <w:r>
          <w:rPr>
            <w:rStyle w:val="Hyperlink"/>
          </w:rPr>
          <w:t xml:space="preserve">Definition 49</w:t>
        </w:r>
      </w:hyperlink>
      <w:r>
        <w:t xml:space="preserve">,</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m:oMath>
        <m:acc>
          <m:accPr>
            <m:chr m:val="̃"/>
          </m:accPr>
          <m:e>
            <m:r>
              <m:t>x</m:t>
            </m:r>
          </m:e>
        </m:acc>
      </m:oMath>
      <w:r>
        <w:t xml:space="preserve">.</w:t>
      </w:r>
    </w:p>
    <w:bookmarkEnd w:id="222"/>
    <w:bookmarkStart w:id="223" w:name="exm-coordinates"/>
    <w:p>
      <w:pPr>
        <w:pStyle w:val="BodyText"/>
      </w:pPr>
      <w:r>
        <w:rPr>
          <w:b/>
          <w:bCs/>
        </w:rPr>
        <w:t xml:space="preserve">Example 48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45</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9</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23"/>
    <w:bookmarkStart w:id="224" w:name="thm-basis-size"/>
    <w:p>
      <w:pPr>
        <w:pStyle w:val="BodyText"/>
      </w:pPr>
      <w:r>
        <w:rPr>
          <w:b/>
          <w:bCs/>
        </w:rPr>
        <w:t xml:space="preserve">Theorem 27 (All bases of a subspace have the same number of vectors)</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and</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48</w:t>
        </w:r>
      </w:hyperlink>
      <w:r>
        <w:t xml:space="preserve">),</w:t>
      </w:r>
      <w:r>
        <w:t xml:space="preserve"> </w:t>
      </w:r>
      <w:r>
        <w:t xml:space="preserve">then</w:t>
      </w:r>
      <w:r>
        <w:t xml:space="preserve"> </w:t>
      </w:r>
      <m:oMath>
        <m:r>
          <m:t>k</m:t>
        </m:r>
        <m:r>
          <m:rPr>
            <m:sty m:val="p"/>
          </m:rPr>
          <m:t>=</m:t>
        </m:r>
        <m:r>
          <m:t>l</m:t>
        </m:r>
      </m:oMath>
      <w:r>
        <w:t xml:space="preserve">.</w:t>
      </w:r>
    </w:p>
    <w:bookmarkEnd w:id="224"/>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and the</w:t>
      </w:r>
      <w:r>
        <w:t xml:space="preserve"> </w:t>
      </w:r>
      <m:oMath>
        <m:acc>
          <m:accPr>
            <m:chr m:val="̃"/>
          </m:accPr>
          <m:e>
            <m:r>
              <m:t>b</m:t>
            </m:r>
          </m:e>
        </m:acc>
      </m:oMath>
      <w:r>
        <w:t xml:space="preserve">’s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m:oMath>
        <m:sSub>
          <m:e>
            <m:acc>
              <m:accPr>
                <m:chr m:val="̃"/>
              </m:accPr>
              <m:e>
                <m:r>
                  <m:t>a</m:t>
                </m:r>
              </m:e>
            </m:acc>
          </m:e>
          <m:sub>
            <m:r>
              <m:t>j</m:t>
            </m:r>
          </m:sub>
        </m:sSub>
        <m:r>
          <m:rPr>
            <m:sty m:val="p"/>
          </m:rPr>
          <m:t>=</m:t>
        </m:r>
        <m:r>
          <m:rPr>
            <m:sty m:val="bi"/>
          </m:rPr>
          <m:t>B</m:t>
        </m:r>
        <m:sSub>
          <m:e>
            <m:acc>
              <m:accPr>
                <m:chr m:val="̃"/>
              </m:accPr>
              <m:e>
                <m:r>
                  <m:t>c</m:t>
                </m:r>
              </m:e>
            </m:acc>
          </m:e>
          <m:sub>
            <m:r>
              <m:t>j</m:t>
            </m:r>
          </m:sub>
        </m:sSub>
      </m:oMath>
      <w:r>
        <w:t xml:space="preserve"> </w:t>
      </w:r>
      <w:r>
        <w:t xml:space="preserve">for some</w:t>
      </w:r>
      <w:r>
        <w:t xml:space="preserve"> </w:t>
      </w:r>
      <m:oMath>
        <m:sSub>
          <m:e>
            <m:acc>
              <m:accPr>
                <m:chr m:val="̃"/>
              </m:accPr>
              <m:e>
                <m:r>
                  <m:t>c</m:t>
                </m:r>
              </m:e>
            </m:acc>
          </m:e>
          <m:sub>
            <m:r>
              <m:t>j</m:t>
            </m:r>
          </m:sub>
        </m:sSub>
        <m:r>
          <m:rPr>
            <m:sty m:val="p"/>
          </m:rPr>
          <m:t>∈</m:t>
        </m:r>
        <m:sSup>
          <m:e>
            <m:r>
              <m:rPr>
                <m:scr m:val="double-struck"/>
                <m:sty m:val="p"/>
              </m:rPr>
              <m:t>R</m:t>
            </m:r>
          </m:e>
          <m:sup>
            <m:r>
              <m:t>l</m:t>
            </m:r>
          </m:sup>
        </m:sSup>
      </m:oMath>
      <w:r>
        <w:t xml:space="preserve"> </w:t>
      </w:r>
      <w:r>
        <w:t xml:space="preserve">(</w:t>
      </w:r>
      <w:hyperlink w:anchor="def-matvec-mult">
        <w:r>
          <w:rPr>
            <w:rStyle w:val="Hyperlink"/>
          </w:rPr>
          <w:t xml:space="preserve">Definition 32</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m:oMath>
        <m:r>
          <m:rPr>
            <m:sty m:val="bi"/>
          </m:rPr>
          <m:t>B</m:t>
        </m:r>
        <m:sSub>
          <m:e>
            <m:acc>
              <m:accPr>
                <m:chr m:val="̃"/>
              </m:accPr>
              <m:e>
                <m:r>
                  <m:t>c</m:t>
                </m:r>
              </m:e>
            </m:acc>
          </m:e>
          <m:sub>
            <m:r>
              <m:t>j</m:t>
            </m:r>
          </m:sub>
        </m:sSub>
      </m:oMath>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m:oMath>
        <m:r>
          <m:rPr>
            <m:sty m:val="bi"/>
          </m:rPr>
          <m:t>C</m:t>
        </m:r>
        <m:acc>
          <m:accPr>
            <m:chr m:val="̃"/>
          </m:accPr>
          <m:e>
            <m:r>
              <m:t>x</m:t>
            </m:r>
          </m:e>
        </m:acc>
        <m:r>
          <m:rPr>
            <m:sty m:val="p"/>
          </m:rPr>
          <m:t>=</m:t>
        </m:r>
        <m:acc>
          <m:accPr>
            <m:chr m:val="̃"/>
          </m:accPr>
          <m:e>
            <m:r>
              <m:t>0</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w:t>
      </w:r>
      <w:r>
        <w:t xml:space="preserve"> </w:t>
      </w:r>
      <w:r>
        <w:t xml:space="preserve">Then</w:t>
      </w:r>
    </w:p>
    <w:p>
      <w:pPr>
        <w:pStyle w:val="BodyText"/>
      </w:pPr>
      <m:oMathPara>
        <m:oMathParaPr>
          <m:jc m:val="center"/>
        </m:oMathParaPr>
        <m:oMath>
          <m:eqArr>
            <m:e>
              <m:r>
                <m:rPr>
                  <m:sty m:val="bi"/>
                </m:rPr>
                <m:t>A</m:t>
              </m:r>
              <m:acc>
                <m:accPr>
                  <m:chr m:val="̃"/>
                </m:accPr>
                <m:e>
                  <m:r>
                    <m:t>x</m:t>
                  </m:r>
                </m:e>
              </m:acc>
              <m:r>
                <m:t>&amp;</m:t>
              </m:r>
              <m:r>
                <m:rPr>
                  <m:sty m:val="p"/>
                </m:rPr>
                <m:t>=</m:t>
              </m:r>
              <m:r>
                <m:rPr>
                  <m:sty m:val="p"/>
                </m:rPr>
                <m:t>(</m:t>
              </m:r>
              <m:r>
                <m:rPr>
                  <m:sty m:val="bi"/>
                </m:rPr>
                <m:t>B</m:t>
              </m:r>
              <m:r>
                <m:rPr>
                  <m:sty m:val="bi"/>
                </m:rPr>
                <m:t>C</m:t>
              </m:r>
              <m:r>
                <m:rPr>
                  <m:sty m:val="p"/>
                </m:rPr>
                <m:t>)</m:t>
              </m:r>
              <m:r>
                <m:t> </m:t>
              </m:r>
              <m:acc>
                <m:accPr>
                  <m:chr m:val="̃"/>
                </m:accPr>
                <m:e>
                  <m:r>
                    <m:t>x</m:t>
                  </m:r>
                </m:e>
              </m:acc>
              <m:r>
                <m:t>&amp;</m:t>
              </m:r>
              <m:r>
                <m:t>&amp;</m:t>
              </m:r>
              <m:r>
                <m:rPr>
                  <m:nor/>
                  <m:sty m:val="p"/>
                </m:rPr>
                <m:t>(substitute </m:t>
              </m:r>
              <m:r>
                <m:rPr>
                  <m:sty m:val="bi"/>
                </m:rPr>
                <m:t>A</m:t>
              </m:r>
              <m:r>
                <m:rPr>
                  <m:sty m:val="p"/>
                </m:rPr>
                <m:t>=</m:t>
              </m:r>
              <m:r>
                <m:rPr>
                  <m:sty m:val="bi"/>
                </m:rPr>
                <m:t>B</m:t>
              </m:r>
              <m:r>
                <m:rPr>
                  <m:sty m:val="bi"/>
                </m:rPr>
                <m:t>C</m:t>
              </m:r>
              <m:r>
                <m:rPr>
                  <m:nor/>
                  <m:sty m:val="p"/>
                </m:rPr>
                <m:t>)</m:t>
              </m:r>
            </m:e>
            <m:e>
              <m:r>
                <m:t>&amp;</m:t>
              </m:r>
              <m:r>
                <m:rPr>
                  <m:sty m:val="p"/>
                </m:rPr>
                <m:t>=</m:t>
              </m:r>
              <m:r>
                <m:rPr>
                  <m:sty m:val="bi"/>
                </m:rPr>
                <m:t>B</m:t>
              </m:r>
              <m:r>
                <m:t> </m:t>
              </m:r>
              <m:r>
                <m:rPr>
                  <m:sty m:val="p"/>
                </m:rPr>
                <m:t>(</m:t>
              </m:r>
              <m:r>
                <m:rPr>
                  <m:sty m:val="bi"/>
                </m:rPr>
                <m:t>C</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r>
                <m:rPr>
                  <m:sty m:val="bi"/>
                </m:rPr>
                <m:t>B</m:t>
              </m:r>
              <m:r>
                <m:t> </m:t>
              </m:r>
              <m:acc>
                <m:accPr>
                  <m:chr m:val="̃"/>
                </m:accPr>
                <m:e>
                  <m:r>
                    <m:t>0</m:t>
                  </m:r>
                </m:e>
              </m:acc>
              <m:r>
                <m:t>&amp;</m:t>
              </m:r>
              <m:r>
                <m:t>&amp;</m:t>
              </m:r>
              <m:r>
                <m:rPr>
                  <m:nor/>
                  <m:sty m:val="p"/>
                </m:rPr>
                <m:t>(substitute </m:t>
              </m:r>
              <m:r>
                <m:rPr>
                  <m:sty m:val="bi"/>
                </m:rPr>
                <m:t>C</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(a matrix times the zero vector is </m:t>
              </m:r>
              <m:acc>
                <m:accPr>
                  <m:chr m:val="̃"/>
                </m:accPr>
                <m:e>
                  <m:r>
                    <m:t>0</m:t>
                  </m:r>
                </m:e>
              </m:acc>
              <m:r>
                <m:rPr>
                  <m:nor/>
                  <m:sty m:val="p"/>
                </m:rPr>
                <m:t>)</m:t>
              </m:r>
            </m:e>
          </m:eqArr>
        </m:oMath>
      </m:oMathPara>
    </w:p>
    <w:p>
      <w:pPr>
        <w:pStyle w:val="FirstParagraph"/>
      </w:pPr>
      <m:oMath>
        <m:r>
          <m:rPr>
            <m:sty m:val="bi"/>
          </m:rPr>
          <m:t>A</m:t>
        </m:r>
        <m:acc>
          <m:accPr>
            <m:chr m:val="̃"/>
          </m:accPr>
          <m:e>
            <m:r>
              <m:t>x</m:t>
            </m:r>
          </m:e>
        </m:acc>
      </m:oMath>
      <w:r>
        <w:t xml:space="preserve"> </w:t>
      </w:r>
      <w:r>
        <w:t xml:space="preserve">is the combination</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k</m:t>
            </m:r>
          </m:sub>
        </m:sSub>
        <m:sSub>
          <m:e>
            <m:acc>
              <m:accPr>
                <m:chr m:val="̃"/>
              </m:accPr>
              <m:e>
                <m:r>
                  <m:t>a</m:t>
                </m:r>
              </m:e>
            </m:acc>
          </m:e>
          <m:sub>
            <m:r>
              <m:t>k</m:t>
            </m:r>
          </m:sub>
        </m:sSub>
      </m:oMath>
      <w:r>
        <w:t xml:space="preserve"> </w:t>
      </w:r>
      <w:r>
        <w:t xml:space="preserve">(</w:t>
      </w:r>
      <w:hyperlink w:anchor="thm-matvec-columns">
        <w:r>
          <w:rPr>
            <w:rStyle w:val="Hyperlink"/>
          </w:rPr>
          <w:t xml:space="preserve">Theorem 23</w:t>
        </w:r>
      </w:hyperlink>
      <w:r>
        <w:t xml:space="preserve">),</w:t>
      </w:r>
      <w:r>
        <w:t xml:space="preserve"> </w:t>
      </w:r>
      <w:r>
        <w:t xml:space="preserve">and the</w:t>
      </w:r>
      <w:r>
        <w:t xml:space="preserve"> </w:t>
      </w:r>
      <m:oMath>
        <m:acc>
          <m:accPr>
            <m:chr m:val="̃"/>
          </m:accPr>
          <m:e>
            <m:r>
              <m:t>a</m:t>
            </m:r>
          </m:e>
        </m:acc>
      </m:oMath>
      <w:r>
        <w:t xml:space="preserve">’s are linearly independent (</w:t>
      </w:r>
      <w:hyperlink w:anchor="def-linearly-independent">
        <w:r>
          <w:rPr>
            <w:rStyle w:val="Hyperlink"/>
          </w:rPr>
          <w:t xml:space="preserve">Definition 43</w:t>
        </w:r>
      </w:hyperlink>
      <w:r>
        <w:t xml:space="preserv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m:oMath>
        <m:acc>
          <m:accPr>
            <m:chr m:val="̃"/>
          </m:accPr>
          <m:e>
            <m:r>
              <m:t>0</m:t>
            </m:r>
          </m:e>
        </m:acc>
      </m:oMath>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25</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25" w:name="exm-basis-size"/>
    <w:p>
      <w:pPr>
        <w:pStyle w:val="BodyText"/>
      </w:pPr>
      <w:r>
        <w:rPr>
          <w:b/>
          <w:bCs/>
        </w:rPr>
        <w:t xml:space="preserve">Example 49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45</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45</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27</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46</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25"/>
    <w:bookmarkStart w:id="226" w:name="def-dimension"/>
    <w:p>
      <w:pPr>
        <w:pStyle w:val="BodyText"/>
      </w:pPr>
      <w:r>
        <w:rPr>
          <w:b/>
          <w:bCs/>
        </w:rPr>
        <w:t xml:space="preserve">Definition 51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hyperlink w:anchor="thm-basis-size">
        <w:r>
          <w:rPr>
            <w:rStyle w:val="Hyperlink"/>
          </w:rPr>
          <w:t xml:space="preserve">Theorem 27</w:t>
        </w:r>
      </w:hyperlink>
      <w:r>
        <w:t xml:space="preserve"> </w:t>
      </w:r>
      <w:r>
        <w:t xml:space="preserve">makes this number well defined.</w:t>
      </w:r>
      <w:r>
        <w:t xml:space="preserve"> </w:t>
      </w:r>
      <w:r>
        <w:t xml:space="preserve">By convention, the empty list is the basis of</w:t>
      </w:r>
      <w:r>
        <w:t xml:space="preserve"> </w:t>
      </w:r>
      <m:oMath>
        <m:r>
          <m:t>​</m:t>
        </m:r>
        <m:d>
          <m:dPr>
            <m:begChr m:val="{"/>
            <m:sepChr m:val=""/>
            <m:endChr m:val="}"/>
            <m:grow/>
          </m:dPr>
          <m:e>
            <m:acc>
              <m:accPr>
                <m:chr m:val="̃"/>
              </m:accPr>
              <m:e>
                <m:r>
                  <m:t>0</m:t>
                </m:r>
              </m:e>
            </m:acc>
          </m:e>
        </m:d>
        <m:r>
          <m:t>​</m:t>
        </m:r>
      </m:oMath>
      <w:r>
        <w:t xml:space="preserve">,</w:t>
      </w:r>
      <w:r>
        <w:t xml:space="preserve"> </w:t>
      </w:r>
      <w:r>
        <w:t xml:space="preserve">so</w:t>
      </w:r>
      <w:r>
        <w:t xml:space="preserve"> </w:t>
      </w: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w:t>
      </w:r>
    </w:p>
    <w:bookmarkEnd w:id="226"/>
    <w:bookmarkStart w:id="227" w:name="exm-dimension"/>
    <w:p>
      <w:pPr>
        <w:pStyle w:val="BodyText"/>
      </w:pPr>
      <w:r>
        <w:rPr>
          <w:b/>
          <w:bCs/>
        </w:rPr>
        <w:t xml:space="preserve">Example 50 (The dimensions of some subspaces)</w:t>
      </w:r>
      <w:r>
        <w:t xml:space="preserve"> </w:t>
      </w:r>
      <w:r>
        <w:t xml:space="preserve"> </w:t>
      </w:r>
    </w:p>
    <w:p>
      <w:pPr>
        <w:pStyle w:val="Compact"/>
        <w:numPr>
          <w:ilvl w:val="0"/>
          <w:numId w:val="1023"/>
        </w:numPr>
      </w:pP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 by the convention in</w:t>
      </w:r>
      <w:r>
        <w:t xml:space="preserve"> </w:t>
      </w:r>
      <w:hyperlink w:anchor="def-dimension">
        <w:r>
          <w:rPr>
            <w:rStyle w:val="Hyperlink"/>
          </w:rPr>
          <w:t xml:space="preserve">Definition 51</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45</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14</w:t>
        </w:r>
      </w:hyperlink>
      <w:r>
        <w:t xml:space="preserve">)</w:t>
      </w:r>
      <w:r>
        <w:t xml:space="preserve"> </w:t>
      </w:r>
      <w:r>
        <w:t xml:space="preserve">are linearly independent,</w:t>
      </w:r>
      <w:r>
        <w:t xml:space="preserve"> </w:t>
      </w:r>
      <w:r>
        <w:t xml:space="preserve">since</w:t>
      </w:r>
      <w:r>
        <w:t xml:space="preserve"> </w:t>
      </w:r>
      <m:oMath>
        <m:sSub>
          <m:e>
            <m:r>
              <m:t>c</m:t>
            </m:r>
          </m:e>
          <m:sub>
            <m:r>
              <m:t>1</m:t>
            </m:r>
          </m:sub>
        </m:sSub>
        <m:sSub>
          <m:e>
            <m:acc>
              <m:accPr>
                <m:chr m:val="̃"/>
              </m:accPr>
              <m:e>
                <m:r>
                  <m:t>e</m:t>
                </m:r>
              </m:e>
            </m:acc>
          </m:e>
          <m:sub>
            <m:r>
              <m:t>1</m:t>
            </m:r>
          </m:sub>
        </m:sSub>
        <m:r>
          <m:rPr>
            <m:sty m:val="p"/>
          </m:rPr>
          <m:t>+</m:t>
        </m:r>
        <m:r>
          <m:rPr>
            <m:sty m:val="p"/>
          </m:rPr>
          <m:t>⋯</m:t>
        </m:r>
        <m:r>
          <m:rPr>
            <m:sty m:val="p"/>
          </m:rPr>
          <m:t>+</m:t>
        </m:r>
        <m:sSub>
          <m:e>
            <m:r>
              <m:t>c</m:t>
            </m:r>
          </m:e>
          <m:sub>
            <m:r>
              <m:t>p</m:t>
            </m:r>
          </m:sub>
        </m:sSub>
        <m:sSub>
          <m:e>
            <m:acc>
              <m:accPr>
                <m:chr m:val="̃"/>
              </m:accPr>
              <m:e>
                <m:r>
                  <m:t>e</m:t>
                </m:r>
              </m:e>
            </m:acc>
          </m:e>
          <m:sub>
            <m:r>
              <m:t>p</m:t>
            </m:r>
          </m:sub>
        </m:sSub>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w:t>
      </w:r>
      <w:r>
        <w:t xml:space="preserve"> </w:t>
      </w:r>
      <w:r>
        <w:t xml:space="preserve">which is</w:t>
      </w:r>
      <w:r>
        <w:t xml:space="preserve"> </w:t>
      </w:r>
      <m:oMath>
        <m:sSub>
          <m:e>
            <m:acc>
              <m:accPr>
                <m:chr m:val="̃"/>
              </m:accPr>
              <m:e>
                <m:r>
                  <m:t>0</m:t>
                </m:r>
              </m:e>
            </m:acc>
          </m:e>
          <m:sub>
            <m:r>
              <m:t>p</m:t>
            </m:r>
          </m:sub>
        </m:sSub>
      </m:oMath>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m:oMath>
        <m:acc>
          <m:accPr>
            <m:chr m:val="̃"/>
          </m:accPr>
          <m:e>
            <m:r>
              <m:t>x</m:t>
            </m:r>
          </m:e>
        </m:acc>
        <m:r>
          <m:rPr>
            <m:sty m:val="p"/>
          </m:rPr>
          <m:t>=</m:t>
        </m:r>
        <m:sSub>
          <m:e>
            <m:r>
              <m:t>x</m:t>
            </m:r>
          </m:e>
          <m:sub>
            <m:r>
              <m:t>1</m:t>
            </m:r>
          </m:sub>
        </m:sSub>
        <m:sSub>
          <m:e>
            <m:acc>
              <m:accPr>
                <m:chr m:val="̃"/>
              </m:accPr>
              <m:e>
                <m:r>
                  <m:t>e</m:t>
                </m:r>
              </m:e>
            </m:acc>
          </m:e>
          <m:sub>
            <m:r>
              <m:t>1</m:t>
            </m:r>
          </m:sub>
        </m:sSub>
        <m:r>
          <m:rPr>
            <m:sty m:val="p"/>
          </m:rPr>
          <m:t>+</m:t>
        </m:r>
        <m:r>
          <m:rPr>
            <m:sty m:val="p"/>
          </m:rPr>
          <m:t>⋯</m:t>
        </m:r>
        <m:r>
          <m:rPr>
            <m:sty m:val="p"/>
          </m:rPr>
          <m:t>+</m:t>
        </m:r>
        <m:sSub>
          <m:e>
            <m:r>
              <m:t>x</m:t>
            </m:r>
          </m:e>
          <m:sub>
            <m:r>
              <m:t>p</m:t>
            </m:r>
          </m:sub>
        </m:sSub>
        <m:sSub>
          <m:e>
            <m:acc>
              <m:accPr>
                <m:chr m:val="̃"/>
              </m:accPr>
              <m:e>
                <m:r>
                  <m:t>e</m:t>
                </m:r>
              </m:e>
            </m:acc>
          </m:e>
          <m:sub>
            <m:r>
              <m:t>p</m:t>
            </m:r>
          </m:sub>
        </m:sSub>
      </m:oMath>
      <w:r>
        <w:t xml:space="preserve">.</w:t>
      </w:r>
    </w:p>
    <w:p>
      <w:pPr>
        <w:pStyle w:val="Compact"/>
        <w:numPr>
          <w:ilvl w:val="0"/>
          <w:numId w:val="1023"/>
        </w:numPr>
      </w:pPr>
      <w:r>
        <w:t xml:space="preserve">The line in</w:t>
      </w:r>
      <w:r>
        <w:t xml:space="preserve"> </w:t>
      </w:r>
      <w:hyperlink w:anchor="exm-subspace">
        <w:r>
          <w:rPr>
            <w:rStyle w:val="Hyperlink"/>
          </w:rPr>
          <w:t xml:space="preserve">Example 37</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40</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27"/>
    <w:bookmarkStart w:id="228" w:name="thm-add-outside-span"/>
    <w:p>
      <w:pPr>
        <w:pStyle w:val="FirstParagraph"/>
      </w:pPr>
      <w:r>
        <w:rPr>
          <w:b/>
          <w:bCs/>
        </w:rPr>
        <w:t xml:space="preserve">Theorem 28 (Adding a vector outside the span keeps a list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and</w:t>
      </w:r>
      <w:r>
        <w:t xml:space="preserve"> </w:t>
      </w:r>
      <m:oMath>
        <m:acc>
          <m:accPr>
            <m:chr m:val="̃"/>
          </m:accPr>
          <m:e>
            <m:r>
              <m:t>w</m:t>
            </m:r>
          </m:e>
        </m:acc>
      </m:oMath>
      <w:r>
        <w:t xml:space="preserve"> </w:t>
      </w:r>
      <w:r>
        <w:t xml:space="preserve">is not 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47</w:t>
        </w:r>
      </w:hyperlink>
      <w:r>
        <w:t xml:space="preserve">),</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acc>
          <m:accPr>
            <m:chr m:val="̃"/>
          </m:accPr>
          <m:e>
            <m:r>
              <m:t>w</m:t>
            </m:r>
          </m:e>
        </m:acc>
      </m:oMath>
      <w:r>
        <w:t xml:space="preserve"> </w:t>
      </w:r>
      <w:r>
        <w:t xml:space="preserve">are linearly independent.</w:t>
      </w:r>
    </w:p>
    <w:bookmarkEnd w:id="228"/>
    <w:p>
      <w:pPr>
        <w:pStyle w:val="BodyText"/>
      </w:pPr>
      <w:r>
        <w:rPr>
          <w:i/>
          <w:iCs/>
        </w:rPr>
        <w:t xml:space="preserve">Proof</w:t>
      </w:r>
      <w:r>
        <w:t xml:space="preserve">. </w:t>
      </w:r>
      <w:r>
        <w:t xml:space="preserve">Suppose</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r>
          <m:t>d</m:t>
        </m:r>
        <m:r>
          <m:t> </m:t>
        </m:r>
        <m:acc>
          <m:accPr>
            <m:chr m:val="̃"/>
          </m:accPr>
          <m:e>
            <m:r>
              <m:t>w</m:t>
            </m:r>
          </m:e>
        </m:acc>
        <m:r>
          <m:rPr>
            <m:sty m:val="p"/>
          </m:rPr>
          <m:t>=</m:t>
        </m:r>
        <m:acc>
          <m:accPr>
            <m:chr m:val="̃"/>
          </m:accPr>
          <m:e>
            <m:r>
              <m:t>0</m:t>
            </m:r>
          </m:e>
        </m:acc>
      </m:oMath>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m:oMathPara>
        <m:oMathParaPr>
          <m:jc m:val="center"/>
        </m:oMathParaPr>
        <m:oMath>
          <m:eqArr>
            <m:e>
              <m:acc>
                <m:accPr>
                  <m:chr m:val="̃"/>
                </m:accPr>
                <m:e>
                  <m:r>
                    <m:t>w</m:t>
                  </m:r>
                </m:e>
              </m:acc>
              <m:r>
                <m:t>&amp;</m:t>
              </m:r>
              <m:r>
                <m:rPr>
                  <m:sty m:val="p"/>
                </m:rPr>
                <m:t>=</m:t>
              </m:r>
              <m:f>
                <m:fPr>
                  <m:type m:val="bar"/>
                </m:fPr>
                <m:num>
                  <m:r>
                    <m:t>1</m:t>
                  </m:r>
                </m:num>
                <m:den>
                  <m:r>
                    <m:t>d</m:t>
                  </m:r>
                </m:den>
              </m:f>
              <m:r>
                <m:t> </m:t>
              </m:r>
              <m:r>
                <m:t>​</m:t>
              </m:r>
              <m:d>
                <m:dPr>
                  <m:begChr m:val="("/>
                  <m:sepChr m:val=""/>
                  <m:endChr m:val=")"/>
                  <m:grow/>
                </m:dPr>
                <m:e>
                  <m:r>
                    <m:t>d</m:t>
                  </m:r>
                  <m:r>
                    <m:t> </m:t>
                  </m:r>
                  <m:acc>
                    <m:accPr>
                      <m:chr m:val="̃"/>
                    </m:accPr>
                    <m:e>
                      <m:r>
                        <m:t>w</m:t>
                      </m:r>
                    </m:e>
                  </m:acc>
                </m:e>
              </m:d>
              <m:r>
                <m:t>​</m:t>
              </m:r>
              <m:r>
                <m:t>&amp;</m:t>
              </m:r>
              <m:r>
                <m:t>&amp;</m:t>
              </m:r>
              <m:r>
                <m:rPr>
                  <m:nor/>
                  <m:sty m:val="p"/>
                </m:rPr>
                <m:t>(</m:t>
              </m:r>
              <m:r>
                <m:t>d</m:t>
              </m:r>
              <m:r>
                <m:rPr>
                  <m:sty m:val="p"/>
                </m:rPr>
                <m:t>≠</m:t>
              </m:r>
              <m:r>
                <m:t>0</m:t>
              </m:r>
              <m:r>
                <m:rPr>
                  <m:nor/>
                  <m:sty m:val="p"/>
                </m:rPr>
                <m:t>)</m:t>
              </m:r>
            </m:e>
            <m:e>
              <m:r>
                <m:t>&amp;</m:t>
              </m:r>
              <m:r>
                <m:rPr>
                  <m:sty m:val="p"/>
                </m:rPr>
                <m:t>=</m:t>
              </m:r>
              <m:f>
                <m:fPr>
                  <m:type m:val="bar"/>
                </m:fPr>
                <m:num>
                  <m:r>
                    <m:t>1</m:t>
                  </m:r>
                </m:num>
                <m:den>
                  <m:r>
                    <m:t>d</m:t>
                  </m:r>
                </m:den>
              </m:f>
              <m:r>
                <m:t> </m:t>
              </m:r>
              <m:r>
                <m:t>​</m:t>
              </m:r>
              <m:d>
                <m:dPr>
                  <m:begChr m:val="("/>
                  <m:sepChr m:val=""/>
                  <m:endChr m:val=")"/>
                  <m:grow/>
                </m:dPr>
                <m:e>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e>
              </m:d>
              <m:r>
                <m:t>​</m:t>
              </m:r>
              <m:r>
                <m:t>&amp;</m:t>
              </m:r>
              <m:r>
                <m:t>&amp;</m:t>
              </m:r>
              <m:r>
                <m:rPr>
                  <m:nor/>
                  <m:sty m:val="p"/>
                </m:rPr>
                <m:t>(solve the supposed equation for </m:t>
              </m:r>
              <m:r>
                <m:t>d</m:t>
              </m:r>
              <m:r>
                <m:t> </m:t>
              </m:r>
              <m:acc>
                <m:accPr>
                  <m:chr m:val="̃"/>
                </m:accPr>
                <m:e>
                  <m:r>
                    <m:t>w</m:t>
                  </m:r>
                </m:e>
              </m:acc>
              <m:r>
                <m:rPr>
                  <m:nor/>
                  <m:sty m:val="p"/>
                </m:rPr>
                <m:t>)</m:t>
              </m:r>
            </m:e>
            <m:e>
              <m:r>
                <m:t>&amp;</m:t>
              </m:r>
              <m:r>
                <m:rPr>
                  <m:sty m:val="p"/>
                </m:rPr>
                <m:t>=</m:t>
              </m:r>
              <m:r>
                <m:t>​</m:t>
              </m:r>
              <m:d>
                <m:dPr>
                  <m:begChr m:val="("/>
                  <m:sepChr m:val=""/>
                  <m:endChr m:val=")"/>
                  <m:grow/>
                </m:dPr>
                <m:e>
                  <m:r>
                    <m:rPr>
                      <m:sty m:val="p"/>
                    </m:rPr>
                    <m:t>−</m:t>
                  </m:r>
                  <m:f>
                    <m:fPr>
                      <m:type m:val="bar"/>
                    </m:fPr>
                    <m:num>
                      <m:sSub>
                        <m:e>
                          <m:r>
                            <m:t>c</m:t>
                          </m:r>
                        </m:e>
                        <m:sub>
                          <m:r>
                            <m:t>1</m:t>
                          </m:r>
                        </m:sub>
                      </m:sSub>
                    </m:num>
                    <m:den>
                      <m:r>
                        <m:t>d</m:t>
                      </m:r>
                    </m:den>
                  </m:f>
                </m:e>
              </m:d>
              <m:r>
                <m:t>​</m:t>
              </m:r>
              <m:r>
                <m:t> </m:t>
              </m:r>
              <m:sSub>
                <m:e>
                  <m:acc>
                    <m:accPr>
                      <m:chr m:val="̃"/>
                    </m:accPr>
                    <m:e>
                      <m:r>
                        <m:t>v</m:t>
                      </m:r>
                    </m:e>
                  </m:acc>
                </m:e>
                <m:sub>
                  <m:r>
                    <m:t>1</m:t>
                  </m:r>
                </m:sub>
              </m:sSub>
              <m:r>
                <m:rPr>
                  <m:sty m:val="p"/>
                </m:rPr>
                <m:t>+</m:t>
              </m:r>
              <m:r>
                <m:rPr>
                  <m:sty m:val="p"/>
                </m:rPr>
                <m:t>⋯</m:t>
              </m:r>
              <m:r>
                <m:rPr>
                  <m:sty m:val="p"/>
                </m:rPr>
                <m:t>+</m:t>
              </m:r>
              <m:r>
                <m:t>​</m:t>
              </m:r>
              <m:d>
                <m:dPr>
                  <m:begChr m:val="("/>
                  <m:sepChr m:val=""/>
                  <m:endChr m:val=")"/>
                  <m:grow/>
                </m:dPr>
                <m:e>
                  <m:r>
                    <m:rPr>
                      <m:sty m:val="p"/>
                    </m:rPr>
                    <m:t>−</m:t>
                  </m:r>
                  <m:f>
                    <m:fPr>
                      <m:type m:val="bar"/>
                    </m:fPr>
                    <m:num>
                      <m:sSub>
                        <m:e>
                          <m:r>
                            <m:t>c</m:t>
                          </m:r>
                        </m:e>
                        <m:sub>
                          <m:r>
                            <m:t>k</m:t>
                          </m:r>
                        </m:sub>
                      </m:sSub>
                    </m:num>
                    <m:den>
                      <m:r>
                        <m:t>d</m:t>
                      </m:r>
                    </m:den>
                  </m:f>
                </m:e>
              </m:d>
              <m:r>
                <m:t>​</m:t>
              </m:r>
              <m:r>
                <m:t> </m:t>
              </m:r>
              <m:sSub>
                <m:e>
                  <m:acc>
                    <m:accPr>
                      <m:chr m:val="̃"/>
                    </m:accPr>
                    <m:e>
                      <m:r>
                        <m:t>v</m:t>
                      </m:r>
                    </m:e>
                  </m:acc>
                </m:e>
                <m:sub>
                  <m:r>
                    <m:t>k</m:t>
                  </m:r>
                </m:sub>
              </m:sSub>
              <m:r>
                <m:rPr>
                  <m:sty m:val="p"/>
                </m:rPr>
                <m:t>,</m:t>
              </m:r>
              <m:r>
                <m:t>&amp;</m:t>
              </m:r>
              <m:r>
                <m:t>&amp;</m:t>
              </m:r>
              <m:r>
                <m:rPr>
                  <m:nor/>
                  <m:sty m:val="p"/>
                </m:rPr>
                <m:t>(distribute </m:t>
              </m:r>
              <m:f>
                <m:fPr>
                  <m:type m:val="lin"/>
                </m:fPr>
                <m:num>
                  <m:r>
                    <m:t>1</m:t>
                  </m:r>
                </m:num>
                <m:den>
                  <m:r>
                    <m:t>d</m:t>
                  </m:r>
                </m:den>
              </m:f>
              <m:r>
                <m:rPr>
                  <m:nor/>
                  <m:sty m:val="p"/>
                </m:rPr>
                <m:t>)</m:t>
              </m:r>
            </m:e>
          </m:eqArr>
        </m:oMath>
      </m:oMathPara>
    </w:p>
    <w:p>
      <w:pPr>
        <w:pStyle w:val="FirstParagraph"/>
      </w:pPr>
      <w:r>
        <w:t xml:space="preserve">which puts</w:t>
      </w:r>
      <w:r>
        <w:t xml:space="preserve"> </w:t>
      </w:r>
      <m:oMath>
        <m:acc>
          <m:accPr>
            <m:chr m:val="̃"/>
          </m:accPr>
          <m:e>
            <m:r>
              <m:t>w</m:t>
            </m:r>
          </m:e>
        </m:acc>
      </m:oMath>
      <w:r>
        <w:t xml:space="preserve"> </w:t>
      </w:r>
      <w:r>
        <w:t xml:space="preserve">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p>
    <w:bookmarkStart w:id="229" w:name="exm-add-outside-span"/>
    <w:p>
      <w:pPr>
        <w:pStyle w:val="BodyText"/>
      </w:pPr>
      <w:r>
        <w:rPr>
          <w:b/>
          <w:bCs/>
        </w:rPr>
        <w:t xml:space="preserve">Example 51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40</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28</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p>
    <w:bookmarkEnd w:id="229"/>
    <w:bookmarkStart w:id="230" w:name="thm-extend-basis"/>
    <w:p>
      <w:pPr>
        <w:pStyle w:val="BodyText"/>
      </w:pPr>
      <w:r>
        <w:rPr>
          <w:b/>
          <w:bCs/>
        </w:rPr>
        <w:t xml:space="preserve">Theorem 29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and</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r>
          <m:rPr>
            <m:scr m:val="script"/>
            <m:sty m:val="p"/>
          </m:rPr>
          <m:t>S</m:t>
        </m:r>
      </m:oMath>
      <w:r>
        <w:t xml:space="preserve"> </w:t>
      </w:r>
      <w:r>
        <w:t xml:space="preserve">are linearly independent (</w:t>
      </w:r>
      <w:hyperlink w:anchor="def-linearly-independent">
        <w:r>
          <w:rPr>
            <w:rStyle w:val="Hyperlink"/>
          </w:rPr>
          <w:t xml:space="preserve">Definition 43</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Starting from the empty list shows that every subspace has a basis.</w:t>
      </w:r>
    </w:p>
    <w:bookmarkEnd w:id="230"/>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m:oMath>
        <m:acc>
          <m:accPr>
            <m:chr m:val="̃"/>
          </m:accPr>
          <m:e>
            <m:r>
              <m:t>w</m:t>
            </m:r>
          </m:e>
        </m:acc>
        <m:r>
          <m:rPr>
            <m:sty m:val="p"/>
          </m:rPr>
          <m:t>∈</m:t>
        </m:r>
        <m:r>
          <m:rPr>
            <m:scr m:val="script"/>
            <m:sty m:val="p"/>
          </m:rPr>
          <m:t>S</m:t>
        </m:r>
      </m:oMath>
      <w:r>
        <w:t xml:space="preserve"> </w:t>
      </w:r>
      <w:r>
        <w:t xml:space="preserve">is not in the span of the current list;</w:t>
      </w:r>
      <w:r>
        <w:t xml:space="preserve"> </w:t>
      </w:r>
      <w:r>
        <w:t xml:space="preserve">add</w:t>
      </w:r>
      <w:r>
        <w:t xml:space="preserve"> </w:t>
      </w:r>
      <m:oMath>
        <m:acc>
          <m:accPr>
            <m:chr m:val="̃"/>
          </m:accPr>
          <m:e>
            <m:r>
              <m:t>w</m:t>
            </m:r>
          </m:e>
        </m:acc>
      </m:oMath>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28</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25</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m:oMath>
        <m:r>
          <m:t>​</m:t>
        </m:r>
        <m:d>
          <m:dPr>
            <m:begChr m:val="{"/>
            <m:sepChr m:val=""/>
            <m:endChr m:val="}"/>
            <m:grow/>
          </m:dPr>
          <m:e>
            <m:acc>
              <m:accPr>
                <m:chr m:val="̃"/>
              </m:accPr>
              <m:e>
                <m:r>
                  <m:t>0</m:t>
                </m:r>
              </m:e>
            </m:acc>
          </m:e>
        </m:d>
        <m:r>
          <m:t>​</m:t>
        </m:r>
      </m:oMath>
      <w:r>
        <w:t xml:space="preserve"> </w:t>
      </w:r>
      <w:r>
        <w:t xml:space="preserve">by the conventions in</w:t>
      </w:r>
      <w:r>
        <w:t xml:space="preserve"> </w:t>
      </w:r>
      <w:hyperlink w:anchor="def-span">
        <w:r>
          <w:rPr>
            <w:rStyle w:val="Hyperlink"/>
          </w:rPr>
          <w:t xml:space="preserve">Definition 47</w:t>
        </w:r>
      </w:hyperlink>
      <w:r>
        <w:t xml:space="preserve">,</w:t>
      </w:r>
      <w:r>
        <w:t xml:space="preserve"> </w:t>
      </w:r>
      <w:r>
        <w:t xml:space="preserve">the first step asks whether</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if so, the empty list is already a basis;</w:t>
      </w:r>
      <w:r>
        <w:t xml:space="preserve"> </w:t>
      </w:r>
      <w:r>
        <w:t xml:space="preserve">if not, the process adds vectors as described.</w:t>
      </w:r>
    </w:p>
    <w:bookmarkStart w:id="231" w:name="exm-extend-basis"/>
    <w:p>
      <w:pPr>
        <w:pStyle w:val="BodyText"/>
      </w:pPr>
      <w:r>
        <w:rPr>
          <w:b/>
          <w:bCs/>
        </w:rPr>
        <w:t xml:space="preserve">Example 52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31"/>
    <w:bookmarkStart w:id="232" w:name="thm-dim-bound"/>
    <w:p>
      <w:pPr>
        <w:pStyle w:val="BodyText"/>
      </w:pPr>
      <w:r>
        <w:rPr>
          <w:b/>
          <w:bCs/>
        </w:rPr>
        <w:t xml:space="preserve">Theorem 30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51</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32"/>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m:oMath>
        <m:acc>
          <m:accPr>
            <m:chr m:val="̃"/>
          </m:accPr>
          <m:e>
            <m:r>
              <m:t>0</m:t>
            </m:r>
          </m:e>
        </m:acc>
      </m:oMath>
      <w:r>
        <w:t xml:space="preserve">,</w:t>
      </w:r>
      <w:r>
        <w:t xml:space="preserve"> </w:t>
      </w:r>
      <w:r>
        <w:t xml:space="preserve">and</w:t>
      </w:r>
      <w:r>
        <w:t xml:space="preserve"> </w:t>
      </w:r>
      <m:oMath>
        <m:r>
          <m:t>1</m:t>
        </m:r>
        <m:r>
          <m:rPr>
            <m:sty m:val="p"/>
          </m:rPr>
          <m:t>⋅</m:t>
        </m:r>
        <m:acc>
          <m:accPr>
            <m:chr m:val="̃"/>
          </m:accPr>
          <m:e>
            <m:r>
              <m:t>0</m:t>
            </m:r>
          </m:e>
        </m:acc>
        <m:r>
          <m:rPr>
            <m:sty m:val="p"/>
          </m:rPr>
          <m:t>=</m:t>
        </m:r>
        <m:acc>
          <m:accPr>
            <m:chr m:val="̃"/>
          </m:accPr>
          <m:e>
            <m:r>
              <m:t>0</m:t>
            </m:r>
          </m:e>
        </m:acc>
      </m:oMath>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r>
          <m:rPr>
            <m:scr m:val="script"/>
            <m:sty m:val="p"/>
          </m:rPr>
          <m:t>S</m:t>
        </m:r>
      </m:oMath>
      <w:r>
        <w:t xml:space="preserve"> </w:t>
      </w:r>
      <w:r>
        <w:t xml:space="preserve">be linearly independent.</w:t>
      </w:r>
      <w:r>
        <w:t xml:space="preserve"> </w:t>
      </w:r>
      <w:r>
        <w:t xml:space="preserve">Each</w:t>
      </w:r>
      <w:r>
        <w:t xml:space="preserve"> </w:t>
      </w:r>
      <m:oMath>
        <m:sSub>
          <m:e>
            <m:acc>
              <m:accPr>
                <m:chr m:val="̃"/>
              </m:accPr>
              <m:e>
                <m:r>
                  <m:t>u</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so</w:t>
      </w:r>
      <w:r>
        <w:t xml:space="preserve"> </w:t>
      </w:r>
      <m:oMath>
        <m:sSub>
          <m:e>
            <m:acc>
              <m:accPr>
                <m:chr m:val="̃"/>
              </m:accPr>
              <m:e>
                <m:r>
                  <m:t>u</m:t>
                </m:r>
              </m:e>
            </m:acc>
          </m:e>
          <m:sub>
            <m:r>
              <m:t>j</m:t>
            </m:r>
          </m:sub>
        </m:sSub>
        <m:r>
          <m:rPr>
            <m:sty m:val="p"/>
          </m:rPr>
          <m:t>=</m:t>
        </m:r>
        <m:sSub>
          <m:e>
            <m:r>
              <m:t>c</m:t>
            </m:r>
          </m:e>
          <m:sub>
            <m:r>
              <m:t>1</m:t>
            </m:r>
            <m:r>
              <m:t>j</m:t>
            </m:r>
          </m:sub>
        </m:sSub>
        <m:sSub>
          <m:e>
            <m:acc>
              <m:accPr>
                <m:chr m:val="̃"/>
              </m:accPr>
              <m:e>
                <m:r>
                  <m:t>a</m:t>
                </m:r>
              </m:e>
            </m:acc>
          </m:e>
          <m:sub>
            <m:r>
              <m:t>1</m:t>
            </m:r>
          </m:sub>
        </m:sSub>
        <m:r>
          <m:rPr>
            <m:sty m:val="p"/>
          </m:rPr>
          <m:t>+</m:t>
        </m:r>
        <m:r>
          <m:rPr>
            <m:sty m:val="p"/>
          </m:rPr>
          <m:t>⋯</m:t>
        </m:r>
        <m:r>
          <m:rPr>
            <m:sty m:val="p"/>
          </m:rPr>
          <m:t>+</m:t>
        </m:r>
        <m:sSub>
          <m:e>
            <m:r>
              <m:t>c</m:t>
            </m:r>
          </m:e>
          <m:sub>
            <m:r>
              <m:t>d</m:t>
            </m:r>
            <m:r>
              <m:t>j</m:t>
            </m:r>
          </m:sub>
        </m:sSub>
        <m:sSub>
          <m:e>
            <m:acc>
              <m:accPr>
                <m:chr m:val="̃"/>
              </m:accPr>
              <m:e>
                <m:r>
                  <m:t>a</m:t>
                </m:r>
              </m:e>
            </m:acc>
          </m:e>
          <m:sub>
            <m:r>
              <m:t>d</m:t>
            </m:r>
          </m:sub>
        </m:sSub>
      </m:oMath>
      <w:r>
        <w:t xml:space="preserve"> </w:t>
      </w:r>
      <w:r>
        <w:t xml:space="preserve">for some coordinate vector</w:t>
      </w:r>
      <w:r>
        <w:t xml:space="preserve"> </w:t>
      </w:r>
      <m:oMath>
        <m:sSub>
          <m:e>
            <m:acc>
              <m:accPr>
                <m:chr m:val="̃"/>
              </m:accPr>
              <m:e>
                <m:r>
                  <m:t>c</m:t>
                </m:r>
              </m:e>
            </m:acc>
          </m:e>
          <m:sub>
            <m:r>
              <m:t>j</m:t>
            </m:r>
          </m:sub>
        </m:sSub>
        <m:r>
          <m:rPr>
            <m:sty m:val="p"/>
          </m:rPr>
          <m:t>=</m:t>
        </m:r>
        <m:r>
          <m:rPr>
            <m:sty m:val="p"/>
          </m:rPr>
          <m:t>(</m:t>
        </m:r>
        <m:sSub>
          <m:e>
            <m:r>
              <m:t>c</m:t>
            </m:r>
          </m:e>
          <m:sub>
            <m:r>
              <m:t>1</m:t>
            </m:r>
            <m:r>
              <m:t>j</m:t>
            </m:r>
          </m:sub>
        </m:sSub>
        <m:r>
          <m:rPr>
            <m:sty m:val="p"/>
          </m:rPr>
          <m:t>,</m:t>
        </m:r>
        <m:r>
          <m:rPr>
            <m:sty m:val="p"/>
          </m:rPr>
          <m:t>…</m:t>
        </m:r>
        <m:r>
          <m:rPr>
            <m:sty m:val="p"/>
          </m:rPr>
          <m:t>,</m:t>
        </m:r>
        <m:sSub>
          <m:e>
            <m:r>
              <m:t>c</m:t>
            </m:r>
          </m:e>
          <m:sub>
            <m:r>
              <m:t>d</m:t>
            </m:r>
            <m:r>
              <m:t>j</m:t>
            </m:r>
          </m:sub>
        </m:sSub>
        <m:r>
          <m:rPr>
            <m:sty m:val="p"/>
          </m:rPr>
          <m:t>)</m:t>
        </m:r>
        <m:r>
          <m:rPr>
            <m:sty m:val="p"/>
          </m:rPr>
          <m:t>∈</m:t>
        </m:r>
        <m:sSup>
          <m:e>
            <m:r>
              <m:rPr>
                <m:scr m:val="double-struck"/>
                <m:sty m:val="p"/>
              </m:rPr>
              <m:t>R</m:t>
            </m:r>
          </m:e>
          <m:sup>
            <m:r>
              <m:t>d</m:t>
            </m:r>
          </m:sup>
        </m:sSup>
      </m:oMath>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m:oMath>
        <m:sSub>
          <m:e>
            <m:r>
              <m:t>x</m:t>
            </m:r>
          </m:e>
          <m:sub>
            <m:r>
              <m:t>1</m:t>
            </m:r>
          </m:sub>
        </m:sSub>
        <m:sSub>
          <m:e>
            <m:acc>
              <m:accPr>
                <m:chr m:val="̃"/>
              </m:accPr>
              <m:e>
                <m:r>
                  <m:t>c</m:t>
                </m:r>
              </m:e>
            </m:acc>
          </m:e>
          <m:sub>
            <m:r>
              <m:t>1</m:t>
            </m:r>
          </m:sub>
        </m:sSub>
        <m:r>
          <m:rPr>
            <m:sty m:val="p"/>
          </m:rPr>
          <m:t>+</m:t>
        </m:r>
        <m:r>
          <m:rPr>
            <m:sty m:val="p"/>
          </m:rPr>
          <m:t>⋯</m:t>
        </m:r>
        <m:r>
          <m:rPr>
            <m:sty m:val="p"/>
          </m:rPr>
          <m:t>+</m:t>
        </m:r>
        <m:sSub>
          <m:e>
            <m:r>
              <m:t>x</m:t>
            </m:r>
          </m:e>
          <m:sub>
            <m:r>
              <m:t>k</m:t>
            </m:r>
          </m:sub>
        </m:sSub>
        <m:sSub>
          <m:e>
            <m:acc>
              <m:accPr>
                <m:chr m:val="̃"/>
              </m:accPr>
              <m:e>
                <m:r>
                  <m:t>c</m:t>
                </m:r>
              </m:e>
            </m:acc>
          </m:e>
          <m:sub>
            <m:r>
              <m:t>k</m:t>
            </m:r>
          </m:sub>
        </m:sSub>
        <m:r>
          <m:rPr>
            <m:sty m:val="p"/>
          </m:rPr>
          <m:t>=</m:t>
        </m:r>
        <m:sSub>
          <m:e>
            <m:acc>
              <m:accPr>
                <m:chr m:val="̃"/>
              </m:accPr>
              <m:e>
                <m:r>
                  <m:t>0</m:t>
                </m:r>
              </m:e>
            </m:acc>
          </m:e>
          <m:sub>
            <m:r>
              <m:t>d</m:t>
            </m:r>
          </m:sub>
        </m:sSub>
      </m:oMath>
      <w:r>
        <w:t xml:space="preserve"> </w:t>
      </w:r>
      <w:r>
        <w:t xml:space="preserve">(</w:t>
      </w:r>
      <w:hyperlink w:anchor="thm-many-vectors-dependent">
        <w:r>
          <w:rPr>
            <w:rStyle w:val="Hyperlink"/>
          </w:rPr>
          <w:t xml:space="preserve">Theorem 25</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m:oMathPara>
        <m:oMathParaPr>
          <m:jc m:val="center"/>
        </m:oMathParaPr>
        <m:oMath>
          <m:eqArr>
            <m:e>
              <m:nary>
                <m:naryPr>
                  <m:chr m:val="∑"/>
                  <m:limLoc m:val="undOvr"/>
                  <m:subHide m:val="off"/>
                  <m:supHide m:val="off"/>
                </m:naryPr>
                <m:sub>
                  <m:r>
                    <m:t>j</m:t>
                  </m:r>
                  <m:r>
                    <m:rPr>
                      <m:sty m:val="p"/>
                    </m:rPr>
                    <m:t>=</m:t>
                  </m:r>
                  <m:r>
                    <m:t>1</m:t>
                  </m:r>
                </m:sub>
                <m:sup>
                  <m:r>
                    <m:t>k</m:t>
                  </m:r>
                </m:sup>
                <m:e>
                  <m:sSub>
                    <m:e>
                      <m:r>
                        <m:t>x</m:t>
                      </m:r>
                    </m:e>
                    <m:sub>
                      <m:r>
                        <m:t>j</m:t>
                      </m:r>
                    </m:sub>
                  </m:sSub>
                </m:e>
              </m:nary>
              <m:sSub>
                <m:e>
                  <m:acc>
                    <m:accPr>
                      <m:chr m:val="̃"/>
                    </m:accPr>
                    <m:e>
                      <m:r>
                        <m:t>u</m:t>
                      </m:r>
                    </m:e>
                  </m:acc>
                </m:e>
                <m:sub>
                  <m:r>
                    <m:t>j</m:t>
                  </m:r>
                </m:sub>
              </m:sSub>
              <m:r>
                <m:t>&amp;</m:t>
              </m:r>
              <m:r>
                <m:rPr>
                  <m:sty m:val="p"/>
                </m:rPr>
                <m:t>=</m:t>
              </m:r>
              <m:nary>
                <m:naryPr>
                  <m:chr m:val="∑"/>
                  <m:limLoc m:val="undOvr"/>
                  <m:subHide m:val="off"/>
                  <m:supHide m:val="off"/>
                </m:naryPr>
                <m:sub>
                  <m:r>
                    <m:t>j</m:t>
                  </m:r>
                  <m:r>
                    <m:rPr>
                      <m:sty m:val="p"/>
                    </m:rPr>
                    <m:t>=</m:t>
                  </m:r>
                  <m:r>
                    <m:t>1</m:t>
                  </m:r>
                </m:sub>
                <m:sup>
                  <m:r>
                    <m:t>k</m:t>
                  </m:r>
                </m:sup>
                <m:e>
                  <m:sSub>
                    <m:e>
                      <m:r>
                        <m:t>x</m:t>
                      </m:r>
                    </m:e>
                    <m:sub>
                      <m:r>
                        <m:t>j</m:t>
                      </m:r>
                    </m:sub>
                  </m:sSub>
                </m:e>
              </m:nary>
              <m:nary>
                <m:naryPr>
                  <m:chr m:val="∑"/>
                  <m:limLoc m:val="undOvr"/>
                  <m:subHide m:val="off"/>
                  <m:supHide m:val="off"/>
                </m:naryPr>
                <m:sub>
                  <m:r>
                    <m:t>i</m:t>
                  </m:r>
                  <m:r>
                    <m:rPr>
                      <m:sty m:val="p"/>
                    </m:rPr>
                    <m:t>=</m:t>
                  </m:r>
                  <m:r>
                    <m:t>1</m:t>
                  </m:r>
                </m:sub>
                <m:sup>
                  <m:r>
                    <m:t>d</m:t>
                  </m:r>
                </m:sup>
                <m:e>
                  <m:sSub>
                    <m:e>
                      <m:r>
                        <m:t>c</m:t>
                      </m:r>
                    </m:e>
                    <m:sub>
                      <m:r>
                        <m:t>i</m:t>
                      </m:r>
                      <m:r>
                        <m:t>j</m:t>
                      </m:r>
                    </m:sub>
                  </m:sSub>
                </m:e>
              </m:nary>
              <m:sSub>
                <m:e>
                  <m:acc>
                    <m:accPr>
                      <m:chr m:val="̃"/>
                    </m:accPr>
                    <m:e>
                      <m:r>
                        <m:t>a</m:t>
                      </m:r>
                    </m:e>
                  </m:acc>
                </m:e>
                <m:sub>
                  <m:r>
                    <m:t>i</m:t>
                  </m:r>
                </m:sub>
              </m:sSub>
              <m:r>
                <m:t>&amp;</m:t>
              </m:r>
              <m:r>
                <m:t>&amp;</m:t>
              </m:r>
              <m:r>
                <m:rPr>
                  <m:nor/>
                  <m:sty m:val="p"/>
                </m:rPr>
                <m:t>(substitute each </m:t>
              </m:r>
              <m:sSub>
                <m:e>
                  <m:acc>
                    <m:accPr>
                      <m:chr m:val="̃"/>
                    </m:accPr>
                    <m:e>
                      <m:r>
                        <m:t>u</m:t>
                      </m:r>
                    </m:e>
                  </m:acc>
                </m:e>
                <m:sub>
                  <m:r>
                    <m:t>j</m:t>
                  </m:r>
                </m:sub>
              </m:sSub>
              <m:r>
                <m:rPr>
                  <m:nor/>
                  <m:sty m:val="p"/>
                </m:rPr>
                <m:t>)</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d</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(distribute each </m:t>
              </m:r>
              <m:sSub>
                <m:e>
                  <m:r>
                    <m:t>x</m:t>
                  </m:r>
                </m:e>
                <m:sub>
                  <m:r>
                    <m:t>j</m:t>
                  </m:r>
                </m:sub>
              </m:sSub>
              <m:r>
                <m:rPr>
                  <m:nor/>
                  <m:sty m:val="p"/>
                </m:rPr>
                <m:t> over the inner sum)</m:t>
              </m:r>
            </m:e>
            <m:e>
              <m:r>
                <m:t>&amp;</m:t>
              </m:r>
              <m:r>
                <m:rPr>
                  <m:sty m:val="p"/>
                </m:rPr>
                <m:t>=</m:t>
              </m:r>
              <m:nary>
                <m:naryPr>
                  <m:chr m:val="∑"/>
                  <m:limLoc m:val="undOvr"/>
                  <m:subHide m:val="off"/>
                  <m:supHide m:val="off"/>
                </m:naryPr>
                <m:sub>
                  <m:r>
                    <m:t>i</m:t>
                  </m:r>
                  <m:r>
                    <m:rPr>
                      <m:sty m:val="p"/>
                    </m:rPr>
                    <m:t>=</m:t>
                  </m:r>
                  <m:r>
                    <m:t>1</m:t>
                  </m:r>
                </m:sub>
                <m:sup>
                  <m:r>
                    <m:t>d</m:t>
                  </m:r>
                </m:sup>
                <m:e>
                  <m:nary>
                    <m:naryPr>
                      <m:chr m:val="∑"/>
                      <m:limLoc m:val="undOvr"/>
                      <m:subHide m:val="off"/>
                      <m:supHide m:val="off"/>
                    </m:naryPr>
                    <m:sub>
                      <m:r>
                        <m:t>j</m:t>
                      </m:r>
                      <m:r>
                        <m:rPr>
                          <m:sty m:val="p"/>
                        </m:rPr>
                        <m:t>=</m:t>
                      </m:r>
                      <m:r>
                        <m:t>1</m:t>
                      </m:r>
                    </m:sub>
                    <m:sup>
                      <m:r>
                        <m:t>k</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(swap the order of the finite sums)</m:t>
              </m:r>
            </m:e>
            <m:e>
              <m:r>
                <m:t>&amp;</m:t>
              </m:r>
              <m:r>
                <m:rPr>
                  <m:sty m:val="p"/>
                </m:rPr>
                <m:t>=</m:t>
              </m:r>
              <m:nary>
                <m:naryPr>
                  <m:chr m:val="∑"/>
                  <m:limLoc m:val="undOvr"/>
                  <m:subHide m:val="off"/>
                  <m:supHide m:val="off"/>
                </m:naryPr>
                <m:sub>
                  <m:r>
                    <m:t>i</m:t>
                  </m:r>
                  <m:r>
                    <m:rPr>
                      <m:sty m:val="p"/>
                    </m:rPr>
                    <m:t>=</m:t>
                  </m:r>
                  <m:r>
                    <m:t>1</m:t>
                  </m:r>
                </m:sub>
                <m:sup>
                  <m:r>
                    <m:t>d</m:t>
                  </m:r>
                </m:sup>
                <m:e>
                  <m:r>
                    <m:t>​</m:t>
                  </m:r>
                </m:e>
              </m:nary>
              <m:d>
                <m:dPr>
                  <m:begChr m:val="("/>
                  <m:sepChr m:val=""/>
                  <m:endChr m:val=")"/>
                  <m:grow/>
                </m:dPr>
                <m:e>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e>
              </m:d>
              <m:r>
                <m:t>​</m:t>
              </m:r>
              <m:r>
                <m:t> </m:t>
              </m:r>
              <m:sSub>
                <m:e>
                  <m:acc>
                    <m:accPr>
                      <m:chr m:val="̃"/>
                    </m:accPr>
                    <m:e>
                      <m:r>
                        <m:t>a</m:t>
                      </m:r>
                    </m:e>
                  </m:acc>
                </m:e>
                <m:sub>
                  <m:r>
                    <m:t>i</m:t>
                  </m:r>
                </m:sub>
              </m:sSub>
              <m:r>
                <m:t>&amp;</m:t>
              </m:r>
              <m:r>
                <m:t>&amp;</m:t>
              </m:r>
              <m:r>
                <m:rPr>
                  <m:nor/>
                  <m:sty m:val="p"/>
                </m:rPr>
                <m:t>(factor </m:t>
              </m:r>
              <m:sSub>
                <m:e>
                  <m:acc>
                    <m:accPr>
                      <m:chr m:val="̃"/>
                    </m:accPr>
                    <m:e>
                      <m:r>
                        <m:t>a</m:t>
                      </m:r>
                    </m:e>
                  </m:acc>
                </m:e>
                <m:sub>
                  <m:r>
                    <m:t>i</m:t>
                  </m:r>
                </m:sub>
              </m:sSub>
              <m:r>
                <m:rPr>
                  <m:nor/>
                  <m:sty m:val="p"/>
                </m:rPr>
                <m:t> out of the inner sum)</m:t>
              </m:r>
            </m:e>
            <m:e>
              <m:r>
                <m:t>&amp;</m:t>
              </m:r>
              <m:r>
                <m:rPr>
                  <m:sty m:val="p"/>
                </m:rPr>
                <m:t>=</m:t>
              </m:r>
              <m:nary>
                <m:naryPr>
                  <m:chr m:val="∑"/>
                  <m:limLoc m:val="undOvr"/>
                  <m:subHide m:val="off"/>
                  <m:supHide m:val="off"/>
                </m:naryPr>
                <m:sub>
                  <m:r>
                    <m:t>i</m:t>
                  </m:r>
                  <m:r>
                    <m:rPr>
                      <m:sty m:val="p"/>
                    </m:rPr>
                    <m:t>=</m:t>
                  </m:r>
                  <m:r>
                    <m:t>1</m:t>
                  </m:r>
                </m:sub>
                <m:sup>
                  <m:r>
                    <m:t>d</m:t>
                  </m:r>
                </m:sup>
                <m:e>
                  <m:r>
                    <m:t>0</m:t>
                  </m:r>
                </m:e>
              </m:nary>
              <m:r>
                <m:rPr>
                  <m:sty m:val="p"/>
                </m:rPr>
                <m:t>⋅</m:t>
              </m:r>
              <m:sSub>
                <m:e>
                  <m:acc>
                    <m:accPr>
                      <m:chr m:val="̃"/>
                    </m:accPr>
                    <m:e>
                      <m:r>
                        <m:t>a</m:t>
                      </m:r>
                    </m:e>
                  </m:acc>
                </m:e>
                <m:sub>
                  <m:r>
                    <m:t>i</m:t>
                  </m:r>
                </m:sub>
              </m:sSub>
              <m:r>
                <m:t>&amp;</m:t>
              </m:r>
              <m:r>
                <m:t>&amp;</m:t>
              </m:r>
              <m:r>
                <m:rPr>
                  <m:nor/>
                  <m:sty m:val="p"/>
                </m:rPr>
                <m:t>(entry </m:t>
              </m:r>
              <m:r>
                <m:t>i</m:t>
              </m:r>
              <m:r>
                <m:rPr>
                  <m:nor/>
                  <m:sty m:val="p"/>
                </m:rPr>
                <m:t> of </m:t>
              </m:r>
              <m:nary>
                <m:naryPr>
                  <m:chr m:val="∑"/>
                  <m:limLoc m:val="undOvr"/>
                  <m:subHide m:val="off"/>
                  <m:supHide m:val="on"/>
                </m:naryPr>
                <m:sub>
                  <m:r>
                    <m:t>j</m:t>
                  </m:r>
                </m:sub>
                <m:sup>
                  <m:r>
                    <m:t>​</m:t>
                  </m:r>
                </m:sup>
                <m:e>
                  <m:sSub>
                    <m:e>
                      <m:r>
                        <m:t>x</m:t>
                      </m:r>
                    </m:e>
                    <m:sub>
                      <m:r>
                        <m:t>j</m:t>
                      </m:r>
                    </m:sub>
                  </m:sSub>
                </m:e>
              </m:nary>
              <m:sSub>
                <m:e>
                  <m:acc>
                    <m:accPr>
                      <m:chr m:val="̃"/>
                    </m:accPr>
                    <m:e>
                      <m:r>
                        <m:t>c</m:t>
                      </m:r>
                    </m:e>
                  </m:acc>
                </m:e>
                <m:sub>
                  <m:r>
                    <m:t>j</m:t>
                  </m:r>
                </m:sub>
              </m:sSub>
              <m:r>
                <m:rPr>
                  <m:sty m:val="p"/>
                </m:rPr>
                <m:t>=</m:t>
              </m:r>
              <m:sSub>
                <m:e>
                  <m:acc>
                    <m:accPr>
                      <m:chr m:val="̃"/>
                    </m:accPr>
                    <m:e>
                      <m:r>
                        <m:t>0</m:t>
                      </m:r>
                    </m:e>
                  </m:acc>
                </m:e>
                <m:sub>
                  <m:r>
                    <m:t>d</m:t>
                  </m:r>
                </m:sub>
              </m:sSub>
              <m:r>
                <m:rPr>
                  <m:nor/>
                  <m:sty m:val="p"/>
                </m:rPr>
                <m:t>)</m:t>
              </m:r>
            </m:e>
            <m:e>
              <m:r>
                <m:t>&amp;</m:t>
              </m:r>
              <m:r>
                <m:rPr>
                  <m:sty m:val="p"/>
                </m:rPr>
                <m:t>=</m:t>
              </m:r>
              <m:sSub>
                <m:e>
                  <m:acc>
                    <m:accPr>
                      <m:chr m:val="̃"/>
                    </m:accPr>
                    <m:e>
                      <m:r>
                        <m:t>0</m:t>
                      </m:r>
                    </m:e>
                  </m:acc>
                </m:e>
                <m:sub>
                  <m:r>
                    <m:t>p</m:t>
                  </m:r>
                </m:sub>
              </m:sSub>
              <m:r>
                <m:rPr>
                  <m:sty m:val="p"/>
                </m:rPr>
                <m:t>,</m:t>
              </m:r>
              <m:r>
                <m:t>&amp;</m:t>
              </m:r>
              <m:r>
                <m:t>&amp;</m:t>
              </m:r>
              <m:r>
                <m:rPr>
                  <m:nor/>
                  <m:sty m:val="p"/>
                </m:rPr>
                <m:t>(a zero multiple of a vector is </m:t>
              </m:r>
              <m:acc>
                <m:accPr>
                  <m:chr m:val="̃"/>
                </m:accPr>
                <m:e>
                  <m:r>
                    <m:t>0</m:t>
                  </m:r>
                </m:e>
              </m:acc>
              <m:r>
                <m:rPr>
                  <m:nor/>
                  <m:sty m:val="p"/>
                </m:rPr>
                <m:t>)</m:t>
              </m:r>
            </m:e>
          </m:eqArr>
        </m:oMath>
      </m:oMathPara>
    </w:p>
    <w:p>
      <w:pPr>
        <w:pStyle w:val="FirstParagraph"/>
      </w:pPr>
      <w:r>
        <w:t xml:space="preserve">a combination of</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oMath>
      <w:r>
        <w:t xml:space="preserve"> </w:t>
      </w:r>
      <w:r>
        <w:t xml:space="preserve">with coefficients not all zero that equals</w:t>
      </w:r>
      <w:r>
        <w:t xml:space="preserve"> </w:t>
      </w:r>
      <m:oMath>
        <m:sSub>
          <m:e>
            <m:acc>
              <m:accPr>
                <m:chr m:val="̃"/>
              </m:accPr>
              <m:e>
                <m:r>
                  <m:t>0</m:t>
                </m:r>
              </m:e>
            </m:acc>
          </m:e>
          <m:sub>
            <m:r>
              <m:t>p</m:t>
            </m:r>
          </m:sub>
        </m:sSub>
      </m:oMath>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33" w:name="exm-dim-bound"/>
    <w:p>
      <w:pPr>
        <w:pStyle w:val="BodyText"/>
      </w:pPr>
      <w:r>
        <w:rPr>
          <w:b/>
          <w:bCs/>
        </w:rPr>
        <w:t xml:space="preserve">Example 53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By</w:t>
      </w:r>
      <w:r>
        <w:t xml:space="preserve"> </w:t>
      </w:r>
      <w:hyperlink w:anchor="thm-dim-bound">
        <w:r>
          <w:rPr>
            <w:rStyle w:val="Hyperlink"/>
          </w:rPr>
          <w:t xml:space="preserve">Theorem 30</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33"/>
    <w:bookmarkStart w:id="234" w:name="thm-subspace-equal-dim"/>
    <w:p>
      <w:pPr>
        <w:pStyle w:val="FirstParagraph"/>
      </w:pPr>
      <w:r>
        <w:rPr>
          <w:b/>
          <w:bCs/>
        </w:rPr>
        <w:t xml:space="preserve">Theorem 31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51</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34"/>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oMath>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by the convention in</w:t>
      </w:r>
      <w:r>
        <w:t xml:space="preserve"> </w:t>
      </w:r>
      <w:hyperlink w:anchor="def-span">
        <w:r>
          <w:rPr>
            <w:rStyle w:val="Hyperlink"/>
          </w:rPr>
          <w:t xml:space="preserve">Definition 47</w:t>
        </w:r>
      </w:hyperlink>
      <w:r>
        <w:t xml:space="preserve">,</w:t>
      </w:r>
      <w:r>
        <w:t xml:space="preserve"> </w:t>
      </w:r>
      <w:r>
        <w:t xml:space="preserve">and the argument is unchanged.)</w:t>
      </w:r>
      <w:r>
        <w:t xml:space="preserve"> </w:t>
      </w:r>
      <w:r>
        <w:t xml:space="preserve">Suppose some</w:t>
      </w:r>
      <w:r>
        <w:t xml:space="preserve"> </w:t>
      </w:r>
      <m:oMath>
        <m:acc>
          <m:accPr>
            <m:chr m:val="̃"/>
          </m:accPr>
          <m:e>
            <m:r>
              <m:t>s</m:t>
            </m:r>
          </m:e>
        </m:acc>
        <m:r>
          <m:rPr>
            <m:sty m:val="p"/>
          </m:rPr>
          <m:t>∈</m:t>
        </m:r>
        <m:r>
          <m:rPr>
            <m:scr m:val="script"/>
            <m:sty m:val="p"/>
          </m:rPr>
          <m:t>S</m:t>
        </m:r>
      </m:oMath>
      <w:r>
        <w:t xml:space="preserve"> </w:t>
      </w:r>
      <w:r>
        <w:t xml:space="preserve">is not in</w:t>
      </w:r>
      <w:r>
        <w:t xml:space="preserve"> </w:t>
      </w:r>
      <m:oMath>
        <m:r>
          <m:rPr>
            <m:sty m:val="p"/>
          </m:rPr>
          <m:t>span</m:t>
        </m:r>
        <m:r>
          <m:t>​</m:t>
        </m:r>
        <m:d>
          <m:dPr>
            <m:begChr m:val="{"/>
            <m:sepChr m:val=""/>
            <m:endChr m:val="}"/>
            <m:grow/>
          </m:dPr>
          <m:e>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e>
        </m:d>
        <m:r>
          <m:t>​</m:t>
        </m:r>
        <m:r>
          <m:rPr>
            <m:sty m:val="p"/>
          </m:rPr>
          <m:t>=</m:t>
        </m:r>
        <m:r>
          <m:rPr>
            <m:scr m:val="script"/>
            <m:sty m:val="p"/>
          </m:rPr>
          <m:t>T</m:t>
        </m:r>
      </m:oMath>
      <w:r>
        <w:t xml:space="preserve">.</w:t>
      </w:r>
      <w:r>
        <w:t xml:space="preserve"> </w:t>
      </w:r>
      <w:r>
        <w:t xml:space="preserve">Then</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r>
          <m:rPr>
            <m:sty m:val="p"/>
          </m:rPr>
          <m:t>,</m:t>
        </m:r>
        <m:acc>
          <m:accPr>
            <m:chr m:val="̃"/>
          </m:accPr>
          <m:e>
            <m:r>
              <m:t>s</m:t>
            </m:r>
          </m:e>
        </m:acc>
      </m:oMath>
      <w:r>
        <w:t xml:space="preserve"> </w:t>
      </w:r>
      <w:r>
        <w:t xml:space="preserve">are linearly independent</w:t>
      </w:r>
      <w:r>
        <w:t xml:space="preserve"> </w:t>
      </w:r>
      <w:r>
        <w:t xml:space="preserve">(</w:t>
      </w:r>
      <w:hyperlink w:anchor="thm-add-outside-span">
        <w:r>
          <w:rPr>
            <w:rStyle w:val="Hyperlink"/>
          </w:rPr>
          <w:t xml:space="preserve">Theorem 28</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30</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35" w:name="exm-subspace-equal-dim"/>
    <w:p>
      <w:pPr>
        <w:pStyle w:val="BodyText"/>
      </w:pPr>
      <w:r>
        <w:rPr>
          <w:b/>
          <w:bCs/>
        </w:rPr>
        <w:t xml:space="preserve">Example 54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35"/>
    <w:bookmarkStart w:id="236" w:name="exm-subspace-equal-dim-fails"/>
    <w:p>
      <w:pPr>
        <w:pStyle w:val="BodyText"/>
      </w:pPr>
      <w:r>
        <w:rPr>
          <w:b/>
          <w:bCs/>
        </w:rPr>
        <w:t xml:space="preserve">Example 55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31</w:t>
        </w:r>
      </w:hyperlink>
      <w:r>
        <w:t xml:space="preserve"> </w:t>
      </w:r>
      <w:r>
        <w:t xml:space="preserve">does not apply,</w:t>
      </w:r>
      <w:r>
        <w:t xml:space="preserve"> </w:t>
      </w:r>
      <w:r>
        <w:t xml:space="preserve">because neither line contains the other.</w:t>
      </w:r>
    </w:p>
    <w:bookmarkEnd w:id="236"/>
    <w:bookmarkEnd w:id="237"/>
    <w:bookmarkStart w:id="260" w:name="sec-column-null-space"/>
    <w:p>
      <w:pPr>
        <w:pStyle w:val="Heading2"/>
      </w:pPr>
      <w:r>
        <w:t xml:space="preserve">5 Column space and null space</w:t>
      </w:r>
    </w:p>
    <w:bookmarkStart w:id="238" w:name="def-column-space"/>
    <w:p>
      <w:pPr>
        <w:pStyle w:val="FirstParagraph"/>
      </w:pPr>
      <w:r>
        <w:rPr>
          <w:b/>
          <w:bCs/>
        </w:rPr>
        <w:t xml:space="preserve">Definition 52 (Column space (range, image))</w:t>
      </w:r>
      <w:r>
        <w:t xml:space="preserve"> </w:t>
      </w:r>
      <w:r>
        <w:t xml:space="preserve">The</w:t>
      </w:r>
      <w:r>
        <w:t xml:space="preserve"> </w:t>
      </w:r>
      <w:r>
        <w:rPr>
          <w:b/>
          <w:bCs/>
        </w:rPr>
        <w:t xml:space="preserve">column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C</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r>
                <m:rPr>
                  <m:sty m:val="bi"/>
                </m:rPr>
                <m:t>A</m:t>
              </m:r>
              <m:acc>
                <m:accPr>
                  <m:chr m:val="̃"/>
                </m:accPr>
                <m:e>
                  <m:r>
                    <m:t>x</m:t>
                  </m:r>
                </m:e>
              </m:acc>
              <m:r>
                <m:rPr>
                  <m:sty m:val="p"/>
                </m:rPr>
                <m:t>:</m:t>
              </m:r>
              <m:acc>
                <m:accPr>
                  <m:chr m:val="̃"/>
                </m:accPr>
                <m:e>
                  <m:r>
                    <m:t>x</m:t>
                  </m:r>
                </m:e>
              </m:acc>
              <m:r>
                <m:rPr>
                  <m:sty m:val="p"/>
                </m:rPr>
                <m:t>∈</m:t>
              </m:r>
              <m:sSup>
                <m:e>
                  <m:r>
                    <m:rPr>
                      <m:scr m:val="double-struck"/>
                      <m:sty m:val="p"/>
                    </m:rPr>
                    <m:t>R</m:t>
                  </m:r>
                </m:e>
                <m:sup>
                  <m:r>
                    <m:t>n</m:t>
                  </m:r>
                </m:sup>
              </m:sSup>
            </m:e>
          </m:d>
          <m:r>
            <m:t>​</m:t>
          </m:r>
          <m:r>
            <m:rPr>
              <m:sty m:val="p"/>
            </m:rPr>
            <m:t>,</m:t>
          </m:r>
        </m:oMath>
      </m:oMathPara>
    </w:p>
    <w:p>
      <w:pPr>
        <w:pStyle w:val="FirstParagraph"/>
      </w:pPr>
      <w:r>
        <w:t xml:space="preserve">the set of all vectors</w:t>
      </w:r>
      <w:r>
        <w:t xml:space="preserve"> </w:t>
      </w:r>
      <m:oMath>
        <m:r>
          <m:rPr>
            <m:sty m:val="bi"/>
          </m:rPr>
          <m:t>A</m:t>
        </m:r>
        <m:acc>
          <m:accPr>
            <m:chr m:val="̃"/>
          </m:accPr>
          <m:e>
            <m:r>
              <m:t>x</m:t>
            </m:r>
          </m:e>
        </m:acc>
      </m:oMath>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p>
    <w:bookmarkEnd w:id="238"/>
    <w:bookmarkStart w:id="239" w:name="def-row-space"/>
    <w:p>
      <w:pPr>
        <w:pStyle w:val="BodyText"/>
      </w:pPr>
      <w:r>
        <w:rPr>
          <w:b/>
          <w:bCs/>
        </w:rPr>
        <w:t xml:space="preserve">Definition 53 (Row space)</w:t>
      </w:r>
      <w:r>
        <w:t xml:space="preserve"> </w:t>
      </w:r>
      <w:r>
        <w:t xml:space="preserve">The</w:t>
      </w:r>
      <w:r>
        <w:t xml:space="preserve"> </w:t>
      </w:r>
      <w:r>
        <w:rPr>
          <w:b/>
          <w:bCs/>
        </w:rPr>
        <w:t xml:space="preserve">row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39"/>
    <w:bookmarkStart w:id="240" w:name="exm-column-space"/>
    <w:p>
      <w:pPr>
        <w:pStyle w:val="BodyText"/>
      </w:pPr>
      <w:r>
        <w:rPr>
          <w:b/>
          <w:bCs/>
        </w:rPr>
        <w:t xml:space="preserve">Example 56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m:oMath>
        <m:acc>
          <m:accPr>
            <m:chr m:val="̃"/>
          </m:accPr>
          <m:e>
            <m:r>
              <m:t>x</m:t>
            </m:r>
          </m:e>
        </m:acc>
        <m:r>
          <m:rPr>
            <m:sty m:val="p"/>
          </m:rPr>
          <m:t>∈</m:t>
        </m:r>
        <m:sSup>
          <m:e>
            <m:r>
              <m:rPr>
                <m:scr m:val="double-struck"/>
                <m:sty m:val="p"/>
              </m:rPr>
              <m:t>R</m:t>
            </m:r>
          </m:e>
          <m:sup>
            <m:r>
              <m:t>3</m:t>
            </m:r>
          </m:sup>
        </m:sSup>
      </m:oMath>
      <w:r>
        <w:t xml:space="preserve">,</w:t>
      </w:r>
    </w:p>
    <w:p>
      <w:pPr>
        <w:pStyle w:val="BodyText"/>
      </w:pPr>
      <m:oMathPara>
        <m:oMathParaPr>
          <m:jc m:val="center"/>
        </m:oMathParaPr>
        <m:oMath>
          <m:eqArr>
            <m:e>
              <m:r>
                <m:rPr>
                  <m:sty m:val="bi"/>
                </m:rPr>
                <m:t>A</m:t>
              </m:r>
              <m:acc>
                <m:accPr>
                  <m:chr m:val="̃"/>
                </m:accPr>
                <m:e>
                  <m:r>
                    <m:t>x</m:t>
                  </m:r>
                </m:e>
              </m:acc>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e>
            <m:e>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rPr>
                  <m:sty m:val="p"/>
                </m:rPr>
                <m:t>(</m:t>
              </m:r>
              <m:r>
                <m:t>1</m:t>
              </m:r>
              <m:r>
                <m:rPr>
                  <m:sty m:val="p"/>
                </m:rPr>
                <m:t>,</m:t>
              </m:r>
              <m:r>
                <m:t>3</m:t>
              </m:r>
              <m:r>
                <m:rPr>
                  <m:sty m:val="p"/>
                </m:rPr>
                <m:t>)</m:t>
              </m:r>
            </m:e>
          </m:eqArr>
        </m:oMath>
      </m:oMathPara>
    </w:p>
    <w:p>
      <w:pPr>
        <w:pStyle w:val="FirstParagraph"/>
      </w:pPr>
      <w:r>
        <w:t xml:space="preserve">(</w:t>
      </w:r>
      <w:hyperlink w:anchor="def-matvec-mult">
        <w:r>
          <w:rPr>
            <w:rStyle w:val="Hyperlink"/>
          </w:rPr>
          <w:t xml:space="preserve">Definition 32</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40"/>
    <w:bookmarkStart w:id="241" w:name="thm-column-space-span"/>
    <w:p>
      <w:pPr>
        <w:pStyle w:val="BodyText"/>
      </w:pPr>
      <w:r>
        <w:rPr>
          <w:b/>
          <w:bCs/>
        </w:rPr>
        <w:t xml:space="preserve">Theorem 32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then</w:t>
      </w:r>
    </w:p>
    <w:p>
      <w:pPr>
        <w:pStyle w:val="BodyText"/>
      </w:pPr>
      <m:oMathPara>
        <m:oMathParaPr>
          <m:jc m:val="center"/>
        </m:oMathParaP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e>
          </m:d>
          <m:r>
            <m:t>​</m:t>
          </m:r>
          <m:r>
            <m:rPr>
              <m:sty m:val="p"/>
            </m:rPr>
            <m:t>,</m:t>
          </m:r>
        </m:oMath>
      </m:oMathPara>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41"/>
    <w:p>
      <w:pPr>
        <w:pStyle w:val="BodyText"/>
      </w:pPr>
      <w:r>
        <w:rPr>
          <w:i/>
          <w:iCs/>
        </w:rPr>
        <w:t xml:space="preserve">Proof</w:t>
      </w:r>
      <w:r>
        <w:t xml:space="preserve">. </w:t>
      </w:r>
      <w:r>
        <w:t xml:space="preserve">By</w:t>
      </w:r>
      <w:r>
        <w:t xml:space="preserve"> </w:t>
      </w:r>
      <w:hyperlink w:anchor="thm-matvec-columns">
        <w:r>
          <w:rPr>
            <w:rStyle w:val="Hyperlink"/>
          </w:rPr>
          <w:t xml:space="preserve">Theorem 23</w:t>
        </w:r>
      </w:hyperlink>
      <w:r>
        <w:t xml:space="preserve">,</w:t>
      </w:r>
      <w:r>
        <w:t xml:space="preserve"> </w:t>
      </w: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oMath>
      <w:r>
        <w:t xml:space="preserve">,</w:t>
      </w:r>
      <w:r>
        <w:t xml:space="preserve"> </w:t>
      </w:r>
      <w:r>
        <w:t xml:space="preserve">and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52</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47</w:t>
        </w:r>
      </w:hyperlink>
      <w:r>
        <w:t xml:space="preserve">).</w:t>
      </w:r>
      <w:r>
        <w:t xml:space="preserve"> </w:t>
      </w:r>
      <w:r>
        <w:t xml:space="preserve">A span is a subspace (</w:t>
      </w:r>
      <w:hyperlink w:anchor="thm-span-subspace">
        <w:r>
          <w:rPr>
            <w:rStyle w:val="Hyperlink"/>
          </w:rPr>
          <w:t xml:space="preserve">Theorem 22</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42" w:name="exm-column-space-span"/>
    <w:p>
      <w:pPr>
        <w:pStyle w:val="BodyText"/>
      </w:pPr>
      <w:r>
        <w:rPr>
          <w:b/>
          <w:bCs/>
        </w:rPr>
        <w:t xml:space="preserve">Example 57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32</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56</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42"/>
    <w:bookmarkStart w:id="243" w:name="def-null-space"/>
    <w:p>
      <w:pPr>
        <w:pStyle w:val="BodyText"/>
      </w:pPr>
      <w:r>
        <w:rPr>
          <w:b/>
          <w:bCs/>
        </w:rPr>
        <w:t xml:space="preserve">Definition 54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N</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n</m:t>
                  </m:r>
                </m:sup>
              </m:sSup>
              <m:r>
                <m:rPr>
                  <m:sty m:val="p"/>
                </m:rPr>
                <m:t>:</m:t>
              </m:r>
              <m:r>
                <m:rPr>
                  <m:sty m:val="bi"/>
                </m:rPr>
                <m:t>A</m:t>
              </m:r>
              <m:acc>
                <m:accPr>
                  <m:chr m:val="̃"/>
                </m:accPr>
                <m:e>
                  <m:r>
                    <m:t>x</m:t>
                  </m:r>
                </m:e>
              </m:acc>
              <m:r>
                <m:rPr>
                  <m:sty m:val="p"/>
                </m:rPr>
                <m:t>=</m:t>
              </m:r>
              <m:sSub>
                <m:e>
                  <m:acc>
                    <m:accPr>
                      <m:chr m:val="̃"/>
                    </m:accPr>
                    <m:e>
                      <m:r>
                        <m:t>0</m:t>
                      </m:r>
                    </m:e>
                  </m:acc>
                </m:e>
                <m:sub>
                  <m:r>
                    <m:t>m</m:t>
                  </m:r>
                </m:sub>
              </m:sSub>
            </m:e>
          </m:d>
          <m:r>
            <m:t>​</m:t>
          </m:r>
          <m:r>
            <m:rPr>
              <m:sty m:val="p"/>
            </m:rPr>
            <m:t>,</m:t>
          </m:r>
        </m:oMath>
      </m:oMathPara>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p>
    <w:bookmarkEnd w:id="243"/>
    <w:bookmarkStart w:id="244" w:name="def-left-null-space"/>
    <w:p>
      <w:pPr>
        <w:pStyle w:val="BodyText"/>
      </w:pPr>
      <w:r>
        <w:rPr>
          <w:b/>
          <w:bCs/>
        </w:rPr>
        <w:t xml:space="preserve">Definition 55 (Left null space)</w:t>
      </w:r>
      <w:r>
        <w:t xml:space="preserve"> </w:t>
      </w:r>
      <w:r>
        <w:t xml:space="preserve">The</w:t>
      </w:r>
      <w:r>
        <w:t xml:space="preserve"> </w:t>
      </w:r>
      <w:r>
        <w:rPr>
          <w:b/>
          <w:bCs/>
        </w:rPr>
        <w:t xml:space="preserve">left 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44"/>
    <w:bookmarkStart w:id="245" w:name="exm-null-space"/>
    <w:p>
      <w:pPr>
        <w:pStyle w:val="BodyText"/>
      </w:pPr>
      <w:r>
        <w:rPr>
          <w:b/>
          <w:bCs/>
        </w:rPr>
        <w:t xml:space="preserve">Example 58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ty m:val="bi"/>
          </m:rPr>
          <m:t>A</m:t>
        </m:r>
        <m:acc>
          <m:accPr>
            <m:chr m:val="̃"/>
          </m:accPr>
          <m:e>
            <m:r>
              <m:t>x</m:t>
            </m:r>
          </m:e>
        </m:acc>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2</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m:oMathPara>
        <m:oMathParaPr>
          <m:jc m:val="center"/>
        </m:oMathParaPr>
        <m:oMath>
          <m:eqArr>
            <m:e>
              <m:acc>
                <m:accPr>
                  <m:chr m:val="̃"/>
                </m:accPr>
                <m:e>
                  <m:r>
                    <m:t>x</m:t>
                  </m:r>
                </m:e>
              </m:acc>
              <m:r>
                <m:t>&amp;</m:t>
              </m:r>
              <m:r>
                <m:rPr>
                  <m:sty m:val="p"/>
                </m:rPr>
                <m:t>=</m:t>
              </m:r>
              <m:r>
                <m:rPr>
                  <m:sty m:val="p"/>
                </m:rPr>
                <m:t>(</m:t>
              </m:r>
              <m:r>
                <m:t>2</m:t>
              </m:r>
              <m:sSub>
                <m:e>
                  <m:r>
                    <m:t>x</m:t>
                  </m:r>
                </m:e>
                <m:sub>
                  <m:r>
                    <m:t>2</m:t>
                  </m:r>
                </m:sub>
              </m:sSub>
              <m:r>
                <m:rPr>
                  <m:sty m:val="p"/>
                </m:rPr>
                <m:t>+</m:t>
              </m:r>
              <m:r>
                <m:t>2</m:t>
              </m:r>
              <m:sSub>
                <m:e>
                  <m:r>
                    <m:t>x</m:t>
                  </m:r>
                </m:e>
                <m:sub>
                  <m:r>
                    <m:t>3</m:t>
                  </m:r>
                </m:sub>
              </m:sSub>
              <m:r>
                <m:rPr>
                  <m:sty m:val="p"/>
                </m:rPr>
                <m:t>,</m:t>
              </m:r>
              <m:sSub>
                <m:e>
                  <m:r>
                    <m:t>x</m:t>
                  </m:r>
                </m:e>
                <m:sub>
                  <m:r>
                    <m:t>2</m:t>
                  </m:r>
                </m:sub>
              </m:sSub>
              <m:r>
                <m:rPr>
                  <m:sty m:val="p"/>
                </m:rPr>
                <m:t>,</m:t>
              </m:r>
              <m:sSub>
                <m:e>
                  <m:r>
                    <m:t>x</m:t>
                  </m:r>
                </m:e>
                <m:sub>
                  <m:r>
                    <m:t>3</m:t>
                  </m:r>
                </m:sub>
              </m:sSub>
              <m:r>
                <m:rPr>
                  <m:sty m:val="p"/>
                </m:rPr>
                <m:t>)</m:t>
              </m:r>
            </m:e>
            <m:e>
              <m:r>
                <m:t>&amp;</m:t>
              </m:r>
              <m:r>
                <m:rPr>
                  <m:sty m:val="p"/>
                </m:rPr>
                <m:t>=</m:t>
              </m:r>
              <m:sSub>
                <m:e>
                  <m:r>
                    <m:t>x</m:t>
                  </m:r>
                </m:e>
                <m:sub>
                  <m:r>
                    <m:t>2</m:t>
                  </m:r>
                </m:sub>
              </m:sSub>
              <m:r>
                <m:t> </m:t>
              </m:r>
              <m:r>
                <m:rPr>
                  <m:sty m:val="p"/>
                </m:rPr>
                <m:t>(</m:t>
              </m:r>
              <m:r>
                <m:t>2</m:t>
              </m:r>
              <m:r>
                <m:rPr>
                  <m:sty m:val="p"/>
                </m:rPr>
                <m:t>,</m:t>
              </m:r>
              <m:r>
                <m:t>1</m:t>
              </m:r>
              <m:r>
                <m:rPr>
                  <m:sty m:val="p"/>
                </m:rPr>
                <m:t>,</m:t>
              </m:r>
              <m:r>
                <m:t>0</m:t>
              </m:r>
              <m:r>
                <m:rPr>
                  <m:sty m:val="p"/>
                </m:rPr>
                <m:t>)</m:t>
              </m:r>
              <m:r>
                <m:rPr>
                  <m:sty m:val="p"/>
                </m:rPr>
                <m:t>+</m:t>
              </m:r>
              <m:sSub>
                <m:e>
                  <m:r>
                    <m:t>x</m:t>
                  </m:r>
                </m:e>
                <m:sub>
                  <m:r>
                    <m:t>3</m:t>
                  </m:r>
                </m:sub>
              </m:sSub>
              <m:r>
                <m:t> </m:t>
              </m:r>
              <m:r>
                <m:rPr>
                  <m:sty m:val="p"/>
                </m:rPr>
                <m:t>(</m:t>
              </m:r>
              <m:r>
                <m:t>2</m:t>
              </m:r>
              <m:r>
                <m:rPr>
                  <m:sty m:val="p"/>
                </m:rPr>
                <m:t>,</m:t>
              </m:r>
              <m:r>
                <m:t>0</m:t>
              </m:r>
              <m:r>
                <m:rPr>
                  <m:sty m:val="p"/>
                </m:rPr>
                <m:t>,</m:t>
              </m:r>
              <m:r>
                <m:t>1</m:t>
              </m:r>
              <m:r>
                <m:rPr>
                  <m:sty m:val="p"/>
                </m:rPr>
                <m:t>)</m:t>
              </m:r>
            </m:e>
          </m:eqArr>
        </m:oMath>
      </m:oMathPara>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m:oMath>
        <m:sSup>
          <m:e>
            <m:r>
              <m:rPr>
                <m:sty m:val="bi"/>
              </m:rPr>
              <m:t>A</m:t>
            </m:r>
          </m:e>
          <m:sup>
            <m:r>
              <m:rPr>
                <m:sty m:val="p"/>
              </m:rPr>
              <m:t>⊤</m:t>
            </m:r>
          </m:sup>
        </m:sSup>
        <m:acc>
          <m:accPr>
            <m:chr m:val="̃"/>
          </m:accPr>
          <m:e>
            <m:r>
              <m:t>y</m:t>
            </m:r>
          </m:e>
        </m:acc>
        <m:r>
          <m:rPr>
            <m:sty m:val="p"/>
          </m:rPr>
          <m:t>=</m:t>
        </m:r>
        <m:r>
          <m:rPr>
            <m:sty m:val="p"/>
          </m:rPr>
          <m:t>(</m:t>
        </m:r>
        <m:sSub>
          <m:e>
            <m:r>
              <m:t>y</m:t>
            </m:r>
          </m:e>
          <m:sub>
            <m:r>
              <m:t>1</m:t>
            </m:r>
          </m:sub>
        </m:sSub>
        <m:r>
          <m:rPr>
            <m:sty m:val="p"/>
          </m:rPr>
          <m:t>+</m:t>
        </m:r>
        <m:r>
          <m:t>3</m:t>
        </m:r>
        <m:sSub>
          <m:e>
            <m:r>
              <m:t>y</m:t>
            </m:r>
          </m:e>
          <m:sub>
            <m:r>
              <m:t>2</m:t>
            </m:r>
          </m:sub>
        </m:sSub>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45"/>
    <w:bookmarkStart w:id="246" w:name="thm-null-space-subspace"/>
    <w:p>
      <w:pPr>
        <w:pStyle w:val="BodyText"/>
      </w:pPr>
      <w:r>
        <w:rPr>
          <w:b/>
          <w:bCs/>
        </w:rPr>
        <w:t xml:space="preserve">Theorem 33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46</w:t>
        </w:r>
      </w:hyperlink>
      <w:r>
        <w:t xml:space="preserve">).</w:t>
      </w:r>
    </w:p>
    <w:bookmarkEnd w:id="246"/>
    <w:p>
      <w:pPr>
        <w:pStyle w:val="BodyText"/>
      </w:pPr>
      <w:r>
        <w:rPr>
          <w:i/>
          <w:iCs/>
        </w:rPr>
        <w:t xml:space="preserve">Proof</w:t>
      </w:r>
      <w:r>
        <w:t xml:space="preserve">. </w:t>
      </w:r>
      <m:oMath>
        <m:r>
          <m:rPr>
            <m:sty m:val="bi"/>
          </m:rPr>
          <m:t>A</m:t>
        </m:r>
        <m:sSub>
          <m:e>
            <m:acc>
              <m:accPr>
                <m:chr m:val="̃"/>
              </m:accPr>
              <m:e>
                <m:r>
                  <m:t>0</m:t>
                </m:r>
              </m:e>
            </m:acc>
          </m:e>
          <m:sub>
            <m:r>
              <m:t>n</m:t>
            </m:r>
          </m:sub>
        </m:sSub>
        <m:r>
          <m:rPr>
            <m:sty m:val="p"/>
          </m:rPr>
          <m:t>=</m:t>
        </m:r>
        <m:sSub>
          <m:e>
            <m:acc>
              <m:accPr>
                <m:chr m:val="̃"/>
              </m:accPr>
              <m:e>
                <m:r>
                  <m:t>0</m:t>
                </m:r>
              </m:e>
            </m:acc>
          </m:e>
          <m:sub>
            <m:r>
              <m:t>m</m:t>
            </m:r>
          </m:sub>
        </m:sSub>
      </m:oMath>
      <w:r>
        <w:t xml:space="preserve">, so</w:t>
      </w:r>
      <w:r>
        <w:t xml:space="preserve"> </w:t>
      </w:r>
      <m:oMath>
        <m:sSub>
          <m:e>
            <m:acc>
              <m:accPr>
                <m:chr m:val="̃"/>
              </m:accPr>
              <m:e>
                <m:r>
                  <m:t>0</m:t>
                </m:r>
              </m:e>
            </m:acc>
          </m:e>
          <m:sub>
            <m:r>
              <m:t>n</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the null space is not empty.</w:t>
      </w:r>
      <w:r>
        <w:t xml:space="preserve"> </w:t>
      </w:r>
      <w:r>
        <w:t xml:space="preserve">If</w:t>
      </w:r>
      <w:r>
        <w:t xml:space="preserve"> </w:t>
      </w:r>
      <m:oMath>
        <m:acc>
          <m:accPr>
            <m:chr m:val="̃"/>
          </m:accPr>
          <m:e>
            <m:r>
              <m:t>u</m:t>
            </m:r>
          </m:e>
        </m:acc>
        <m:r>
          <m:rPr>
            <m:sty m:val="p"/>
          </m:rPr>
          <m:t>,</m:t>
        </m:r>
        <m:acc>
          <m:accPr>
            <m:chr m:val="̃"/>
          </m:accPr>
          <m:e>
            <m:r>
              <m:t>w</m:t>
            </m:r>
          </m:e>
        </m:acc>
        <m:r>
          <m:rPr>
            <m:sty m:val="p"/>
          </m:rPr>
          <m:t>∈</m:t>
        </m:r>
        <m:r>
          <m:rPr>
            <m:scr m:val="script"/>
            <m:sty m:val="p"/>
          </m:rPr>
          <m:t>N</m:t>
        </m:r>
        <m:r>
          <m:rPr>
            <m:sty m:val="p"/>
          </m:rPr>
          <m:t>(</m:t>
        </m:r>
        <m:r>
          <m:rPr>
            <m:sty m:val="bi"/>
          </m:rPr>
          <m:t>A</m:t>
        </m:r>
        <m:r>
          <m:rPr>
            <m:sty m:val="p"/>
          </m:rPr>
          <m:t>)</m:t>
        </m:r>
      </m:oMath>
      <w:r>
        <w:t xml:space="preserve"> </w:t>
      </w:r>
      <w:r>
        <w:t xml:space="preserve">and</w:t>
      </w:r>
      <w:r>
        <w:t xml:space="preserve"> </w:t>
      </w:r>
      <m:oMath>
        <m:r>
          <m:t>c</m:t>
        </m:r>
        <m:r>
          <m:rPr>
            <m:sty m:val="p"/>
          </m:rPr>
          <m:t>∈</m:t>
        </m:r>
        <m:r>
          <m:rPr>
            <m:scr m:val="double-struck"/>
            <m:sty m:val="p"/>
          </m:rPr>
          <m:t>R</m:t>
        </m:r>
      </m:oMath>
      <w:r>
        <w:t xml:space="preserve">, then</w:t>
      </w:r>
    </w:p>
    <w:p>
      <w:pPr>
        <w:pStyle w:val="BodyText"/>
      </w:pPr>
      <m:oMathPara>
        <m:oMathParaPr>
          <m:jc m:val="center"/>
        </m:oMathParaPr>
        <m:oMath>
          <m:eqArr>
            <m:e>
              <m:r>
                <m:rPr>
                  <m:sty m:val="bi"/>
                </m:rPr>
                <m:t>A</m:t>
              </m:r>
              <m:r>
                <m:t> </m:t>
              </m:r>
              <m:r>
                <m:rPr>
                  <m:sty m:val="p"/>
                </m:rPr>
                <m:t>(</m:t>
              </m:r>
              <m:acc>
                <m:accPr>
                  <m:chr m:val="̃"/>
                </m:accPr>
                <m:e>
                  <m:r>
                    <m:t>u</m:t>
                  </m:r>
                </m:e>
              </m:acc>
              <m:r>
                <m:rPr>
                  <m:sty m:val="p"/>
                </m:rPr>
                <m:t>+</m:t>
              </m:r>
              <m:acc>
                <m:accPr>
                  <m:chr m:val="̃"/>
                </m:accPr>
                <m:e>
                  <m:r>
                    <m:t>w</m:t>
                  </m:r>
                </m:e>
              </m:acc>
              <m:r>
                <m:rPr>
                  <m:sty m:val="p"/>
                </m:rPr>
                <m:t>)</m:t>
              </m:r>
              <m:r>
                <m:t>&amp;</m:t>
              </m:r>
              <m:r>
                <m:rPr>
                  <m:sty m:val="p"/>
                </m:rPr>
                <m:t>=</m:t>
              </m:r>
              <m:r>
                <m:rPr>
                  <m:sty m:val="bi"/>
                </m:rPr>
                <m:t>A</m:t>
              </m:r>
              <m:acc>
                <m:accPr>
                  <m:chr m:val="̃"/>
                </m:accPr>
                <m:e>
                  <m:r>
                    <m:t>u</m:t>
                  </m:r>
                </m:e>
              </m:acc>
              <m:r>
                <m:rPr>
                  <m:sty m:val="p"/>
                </m:rPr>
                <m:t>+</m:t>
              </m:r>
              <m:r>
                <m:rPr>
                  <m:sty m:val="bi"/>
                </m:rPr>
                <m:t>A</m:t>
              </m:r>
              <m:acc>
                <m:accPr>
                  <m:chr m:val="̃"/>
                </m:accPr>
                <m:e>
                  <m:r>
                    <m:t>w</m:t>
                  </m:r>
                </m:e>
              </m:acc>
              <m:r>
                <m:t>&amp;</m:t>
              </m:r>
              <m:r>
                <m:t>&amp;</m:t>
              </m:r>
              <m:r>
                <m:rPr>
                  <m:nor/>
                  <m:sty m:val="p"/>
                </m:rPr>
                <m:t>(</m:t>
              </m:r>
              <m:r>
                <m:rPr>
                  <m:nor/>
                  <m:sty m:val="p"/>
                </m:rPr>
                <m:t>Theorem 9</m:t>
              </m:r>
              <m:r>
                <m:rPr>
                  <m:nor/>
                  <m:sty m:val="p"/>
                </m:rPr>
                <m:t>)</m:t>
              </m:r>
            </m:e>
            <m:e>
              <m:r>
                <m:t>&amp;</m:t>
              </m:r>
              <m:r>
                <m:rPr>
                  <m:sty m:val="p"/>
                </m:rPr>
                <m:t>=</m:t>
              </m:r>
              <m:sSub>
                <m:e>
                  <m:acc>
                    <m:accPr>
                      <m:chr m:val="̃"/>
                    </m:accPr>
                    <m:e>
                      <m:r>
                        <m:t>0</m:t>
                      </m:r>
                    </m:e>
                  </m:acc>
                </m:e>
                <m:sub>
                  <m:r>
                    <m:t>m</m:t>
                  </m:r>
                </m:sub>
              </m:sSub>
              <m:r>
                <m:rPr>
                  <m:sty m:val="p"/>
                </m:rPr>
                <m:t>+</m:t>
              </m:r>
              <m:sSub>
                <m:e>
                  <m:acc>
                    <m:accPr>
                      <m:chr m:val="̃"/>
                    </m:accPr>
                    <m:e>
                      <m:r>
                        <m:t>0</m:t>
                      </m:r>
                    </m:e>
                  </m:acc>
                </m:e>
                <m:sub>
                  <m:r>
                    <m:t>m</m:t>
                  </m:r>
                </m:sub>
              </m:sSub>
              <m:r>
                <m:t>&amp;</m:t>
              </m:r>
              <m:r>
                <m:t>&amp;</m:t>
              </m:r>
              <m:r>
                <m:rPr>
                  <m:nor/>
                  <m:sty m:val="p"/>
                </m:rPr>
                <m:t>(</m:t>
              </m:r>
              <m:acc>
                <m:accPr>
                  <m:chr m:val="̃"/>
                </m:accPr>
                <m:e>
                  <m:r>
                    <m:t>u</m:t>
                  </m:r>
                </m:e>
              </m:acc>
              <m:r>
                <m:rPr>
                  <m:nor/>
                  <m:sty m:val="p"/>
                </m:rPr>
                <m:t> and </m:t>
              </m:r>
              <m:acc>
                <m:accPr>
                  <m:chr m:val="̃"/>
                </m:accPr>
                <m:e>
                  <m:r>
                    <m:t>w</m:t>
                  </m:r>
                </m:e>
              </m:acc>
              <m:r>
                <m:rPr>
                  <m:nor/>
                  <m:sty m:val="p"/>
                </m:rPr>
                <m:t> are in the null space)</m:t>
              </m:r>
            </m:e>
            <m:e>
              <m:r>
                <m:t>&amp;</m:t>
              </m:r>
              <m:r>
                <m:rPr>
                  <m:sty m:val="p"/>
                </m:rPr>
                <m:t>=</m:t>
              </m:r>
              <m:sSub>
                <m:e>
                  <m:acc>
                    <m:accPr>
                      <m:chr m:val="̃"/>
                    </m:accPr>
                    <m:e>
                      <m:r>
                        <m:t>0</m:t>
                      </m:r>
                    </m:e>
                  </m:acc>
                </m:e>
                <m:sub>
                  <m:r>
                    <m:t>m</m:t>
                  </m:r>
                </m:sub>
              </m:sSub>
              <m:r>
                <m:t>&amp;</m:t>
              </m:r>
              <m:r>
                <m:t>&amp;</m:t>
              </m:r>
              <m:r>
                <m:rPr>
                  <m:nor/>
                  <m:sty m:val="p"/>
                </m:rPr>
                <m:t>(adding </m:t>
              </m:r>
              <m:sSub>
                <m:e>
                  <m:acc>
                    <m:accPr>
                      <m:chr m:val="̃"/>
                    </m:accPr>
                    <m:e>
                      <m:r>
                        <m:t>0</m:t>
                      </m:r>
                    </m:e>
                  </m:acc>
                </m:e>
                <m:sub>
                  <m:r>
                    <m:t>m</m:t>
                  </m:r>
                </m:sub>
              </m:sSub>
              <m:r>
                <m:rPr>
                  <m:nor/>
                  <m:sty m:val="p"/>
                </m:rPr>
                <m:t> changes nothing)</m:t>
              </m:r>
            </m:e>
          </m:eqArr>
        </m:oMath>
      </m:oMathPara>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acc>
                    <m:accPr>
                      <m:chr m:val="̃"/>
                    </m:accPr>
                    <m:e>
                      <m:r>
                        <m:t>u</m:t>
                      </m:r>
                    </m:e>
                  </m:acc>
                  <m:r>
                    <m:rPr>
                      <m:sty m:val="p"/>
                    </m:rPr>
                    <m:t>)</m:t>
                  </m:r>
                </m:e>
              </m:d>
              <m:sSub>
                <m:e>
                  <m:r>
                    <m:t>​</m:t>
                  </m:r>
                </m:e>
                <m:sub>
                  <m:r>
                    <m:t>i</m:t>
                  </m:r>
                </m:sub>
              </m:sSub>
              <m:r>
                <m:t>&amp;</m:t>
              </m:r>
              <m:r>
                <m:rPr>
                  <m:sty m:val="p"/>
                </m:rPr>
                <m:t>=</m:t>
              </m:r>
              <m:sSub>
                <m:e>
                  <m:r>
                    <m:t>a</m:t>
                  </m:r>
                </m:e>
                <m:sub>
                  <m:r>
                    <m:t>i</m:t>
                  </m:r>
                  <m:r>
                    <m:t>1</m:t>
                  </m:r>
                </m:sub>
              </m:sSub>
              <m:r>
                <m:rPr>
                  <m:sty m:val="p"/>
                </m:rPr>
                <m:t>(</m:t>
              </m:r>
              <m:r>
                <m:t>c</m:t>
              </m:r>
              <m:sSub>
                <m:e>
                  <m:r>
                    <m:t>u</m:t>
                  </m:r>
                </m:e>
                <m:sub>
                  <m:r>
                    <m:t>1</m:t>
                  </m:r>
                </m:sub>
              </m:sSub>
              <m:r>
                <m:rPr>
                  <m:sty m:val="p"/>
                </m:rPr>
                <m:t>)</m:t>
              </m:r>
              <m:r>
                <m:rPr>
                  <m:sty m:val="p"/>
                </m:rPr>
                <m:t>+</m:t>
              </m:r>
              <m:r>
                <m:rPr>
                  <m:sty m:val="p"/>
                </m:rPr>
                <m:t>⋯</m:t>
              </m:r>
              <m:r>
                <m:rPr>
                  <m:sty m:val="p"/>
                </m:rPr>
                <m:t>+</m:t>
              </m:r>
              <m:sSub>
                <m:e>
                  <m:r>
                    <m:t>a</m:t>
                  </m:r>
                </m:e>
                <m:sub>
                  <m:r>
                    <m:t>i</m:t>
                  </m:r>
                  <m:r>
                    <m:t>n</m:t>
                  </m:r>
                </m:sub>
              </m:sSub>
              <m:r>
                <m:rPr>
                  <m:sty m:val="p"/>
                </m:rPr>
                <m:t>(</m:t>
              </m:r>
              <m:r>
                <m:t>c</m:t>
              </m:r>
              <m:sSub>
                <m:e>
                  <m:r>
                    <m:t>u</m:t>
                  </m:r>
                </m:e>
                <m:sub>
                  <m:r>
                    <m:t>n</m:t>
                  </m:r>
                </m:sub>
              </m:sSub>
              <m:r>
                <m:rPr>
                  <m:sty m:val="p"/>
                </m:rPr>
                <m:t>)</m:t>
              </m:r>
              <m:r>
                <m:t>&amp;</m:t>
              </m:r>
              <m:r>
                <m:t>&amp;</m:t>
              </m:r>
              <m:r>
                <m:rPr>
                  <m:nor/>
                  <m:sty m:val="p"/>
                </m:rPr>
                <m:t>(</m:t>
              </m:r>
              <m:r>
                <m:rPr>
                  <m:nor/>
                  <m:sty m:val="p"/>
                </m:rPr>
                <m:t>Definition 32</m:t>
              </m:r>
              <m:r>
                <m:rPr>
                  <m:nor/>
                  <m:sty m:val="p"/>
                </m:rPr>
                <m:t>)</m:t>
              </m:r>
            </m:e>
            <m:e>
              <m:r>
                <m:t>&amp;</m:t>
              </m:r>
              <m:r>
                <m:rPr>
                  <m:sty m:val="p"/>
                </m:rPr>
                <m:t>=</m:t>
              </m:r>
              <m:r>
                <m:t>c</m:t>
              </m:r>
              <m:r>
                <m:t> </m:t>
              </m:r>
              <m:r>
                <m:rPr>
                  <m:sty m:val="p"/>
                </m:rPr>
                <m:t>(</m:t>
              </m:r>
              <m:sSub>
                <m:e>
                  <m:r>
                    <m:t>a</m:t>
                  </m:r>
                </m:e>
                <m:sub>
                  <m:r>
                    <m:t>i</m:t>
                  </m:r>
                  <m:r>
                    <m:t>1</m:t>
                  </m:r>
                </m:sub>
              </m:sSub>
              <m:sSub>
                <m:e>
                  <m:r>
                    <m:t>u</m:t>
                  </m:r>
                </m:e>
                <m:sub>
                  <m:r>
                    <m:t>1</m:t>
                  </m:r>
                </m:sub>
              </m:sSub>
              <m:r>
                <m:rPr>
                  <m:sty m:val="p"/>
                </m:rPr>
                <m:t>+</m:t>
              </m:r>
              <m:r>
                <m:rPr>
                  <m:sty m:val="p"/>
                </m:rPr>
                <m:t>⋯</m:t>
              </m:r>
              <m:r>
                <m:rPr>
                  <m:sty m:val="p"/>
                </m:rPr>
                <m:t>+</m:t>
              </m:r>
              <m:sSub>
                <m:e>
                  <m:r>
                    <m:t>a</m:t>
                  </m:r>
                </m:e>
                <m:sub>
                  <m:r>
                    <m:t>i</m:t>
                  </m:r>
                  <m:r>
                    <m:t>n</m:t>
                  </m:r>
                </m:sub>
              </m:sSub>
              <m:sSub>
                <m:e>
                  <m:r>
                    <m:t>u</m:t>
                  </m:r>
                </m:e>
                <m:sub>
                  <m:r>
                    <m:t>n</m:t>
                  </m:r>
                </m:sub>
              </m:sSub>
              <m:r>
                <m:rPr>
                  <m:sty m:val="p"/>
                </m:rPr>
                <m:t>)</m:t>
              </m:r>
              <m:r>
                <m:t>&amp;</m:t>
              </m:r>
              <m:r>
                <m:t>&amp;</m:t>
              </m:r>
              <m:r>
                <m:rPr>
                  <m:nor/>
                  <m:sty m:val="p"/>
                </m:rPr>
                <m:t>(factor </m:t>
              </m:r>
              <m:r>
                <m:t>c</m:t>
              </m:r>
              <m:r>
                <m:rPr>
                  <m:nor/>
                  <m:sty m:val="p"/>
                </m:rPr>
                <m:t> out of each term)</m:t>
              </m:r>
            </m:e>
            <m:e>
              <m:r>
                <m:t>&amp;</m:t>
              </m:r>
              <m:r>
                <m:rPr>
                  <m:sty m:val="p"/>
                </m:rPr>
                <m:t>=</m:t>
              </m:r>
              <m:r>
                <m:t>c</m:t>
              </m:r>
              <m:r>
                <m:t> </m:t>
              </m:r>
              <m:r>
                <m:rPr>
                  <m:sty m:val="p"/>
                </m:rPr>
                <m:t>(</m:t>
              </m:r>
              <m:r>
                <m:rPr>
                  <m:sty m:val="bi"/>
                </m:rPr>
                <m:t>A</m:t>
              </m:r>
              <m:acc>
                <m:accPr>
                  <m:chr m:val="̃"/>
                </m:accPr>
                <m:e>
                  <m:r>
                    <m:t>u</m:t>
                  </m:r>
                </m:e>
              </m:acc>
              <m:sSub>
                <m:e>
                  <m:r>
                    <m:rPr>
                      <m:sty m:val="p"/>
                    </m:rPr>
                    <m:t>)</m:t>
                  </m:r>
                </m:e>
                <m:sub>
                  <m:r>
                    <m:t>i</m:t>
                  </m:r>
                </m:sub>
              </m:sSub>
              <m:r>
                <m:t>&amp;</m:t>
              </m:r>
              <m:r>
                <m:t>&amp;</m:t>
              </m:r>
              <m:r>
                <m:rPr>
                  <m:nor/>
                  <m:sty m:val="p"/>
                </m:rPr>
                <m:t>(</m:t>
              </m:r>
              <m:r>
                <m:rPr>
                  <m:nor/>
                  <m:sty m:val="p"/>
                </m:rPr>
                <m:t>Definition 32</m:t>
              </m:r>
              <m:r>
                <m:rPr>
                  <m:nor/>
                  <m:sty m:val="p"/>
                </m:rPr>
                <m:t>)</m:t>
              </m:r>
            </m:e>
            <m:e>
              <m:r>
                <m:t>&amp;</m:t>
              </m:r>
              <m:r>
                <m:rPr>
                  <m:sty m:val="p"/>
                </m:rPr>
                <m:t>=</m:t>
              </m:r>
              <m:r>
                <m:t>c</m:t>
              </m:r>
              <m:r>
                <m:rPr>
                  <m:sty m:val="p"/>
                </m:rPr>
                <m:t>⋅</m:t>
              </m:r>
              <m:r>
                <m:t>0</m:t>
              </m:r>
              <m:r>
                <m:t>&amp;</m:t>
              </m:r>
              <m:r>
                <m:t>&amp;</m:t>
              </m:r>
              <m:r>
                <m:rPr>
                  <m:nor/>
                  <m:sty m:val="p"/>
                </m:rPr>
                <m:t>(</m:t>
              </m:r>
              <m:acc>
                <m:accPr>
                  <m:chr m:val="̃"/>
                </m:accPr>
                <m:e>
                  <m:r>
                    <m:t>u</m:t>
                  </m:r>
                </m:e>
              </m:acc>
              <m:r>
                <m:rPr>
                  <m:nor/>
                  <m:sty m:val="p"/>
                </m:rPr>
                <m:t> is in the null space)</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r>
          <m:t>c</m:t>
        </m:r>
        <m:acc>
          <m:accPr>
            <m:chr m:val="̃"/>
          </m:accPr>
          <m:e>
            <m:r>
              <m:t>u</m:t>
            </m:r>
          </m:e>
        </m:acc>
        <m:r>
          <m:rPr>
            <m:sty m:val="p"/>
          </m:rPr>
          <m:t>)</m:t>
        </m:r>
        <m:r>
          <m:rPr>
            <m:sty m:val="p"/>
          </m:rPr>
          <m:t>=</m:t>
        </m:r>
        <m:sSub>
          <m:e>
            <m:acc>
              <m:accPr>
                <m:chr m:val="̃"/>
              </m:accPr>
              <m:e>
                <m:r>
                  <m:t>0</m:t>
                </m:r>
              </m:e>
            </m:acc>
          </m:e>
          <m:sub>
            <m:r>
              <m:t>m</m:t>
            </m:r>
          </m:sub>
        </m:sSub>
      </m:oMath>
      <w:r>
        <w:t xml:space="preserve">.</w:t>
      </w:r>
      <w:r>
        <w:t xml:space="preserve"> </w:t>
      </w:r>
      <w:r>
        <w:t xml:space="preserve">Therefore</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acc>
          <m:accPr>
            <m:chr m:val="̃"/>
          </m:accPr>
          <m:e>
            <m:r>
              <m:t>u</m:t>
            </m:r>
          </m:e>
        </m:acc>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47" w:name="exm-null-space-subspace"/>
    <w:p>
      <w:pPr>
        <w:pStyle w:val="BodyText"/>
      </w:pPr>
      <w:r>
        <w:rPr>
          <w:b/>
          <w:bCs/>
        </w:rPr>
        <w:t xml:space="preserve">Example 59 (The solutions of</w:t>
      </w:r>
      <w:r>
        <w:rPr>
          <w:b/>
          <w:bCs/>
        </w:rPr>
        <w:t xml:space="preserve"> </w:t>
      </w:r>
      <m:oMath>
        <m:r>
          <m:rPr>
            <m:sty m:val="bi"/>
          </m:rPr>
          <m:t>A</m:t>
        </m:r>
        <m:acc>
          <m:accPr>
            <m:chr m:val="̃"/>
          </m:accPr>
          <m:e>
            <m:r>
              <m:t>x</m:t>
            </m:r>
          </m:e>
        </m:acc>
        <m:r>
          <m:rPr>
            <m:sty m:val="p"/>
          </m:rPr>
          <m:t>=</m:t>
        </m:r>
        <m:acc>
          <m:accPr>
            <m:chr m:val="̃"/>
          </m:accPr>
          <m:e>
            <m:r>
              <m:t>b</m:t>
            </m:r>
          </m:e>
        </m:acc>
      </m:oMath>
      <w:r>
        <w:rPr>
          <w:b/>
          <w:bCs/>
        </w:rPr>
        <w:t xml:space="preserve"> </w:t>
      </w:r>
      <w:r>
        <w:rPr>
          <w:b/>
          <w:bCs/>
        </w:rPr>
        <w:t xml:space="preserve">with</w:t>
      </w:r>
      <w:r>
        <w:rPr>
          <w:b/>
          <w:bCs/>
        </w:rPr>
        <w:t xml:space="preserve"> </w:t>
      </w:r>
      <m:oMath>
        <m:acc>
          <m:accPr>
            <m:chr m:val="̃"/>
          </m:accPr>
          <m:e>
            <m:r>
              <m:t>b</m:t>
            </m:r>
          </m:e>
        </m:acc>
        <m:r>
          <m:rPr>
            <m:sty m:val="p"/>
          </m:rPr>
          <m:t>≠</m:t>
        </m:r>
        <m:acc>
          <m:accPr>
            <m:chr m:val="̃"/>
          </m:accPr>
          <m:e>
            <m:r>
              <m:t>0</m:t>
            </m:r>
          </m:e>
        </m:acc>
      </m:oMath>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58</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m:oMath>
        <m:r>
          <m:rPr>
            <m:sty m:val="bi"/>
          </m:rPr>
          <m:t>A</m:t>
        </m:r>
        <m:acc>
          <m:accPr>
            <m:chr m:val="̃"/>
          </m:accPr>
          <m:e>
            <m:r>
              <m:t>x</m:t>
            </m:r>
          </m:e>
        </m:acc>
        <m:r>
          <m:rPr>
            <m:sty m:val="p"/>
          </m:rPr>
          <m:t>=</m:t>
        </m:r>
        <m:r>
          <m:rPr>
            <m:sty m:val="p"/>
          </m:rPr>
          <m:t>(</m:t>
        </m:r>
        <m:r>
          <m:t>1</m:t>
        </m:r>
        <m:r>
          <m:rPr>
            <m:sty m:val="p"/>
          </m:rPr>
          <m:t>,</m:t>
        </m:r>
        <m:r>
          <m:t>3</m:t>
        </m:r>
        <m:r>
          <m:rPr>
            <m:sty m:val="p"/>
          </m:rPr>
          <m:t>)</m:t>
        </m:r>
      </m:oMath>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m:oMath>
        <m:sSub>
          <m:e>
            <m:acc>
              <m:accPr>
                <m:chr m:val="̃"/>
              </m:accPr>
              <m:e>
                <m:r>
                  <m:t>0</m:t>
                </m:r>
              </m:e>
            </m:acc>
          </m:e>
          <m:sub>
            <m:r>
              <m:t>3</m:t>
            </m:r>
          </m:sub>
        </m:sSub>
      </m:oMath>
      <w:r>
        <w:t xml:space="preserve">,</w:t>
      </w:r>
      <w:r>
        <w:t xml:space="preserve"> </w:t>
      </w:r>
      <w:r>
        <w:t xml:space="preserve">so by</w:t>
      </w:r>
      <w:r>
        <w:t xml:space="preserve"> </w:t>
      </w:r>
      <w:hyperlink w:anchor="thm-subspace-zero">
        <w:r>
          <w:rPr>
            <w:rStyle w:val="Hyperlink"/>
          </w:rPr>
          <w:t xml:space="preserve">Theorem 21</w:t>
        </w:r>
      </w:hyperlink>
      <w:r>
        <w:t xml:space="preserve"> </w:t>
      </w:r>
      <w:r>
        <w:t xml:space="preserve">it is not a subspace.</w:t>
      </w:r>
    </w:p>
    <w:bookmarkEnd w:id="247"/>
    <w:bookmarkStart w:id="248" w:name="thm-independent-null-space"/>
    <w:p>
      <w:pPr>
        <w:pStyle w:val="BodyText"/>
      </w:pPr>
      <w:r>
        <w:rPr>
          <w:b/>
          <w:bCs/>
        </w:rPr>
        <w:t xml:space="preserve">Theorem 34 (Independent columns exactly when the null space is trivial)</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the following are equivalent:</w:t>
      </w:r>
    </w:p>
    <w:p>
      <w:pPr>
        <w:pStyle w:val="Compact"/>
        <w:numPr>
          <w:ilvl w:val="0"/>
          <w:numId w:val="1026"/>
        </w:numPr>
      </w:pPr>
      <w:r>
        <w:t xml:space="preserve">The columns of</w:t>
      </w:r>
      <w:r>
        <w:t xml:space="preserve"> </w:t>
      </w:r>
      <m:oMath>
        <m:r>
          <m:rPr>
            <m:sty m:val="bi"/>
          </m:rPr>
          <m:t>A</m:t>
        </m:r>
      </m:oMath>
      <w:r>
        <w:t xml:space="preserve"> </w:t>
      </w:r>
      <w:r>
        <w:t xml:space="preserve">are linearly independent (</w:t>
      </w:r>
      <w:hyperlink w:anchor="def-linearly-independent">
        <w:r>
          <w:rPr>
            <w:rStyle w:val="Hyperlink"/>
          </w:rPr>
          <w:t xml:space="preserve">Definition 43</w:t>
        </w:r>
      </w:hyperlink>
      <w:r>
        <w:t xml:space="preserve">).</w:t>
      </w:r>
    </w:p>
    <w:p>
      <w:pPr>
        <w:pStyle w:val="Compact"/>
        <w:numPr>
          <w:ilvl w:val="0"/>
          <w:numId w:val="1026"/>
        </w:numPr>
      </w:pPr>
      <m:oMath>
        <m:r>
          <m:rPr>
            <m:sty m:val="bi"/>
          </m:rPr>
          <m:t>A</m:t>
        </m:r>
        <m:acc>
          <m:accPr>
            <m:chr m:val="̃"/>
          </m:accPr>
          <m:e>
            <m:r>
              <m:t>x</m:t>
            </m:r>
          </m:e>
        </m:acc>
        <m:r>
          <m:rPr>
            <m:sty m:val="p"/>
          </m:rPr>
          <m:t>=</m:t>
        </m:r>
        <m:sSub>
          <m:e>
            <m:acc>
              <m:accPr>
                <m:chr m:val="̃"/>
              </m:accPr>
              <m:e>
                <m:r>
                  <m:t>0</m:t>
                </m:r>
              </m:e>
            </m:acc>
          </m:e>
          <m:sub>
            <m:r>
              <m:t>m</m:t>
            </m:r>
          </m:sub>
        </m:sSub>
      </m:oMath>
      <w:r>
        <w:t xml:space="preserve"> </w:t>
      </w:r>
      <w:r>
        <w:t xml:space="preserve">only for</w:t>
      </w:r>
      <w:r>
        <w:t xml:space="preserve"> </w:t>
      </w:r>
      <m:oMath>
        <m:acc>
          <m:accPr>
            <m:chr m:val="̃"/>
          </m:accPr>
          <m:e>
            <m:r>
              <m:t>x</m:t>
            </m:r>
          </m:e>
        </m:acc>
        <m:r>
          <m:rPr>
            <m:sty m:val="p"/>
          </m:rPr>
          <m:t>=</m:t>
        </m:r>
        <m:sSub>
          <m:e>
            <m:acc>
              <m:accPr>
                <m:chr m:val="̃"/>
              </m:accPr>
              <m:e>
                <m:r>
                  <m:t>0</m:t>
                </m:r>
              </m:e>
            </m:acc>
          </m:e>
          <m:sub>
            <m:r>
              <m:t>n</m:t>
            </m:r>
          </m:sub>
        </m:sSub>
      </m:oMath>
      <w:r>
        <w:t xml:space="preserve">.</w:t>
      </w:r>
    </w:p>
    <w:p>
      <w:pPr>
        <w:pStyle w:val="Compact"/>
        <w:numPr>
          <w:ilvl w:val="0"/>
          <w:numId w:val="1026"/>
        </w:numPr>
      </w:pP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w:t>
      </w:r>
      <w:hyperlink w:anchor="def-null-space">
        <w:r>
          <w:rPr>
            <w:rStyle w:val="Hyperlink"/>
          </w:rPr>
          <w:t xml:space="preserve">Definition 54</w:t>
        </w:r>
      </w:hyperlink>
      <w:r>
        <w:t xml:space="preserve">).</w:t>
      </w:r>
    </w:p>
    <w:p>
      <w:pPr>
        <w:pStyle w:val="FirstParagraph"/>
      </w:pPr>
      <w:r>
        <w:t xml:space="preserve">So</w:t>
      </w:r>
      <w:r>
        <w:t xml:space="preserve"> </w:t>
      </w:r>
      <m:oMath>
        <m:r>
          <m:rPr>
            <m:sty m:val="bi"/>
          </m:rPr>
          <m:t>A</m:t>
        </m:r>
      </m:oMath>
      <w:r>
        <w:t xml:space="preserve"> </w:t>
      </w:r>
      <w:r>
        <w:t xml:space="preserve">has full column rank (</w:t>
      </w:r>
      <w:hyperlink w:anchor="def-full-column-rank">
        <w:r>
          <w:rPr>
            <w:rStyle w:val="Hyperlink"/>
          </w:rPr>
          <w:t xml:space="preserve">Definition 45</w:t>
        </w:r>
      </w:hyperlink>
      <w:r>
        <w:t xml:space="preserve">) exactly when its null space contains only the zero vector.</w:t>
      </w:r>
    </w:p>
    <w:bookmarkEnd w:id="248"/>
    <w:p>
      <w:pPr>
        <w:pStyle w:val="BodyText"/>
      </w:pPr>
      <w:r>
        <w:rPr>
          <w:i/>
          <w:iCs/>
        </w:rPr>
        <w:t xml:space="preserve">Proof</w:t>
      </w:r>
      <w:r>
        <w:t xml:space="preserve">. </w:t>
      </w:r>
      <w:r>
        <w:t xml:space="preserve">Write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for the columns of</w:t>
      </w:r>
      <w:r>
        <w:t xml:space="preserve"> </w:t>
      </w:r>
      <m:oMath>
        <m:r>
          <m:rPr>
            <m:sty m:val="bi"/>
          </m:rPr>
          <m:t>A</m:t>
        </m:r>
      </m:oMath>
      <w:r>
        <w:t xml:space="preserve">.</w:t>
      </w:r>
      <w:r>
        <w:t xml:space="preserve"> </w:t>
      </w:r>
      <w:r>
        <w:t xml:space="preserve">For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n</m:t>
            </m:r>
          </m:sub>
        </m:sSub>
        <m:r>
          <m:rPr>
            <m:sty m:val="p"/>
          </m:rPr>
          <m:t>)</m:t>
        </m:r>
      </m:oMath>
      <w:r>
        <w:t xml:space="preserve">, the matrix-vector product is the combination of the columns with weights</w:t>
      </w:r>
      <w:r>
        <w:t xml:space="preserve"> </w:t>
      </w:r>
      <m:oMath>
        <m:sSub>
          <m:e>
            <m:r>
              <m:t>x</m:t>
            </m:r>
          </m:e>
          <m:sub>
            <m:r>
              <m:t>1</m:t>
            </m:r>
          </m:sub>
        </m:sSub>
        <m:r>
          <m:rPr>
            <m:sty m:val="p"/>
          </m:rPr>
          <m:t>,</m:t>
        </m:r>
        <m:r>
          <m:rPr>
            <m:sty m:val="p"/>
          </m:rPr>
          <m:t>…</m:t>
        </m:r>
        <m:r>
          <m:rPr>
            <m:sty m:val="p"/>
          </m:rPr>
          <m:t>,</m:t>
        </m:r>
        <m:sSub>
          <m:e>
            <m:r>
              <m:t>x</m:t>
            </m:r>
          </m:e>
          <m:sub>
            <m:r>
              <m:t>n</m:t>
            </m:r>
          </m:sub>
        </m:sSub>
      </m:oMath>
      <w:r>
        <w:t xml:space="preserve">:</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p>
      <w:pPr>
        <w:pStyle w:val="FirstParagraph"/>
      </w:pP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says exactly that</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sSub>
          <m:e>
            <m:acc>
              <m:accPr>
                <m:chr m:val="̃"/>
              </m:accPr>
              <m:e>
                <m:r>
                  <m:t>0</m:t>
                </m:r>
              </m:e>
            </m:acc>
          </m:e>
          <m:sub>
            <m:r>
              <m:t>m</m:t>
            </m:r>
          </m:sub>
        </m:sSub>
      </m:oMath>
      <w:r>
        <w:t xml:space="preserve">.</w:t>
      </w:r>
      <w:r>
        <w:t xml:space="preserve"> </w:t>
      </w:r>
      <w:r>
        <w:t xml:space="preserve">By</w:t>
      </w:r>
      <w:r>
        <w:t xml:space="preserve"> </w:t>
      </w:r>
      <w:hyperlink w:anchor="def-linearly-independent">
        <w:r>
          <w:rPr>
            <w:rStyle w:val="Hyperlink"/>
          </w:rPr>
          <w:t xml:space="preserve">Definition 43</w:t>
        </w:r>
      </w:hyperlink>
      <w:r>
        <w:t xml:space="preserve">, the columns are linearly independent exactly when the only weights with this property are</w:t>
      </w:r>
      <w:r>
        <w:t xml:space="preserve"> </w:t>
      </w:r>
      <m:oMath>
        <m:sSub>
          <m:e>
            <m:r>
              <m:t>x</m:t>
            </m:r>
          </m:e>
          <m:sub>
            <m:r>
              <m:t>1</m:t>
            </m:r>
          </m:sub>
        </m:sSub>
        <m:r>
          <m:rPr>
            <m:sty m:val="p"/>
          </m:rPr>
          <m:t>=</m:t>
        </m:r>
        <m:r>
          <m:rPr>
            <m:sty m:val="p"/>
          </m:rPr>
          <m:t>⋯</m:t>
        </m:r>
        <m:r>
          <m:rPr>
            <m:sty m:val="p"/>
          </m:rPr>
          <m:t>=</m:t>
        </m:r>
        <m:sSub>
          <m:e>
            <m:r>
              <m:t>x</m:t>
            </m:r>
          </m:e>
          <m:sub>
            <m:r>
              <m:t>n</m:t>
            </m:r>
          </m:sub>
        </m:sSub>
        <m:r>
          <m:rPr>
            <m:sty m:val="p"/>
          </m:rPr>
          <m:t>=</m:t>
        </m:r>
        <m:r>
          <m:t>0</m:t>
        </m:r>
      </m:oMath>
      <w:r>
        <w:t xml:space="preserve">.</w:t>
      </w:r>
      <w:r>
        <w:t xml:space="preserve"> </w:t>
      </w:r>
      <w:r>
        <w:t xml:space="preserve">That is statement 2, so statements 1 and 2 are equivalent.</w:t>
      </w:r>
      <w:r>
        <w:t xml:space="preserve"> </w:t>
      </w:r>
      <w:r>
        <w:t xml:space="preserve">Statement 2 says that the only vector in</w:t>
      </w:r>
      <w:r>
        <w:t xml:space="preserve"> </w:t>
      </w:r>
      <m:oMath>
        <m:r>
          <m:rPr>
            <m:scr m:val="script"/>
            <m:sty m:val="p"/>
          </m:rPr>
          <m:t>N</m:t>
        </m:r>
        <m:r>
          <m:rPr>
            <m:sty m:val="p"/>
          </m:rPr>
          <m:t>(</m:t>
        </m:r>
        <m:r>
          <m:rPr>
            <m:sty m:val="bi"/>
          </m:rPr>
          <m:t>A</m:t>
        </m:r>
        <m:r>
          <m:rPr>
            <m:sty m:val="p"/>
          </m:rPr>
          <m:t>)</m:t>
        </m:r>
      </m:oMath>
      <w:r>
        <w:t xml:space="preserve"> </w:t>
      </w:r>
      <w:r>
        <w:t xml:space="preserve">is</w:t>
      </w:r>
      <w:r>
        <w:t xml:space="preserve"> </w:t>
      </w:r>
      <m:oMath>
        <m:sSub>
          <m:e>
            <m:acc>
              <m:accPr>
                <m:chr m:val="̃"/>
              </m:accPr>
              <m:e>
                <m:r>
                  <m:t>0</m:t>
                </m:r>
              </m:e>
            </m:acc>
          </m:e>
          <m:sub>
            <m:r>
              <m:t>n</m:t>
            </m:r>
          </m:sub>
        </m:sSub>
      </m:oMath>
      <w:r>
        <w:t xml:space="preserve">, which is statement 3.</w:t>
      </w:r>
      <w:r>
        <w:t xml:space="preserve"> </w:t>
      </w:r>
      <w:r>
        <w:t xml:space="preserve">The last sentence is the definition of full column rank (</w:t>
      </w:r>
      <w:hyperlink w:anchor="def-full-column-rank">
        <w:r>
          <w:rPr>
            <w:rStyle w:val="Hyperlink"/>
          </w:rPr>
          <w:t xml:space="preserve">Definition 45</w:t>
        </w:r>
      </w:hyperlink>
      <w:r>
        <w:t xml:space="preserve">).</w:t>
      </w:r>
    </w:p>
    <w:bookmarkStart w:id="249" w:name="exm-independent-null-space"/>
    <w:p>
      <w:pPr>
        <w:pStyle w:val="BodyText"/>
      </w:pPr>
      <w:r>
        <w:rPr>
          <w:b/>
          <w:bCs/>
        </w:rPr>
        <w:t xml:space="preserve">Example 60 (Checking independence through the null 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w:t>
      </w:r>
    </w:p>
    <w:p>
      <w:pPr>
        <w:pStyle w:val="BodyText"/>
      </w:pPr>
      <m:oMathPara>
        <m:oMathParaPr>
          <m:jc m:val="center"/>
        </m:oMathParaPr>
        <m:oMath>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r>
                      <m:t>2</m:t>
                    </m:r>
                    <m:sSub>
                      <m:e>
                        <m:r>
                          <m:t>x</m:t>
                        </m:r>
                      </m:e>
                      <m:sub>
                        <m:r>
                          <m:t>2</m:t>
                        </m:r>
                      </m:sub>
                    </m:sSub>
                  </m:e>
                </m:mr>
                <m:mr>
                  <m:e>
                    <m:sSub>
                      <m:e>
                        <m:r>
                          <m:t>x</m:t>
                        </m:r>
                      </m:e>
                      <m:sub>
                        <m:r>
                          <m:t>1</m:t>
                        </m:r>
                      </m:sub>
                    </m:sSub>
                    <m:r>
                      <m:rPr>
                        <m:sty m:val="p"/>
                      </m:rPr>
                      <m:t>+</m:t>
                    </m:r>
                    <m:r>
                      <m:t>3</m:t>
                    </m:r>
                    <m:sSub>
                      <m:e>
                        <m:r>
                          <m:t>x</m:t>
                        </m:r>
                      </m:e>
                      <m:sub>
                        <m:r>
                          <m:t>2</m:t>
                        </m:r>
                      </m:sub>
                    </m:sSub>
                  </m:e>
                </m:mr>
              </m:m>
            </m:e>
          </m:d>
          <m:r>
            <m:rPr>
              <m:sty m:val="p"/>
            </m:rPr>
            <m:t>.</m:t>
          </m:r>
        </m:oMath>
      </m:oMathPara>
    </w:p>
    <w:p>
      <w:pPr>
        <w:pStyle w:val="FirstParagraph"/>
      </w:pPr>
      <w:r>
        <w:t xml:space="preserve">This is</w:t>
      </w:r>
      <w:r>
        <w:t xml:space="preserve"> </w:t>
      </w:r>
      <m:oMath>
        <m:sSub>
          <m:e>
            <m:acc>
              <m:accPr>
                <m:chr m:val="̃"/>
              </m:accPr>
              <m:e>
                <m:r>
                  <m:t>0</m:t>
                </m:r>
              </m:e>
            </m:acc>
          </m:e>
          <m:sub>
            <m:r>
              <m:t>3</m:t>
            </m:r>
          </m:sub>
        </m:sSub>
      </m:oMath>
      <w:r>
        <w:t xml:space="preserve"> </w:t>
      </w:r>
      <w:r>
        <w:t xml:space="preserve">only if</w:t>
      </w:r>
      <w:r>
        <w:t xml:space="preserve"> </w:t>
      </w:r>
      <m:oMath>
        <m:sSub>
          <m:e>
            <m:r>
              <m:t>x</m:t>
            </m:r>
          </m:e>
          <m:sub>
            <m:r>
              <m:t>2</m:t>
            </m:r>
          </m:sub>
        </m:sSub>
        <m:r>
          <m:rPr>
            <m:sty m:val="p"/>
          </m:rPr>
          <m:t>=</m:t>
        </m:r>
        <m:r>
          <m:t>0</m:t>
        </m:r>
      </m:oMath>
      <w:r>
        <w:t xml:space="preserve"> </w:t>
      </w:r>
      <w:r>
        <w:t xml:space="preserve">(subtract the first entry from the second), and then</w:t>
      </w:r>
      <w:r>
        <w:t xml:space="preserve"> </w:t>
      </w:r>
      <m:oMath>
        <m:sSub>
          <m:e>
            <m:r>
              <m:t>x</m:t>
            </m:r>
          </m:e>
          <m:sub>
            <m:r>
              <m:t>1</m:t>
            </m:r>
          </m:sub>
        </m:sSub>
        <m:r>
          <m:rPr>
            <m:sty m:val="p"/>
          </m:rPr>
          <m:t>=</m:t>
        </m:r>
        <m:r>
          <m:t>0</m:t>
        </m:r>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2</m:t>
                </m:r>
              </m:sub>
            </m:sSub>
          </m:e>
        </m:d>
        <m:r>
          <m:t>​</m:t>
        </m:r>
      </m:oMath>
      <w:r>
        <w:t xml:space="preserve"> </w:t>
      </w:r>
      <w:r>
        <w:t xml:space="preserve">and the two columns are linearly independent.</w:t>
      </w:r>
    </w:p>
    <w:p>
      <w:pPr>
        <w:pStyle w:val="BodyText"/>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w:t>
      </w:r>
      <w:r>
        <w:t xml:space="preserve"> </w:t>
      </w:r>
      <m:oMath>
        <m:r>
          <m:rPr>
            <m:sty m:val="bi"/>
          </m:rPr>
          <m:t>B</m:t>
        </m:r>
        <m:r>
          <m:rPr>
            <m:sty m:val="p"/>
          </m:rPr>
          <m:t>(</m:t>
        </m:r>
        <m:r>
          <m:t>2</m:t>
        </m:r>
        <m:r>
          <m:rPr>
            <m:sty m:val="p"/>
          </m:rPr>
          <m:t>,</m:t>
        </m:r>
        <m:r>
          <m:rPr>
            <m:sty m:val="p"/>
          </m:rPr>
          <m:t>−</m:t>
        </m:r>
        <m:r>
          <m:t>1</m:t>
        </m:r>
        <m:r>
          <m:rPr>
            <m:sty m:val="p"/>
          </m:rPr>
          <m:t>)</m:t>
        </m:r>
        <m:r>
          <m:rPr>
            <m:sty m:val="p"/>
          </m:rPr>
          <m:t>=</m:t>
        </m:r>
        <m:sSub>
          <m:e>
            <m:acc>
              <m:accPr>
                <m:chr m:val="̃"/>
              </m:accPr>
              <m:e>
                <m:r>
                  <m:t>0</m:t>
                </m:r>
              </m:e>
            </m:acc>
          </m:e>
          <m:sub>
            <m:r>
              <m:t>3</m:t>
            </m:r>
          </m:sub>
        </m:sSub>
      </m:oMath>
      <w:r>
        <w:t xml:space="preserve">, so</w:t>
      </w:r>
      <w:r>
        <w:t xml:space="preserve"> </w:t>
      </w:r>
      <m:oMath>
        <m:r>
          <m:rPr>
            <m:scr m:val="script"/>
            <m:sty m:val="p"/>
          </m:rPr>
          <m:t>N</m:t>
        </m:r>
        <m:r>
          <m:rPr>
            <m:sty m:val="p"/>
          </m:rPr>
          <m:t>(</m:t>
        </m:r>
        <m:r>
          <m:rPr>
            <m:sty m:val="bi"/>
          </m:rPr>
          <m:t>B</m:t>
        </m:r>
        <m:r>
          <m:rPr>
            <m:sty m:val="p"/>
          </m:rPr>
          <m:t>)</m:t>
        </m:r>
      </m:oMath>
      <w:r>
        <w:t xml:space="preserve"> </w:t>
      </w:r>
      <w:r>
        <w:t xml:space="preserve">contains a nonzero vector and the columns of</w:t>
      </w:r>
      <w:r>
        <w:t xml:space="preserve"> </w:t>
      </w:r>
      <m:oMath>
        <m:r>
          <m:rPr>
            <m:sty m:val="bi"/>
          </m:rPr>
          <m:t>B</m:t>
        </m:r>
      </m:oMath>
      <w:r>
        <w:t xml:space="preserve"> </w:t>
      </w:r>
      <w:r>
        <w:t xml:space="preserve">are linearly dependent.</w:t>
      </w:r>
    </w:p>
    <w:bookmarkEnd w:id="249"/>
    <w:bookmarkStart w:id="250" w:name="thm-row-null-disjoint"/>
    <w:p>
      <w:pPr>
        <w:pStyle w:val="BodyText"/>
      </w:pPr>
      <w:r>
        <w:rPr>
          <w:b/>
          <w:bCs/>
        </w:rPr>
        <w:t xml:space="preserve">Theorem 35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r>
            <m:rPr>
              <m:sty m:val="p"/>
            </m:rPr>
            <m:t>.</m:t>
          </m:r>
        </m:oMath>
      </m:oMathPara>
    </w:p>
    <w:bookmarkEnd w:id="250"/>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32</w:t>
        </w:r>
      </w:hyperlink>
      <w:r>
        <w:t xml:space="preserve"> </w:t>
      </w:r>
      <w:r>
        <w:t xml:space="preserve">and</w:t>
      </w:r>
      <w:r>
        <w:t xml:space="preserve"> </w:t>
      </w:r>
      <w:hyperlink w:anchor="thm-null-space-subspace">
        <w:r>
          <w:rPr>
            <w:rStyle w:val="Hyperlink"/>
          </w:rPr>
          <w:t xml:space="preserve">Theorem 33</w:t>
        </w:r>
      </w:hyperlink>
      <w:r>
        <w:t xml:space="preserve">,</w:t>
      </w:r>
      <w:r>
        <w:t xml:space="preserve"> </w:t>
      </w:r>
      <w:r>
        <w:t xml:space="preserve">so both contain</w:t>
      </w:r>
      <w:r>
        <w:t xml:space="preserve"> </w:t>
      </w:r>
      <m:oMath>
        <m:sSub>
          <m:e>
            <m:acc>
              <m:accPr>
                <m:chr m:val="̃"/>
              </m:accPr>
              <m:e>
                <m:r>
                  <m:t>0</m:t>
                </m:r>
              </m:e>
            </m:acc>
          </m:e>
          <m:sub>
            <m:r>
              <m:t>n</m:t>
            </m:r>
          </m:sub>
        </m:sSub>
      </m:oMath>
      <w:r>
        <w:t xml:space="preserve"> </w:t>
      </w:r>
      <w:r>
        <w:t xml:space="preserve">(</w:t>
      </w:r>
      <w:hyperlink w:anchor="thm-subspace-zero">
        <w:r>
          <w:rPr>
            <w:rStyle w:val="Hyperlink"/>
          </w:rPr>
          <w:t xml:space="preserve">Theorem 21</w:t>
        </w:r>
      </w:hyperlink>
      <w:r>
        <w:t xml:space="preserve">).</w:t>
      </w:r>
    </w:p>
    <w:p>
      <w:pPr>
        <w:pStyle w:val="BodyText"/>
      </w:pPr>
      <w:r>
        <w:t xml:space="preserve">Now take any</w:t>
      </w:r>
      <w:r>
        <w:t xml:space="preserve"> </w:t>
      </w:r>
      <m:oMath>
        <m:acc>
          <m:accPr>
            <m:chr m:val="̃"/>
          </m:accPr>
          <m:e>
            <m:r>
              <m:t>x</m:t>
            </m:r>
          </m:e>
        </m:acc>
      </m:oMath>
      <w:r>
        <w:t xml:space="preserve"> </w:t>
      </w:r>
      <w:r>
        <w:t xml:space="preserve">in both sets.</w:t>
      </w:r>
      <w:r>
        <w:t xml:space="preserve"> </w:t>
      </w:r>
      <w:r>
        <w:t xml:space="preserve">Being in the row space means</w:t>
      </w:r>
      <w:r>
        <w:t xml:space="preserve"> </w:t>
      </w:r>
      <m:oMath>
        <m:acc>
          <m:accPr>
            <m:chr m:val="̃"/>
          </m:accPr>
          <m:e>
            <m:r>
              <m:t>x</m:t>
            </m:r>
          </m:e>
        </m:acc>
        <m:r>
          <m:rPr>
            <m:sty m:val="p"/>
          </m:rPr>
          <m:t>=</m:t>
        </m:r>
        <m:sSup>
          <m:e>
            <m:r>
              <m:rPr>
                <m:sty m:val="bi"/>
              </m:rPr>
              <m:t>A</m:t>
            </m:r>
          </m:e>
          <m:sup>
            <m:r>
              <m:rPr>
                <m:sty m:val="p"/>
              </m:rPr>
              <m:t>⊤</m:t>
            </m:r>
          </m:sup>
        </m:sSup>
        <m:acc>
          <m:accPr>
            <m:chr m:val="̃"/>
          </m:accPr>
          <m:e>
            <m:r>
              <m:t>u</m:t>
            </m:r>
          </m:e>
        </m:acc>
      </m:oMath>
      <w:r>
        <w:t xml:space="preserve"> </w:t>
      </w:r>
      <w:r>
        <w:t xml:space="preserve">for some</w:t>
      </w:r>
      <w:r>
        <w:t xml:space="preserve"> </w:t>
      </w:r>
      <m:oMath>
        <m:acc>
          <m:accPr>
            <m:chr m:val="̃"/>
          </m:accPr>
          <m:e>
            <m:r>
              <m:t>u</m:t>
            </m:r>
          </m:e>
        </m:acc>
        <m:r>
          <m:rPr>
            <m:sty m:val="p"/>
          </m:rPr>
          <m:t>∈</m:t>
        </m:r>
        <m:sSup>
          <m:e>
            <m:r>
              <m:rPr>
                <m:scr m:val="double-struck"/>
                <m:sty m:val="p"/>
              </m:rPr>
              <m:t>R</m:t>
            </m:r>
          </m:e>
          <m:sup>
            <m:r>
              <m:t>m</m:t>
            </m:r>
          </m:sup>
        </m:sSup>
      </m:oMath>
      <w:r>
        <w:t xml:space="preserve"> </w:t>
      </w:r>
      <w:r>
        <w:t xml:space="preserve">(</w:t>
      </w:r>
      <w:hyperlink w:anchor="def-column-space">
        <w:r>
          <w:rPr>
            <w:rStyle w:val="Hyperlink"/>
          </w:rPr>
          <w:t xml:space="preserve">Definition 52</w:t>
        </w:r>
      </w:hyperlink>
      <w:r>
        <w:t xml:space="preserve">),</w:t>
      </w:r>
      <w:r>
        <w:t xml:space="preserve"> </w:t>
      </w:r>
      <w:r>
        <w:t xml:space="preserve">and being in the null space means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w:t>
      </w:r>
      <w:hyperlink w:anchor="def-null-space">
        <w:r>
          <w:rPr>
            <w:rStyle w:val="Hyperlink"/>
          </w:rPr>
          <w:t xml:space="preserve">Definition 54</w:t>
        </w:r>
      </w:hyperlink>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acc>
                <m:accPr>
                  <m:chr m:val="̃"/>
                </m:accPr>
                <m:e>
                  <m:r>
                    <m:t>x</m:t>
                  </m:r>
                </m:e>
              </m:acc>
              <m:r>
                <m:t>&amp;</m:t>
              </m:r>
              <m:r>
                <m:rPr>
                  <m:sty m:val="p"/>
                </m:rPr>
                <m:t>=</m:t>
              </m:r>
              <m:sSup>
                <m:e>
                  <m:r>
                    <m:rPr>
                      <m:sty m:val="p"/>
                    </m:rPr>
                    <m:t>(</m:t>
                  </m:r>
                  <m:sSup>
                    <m:e>
                      <m:r>
                        <m:rPr>
                          <m:sty m:val="bi"/>
                        </m:rPr>
                        <m:t>A</m:t>
                      </m:r>
                    </m:e>
                    <m:sup>
                      <m:r>
                        <m:rPr>
                          <m:sty m:val="p"/>
                        </m:rPr>
                        <m:t>⊤</m:t>
                      </m:r>
                    </m:sup>
                  </m:sSup>
                  <m:acc>
                    <m:accPr>
                      <m:chr m:val="̃"/>
                    </m:accPr>
                    <m:e>
                      <m:r>
                        <m:t>u</m:t>
                      </m:r>
                    </m:e>
                  </m:acc>
                  <m:r>
                    <m:rPr>
                      <m:sty m:val="p"/>
                    </m:rPr>
                    <m:t>)</m:t>
                  </m:r>
                </m:e>
                <m:sup>
                  <m:r>
                    <m:rPr>
                      <m:sty m:val="p"/>
                    </m:rPr>
                    <m:t>⊤</m:t>
                  </m:r>
                </m:sup>
              </m:sSup>
              <m:r>
                <m:t> </m:t>
              </m:r>
              <m:acc>
                <m:accPr>
                  <m:chr m:val="̃"/>
                </m:accPr>
                <m:e>
                  <m:r>
                    <m:t>x</m:t>
                  </m:r>
                </m:e>
              </m:acc>
              <m:r>
                <m:t>&amp;</m:t>
              </m:r>
              <m:r>
                <m:t>&amp;</m:t>
              </m:r>
              <m:r>
                <m:rPr>
                  <m:nor/>
                  <m:sty m:val="p"/>
                </m:rPr>
                <m:t>(substitute </m:t>
              </m:r>
              <m:acc>
                <m:accPr>
                  <m:chr m:val="̃"/>
                </m:accPr>
                <m:e>
                  <m:r>
                    <m:t>x</m:t>
                  </m:r>
                </m:e>
              </m:acc>
              <m:r>
                <m:rPr>
                  <m:sty m:val="p"/>
                </m:rPr>
                <m:t>=</m:t>
              </m:r>
              <m:sSup>
                <m:e>
                  <m:r>
                    <m:rPr>
                      <m:sty m:val="bi"/>
                    </m:rPr>
                    <m:t>A</m:t>
                  </m:r>
                </m:e>
                <m:sup>
                  <m:r>
                    <m:rPr>
                      <m:sty m:val="p"/>
                    </m:rPr>
                    <m:t>⊤</m:t>
                  </m:r>
                </m:sup>
              </m:sSup>
              <m:acc>
                <m:accPr>
                  <m:chr m:val="̃"/>
                </m:accPr>
                <m:e>
                  <m:r>
                    <m:t>u</m:t>
                  </m:r>
                </m:e>
              </m:acc>
              <m:r>
                <m:rPr>
                  <m:nor/>
                  <m:sty m:val="p"/>
                </m:rPr>
                <m:t> in the first factor)</m:t>
              </m:r>
            </m:e>
            <m:e>
              <m:r>
                <m:t>&amp;</m:t>
              </m:r>
              <m:r>
                <m:rPr>
                  <m:sty m:val="p"/>
                </m:rPr>
                <m:t>=</m:t>
              </m:r>
              <m:r>
                <m:t>​</m:t>
              </m:r>
              <m:d>
                <m:dPr>
                  <m:begChr m:val="("/>
                  <m:sepChr m:val=""/>
                  <m:endChr m:val=")"/>
                  <m:grow/>
                </m:dPr>
                <m:e>
                  <m:sSup>
                    <m:e>
                      <m:acc>
                        <m:accPr>
                          <m:chr m:val="̃"/>
                        </m:accPr>
                        <m:e>
                          <m:r>
                            <m:t>u</m:t>
                          </m:r>
                        </m:e>
                      </m:acc>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d>
              <m:r>
                <m:t>​</m:t>
              </m:r>
              <m:r>
                <m:t> </m:t>
              </m:r>
              <m:acc>
                <m:accPr>
                  <m:chr m:val="̃"/>
                </m:accPr>
                <m:e>
                  <m:r>
                    <m:t>x</m:t>
                  </m:r>
                </m:e>
              </m:acc>
              <m:r>
                <m:t>&amp;</m:t>
              </m:r>
              <m:r>
                <m:t>&amp;</m:t>
              </m:r>
              <m:r>
                <m:rPr>
                  <m:nor/>
                  <m:sty m:val="p"/>
                </m:rPr>
                <m:t>(</m:t>
              </m:r>
              <m:r>
                <m:rPr>
                  <m:nor/>
                  <m:sty m:val="p"/>
                </m:rPr>
                <m:t>Theorem 19</m:t>
              </m:r>
              <m:r>
                <m:rPr>
                  <m:nor/>
                  <m:sty m:val="p"/>
                </m:rPr>
                <m:t>)</m:t>
              </m:r>
            </m:e>
            <m:e>
              <m:r>
                <m:t>&amp;</m:t>
              </m:r>
              <m:r>
                <m:rPr>
                  <m:sty m:val="p"/>
                </m:rPr>
                <m:t>=</m:t>
              </m:r>
              <m:r>
                <m:t>​</m:t>
              </m:r>
              <m:d>
                <m:dPr>
                  <m:begChr m:val="("/>
                  <m:sepChr m:val=""/>
                  <m:endChr m:val=")"/>
                  <m:grow/>
                </m:dPr>
                <m:e>
                  <m:sSup>
                    <m:e>
                      <m:acc>
                        <m:accPr>
                          <m:chr m:val="̃"/>
                        </m:accPr>
                        <m:e>
                          <m:r>
                            <m:t>u</m:t>
                          </m:r>
                        </m:e>
                      </m:acc>
                    </m:e>
                    <m:sup>
                      <m:r>
                        <m:rPr>
                          <m:sty m:val="p"/>
                        </m:rPr>
                        <m:t>⊤</m:t>
                      </m:r>
                    </m:sup>
                  </m:sSup>
                  <m:r>
                    <m:rPr>
                      <m:sty m:val="bi"/>
                    </m:rPr>
                    <m:t>A</m:t>
                  </m:r>
                </m:e>
              </m:d>
              <m:r>
                <m:t>​</m:t>
              </m:r>
              <m:r>
                <m:t> </m:t>
              </m:r>
              <m:acc>
                <m:accPr>
                  <m:chr m:val="̃"/>
                </m:accPr>
                <m:e>
                  <m:r>
                    <m:t>x</m:t>
                  </m:r>
                </m:e>
              </m:acc>
              <m:r>
                <m:t>&amp;</m:t>
              </m:r>
              <m:r>
                <m:t>&amp;</m:t>
              </m:r>
              <m:r>
                <m:rPr>
                  <m:nor/>
                  <m:sty m:val="p"/>
                </m:rPr>
                <m:t>(transposing twice returns the original matrix)</m:t>
              </m:r>
            </m:e>
            <m:e>
              <m:r>
                <m:t>&amp;</m:t>
              </m:r>
              <m:r>
                <m:rPr>
                  <m:sty m:val="p"/>
                </m:rPr>
                <m:t>=</m:t>
              </m:r>
              <m:sSup>
                <m:e>
                  <m:acc>
                    <m:accPr>
                      <m:chr m:val="̃"/>
                    </m:accPr>
                    <m:e>
                      <m:r>
                        <m:t>u</m:t>
                      </m:r>
                    </m:e>
                  </m:acc>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acc>
                    <m:accPr>
                      <m:chr m:val="̃"/>
                    </m:accPr>
                    <m:e>
                      <m:r>
                        <m:t>u</m:t>
                      </m:r>
                    </m:e>
                  </m:acc>
                </m:e>
                <m:sup>
                  <m:r>
                    <m:rPr>
                      <m:sty m:val="p"/>
                    </m:rPr>
                    <m:t>⊤</m:t>
                  </m:r>
                </m:sup>
              </m:sSup>
              <m:r>
                <m:t> </m:t>
              </m:r>
              <m:sSub>
                <m:e>
                  <m:acc>
                    <m:accPr>
                      <m:chr m:val="̃"/>
                    </m:accPr>
                    <m:e>
                      <m:r>
                        <m:t>0</m:t>
                      </m:r>
                    </m:e>
                  </m:acc>
                </m:e>
                <m:sub>
                  <m:r>
                    <m:t>m</m:t>
                  </m:r>
                </m:sub>
              </m:sSub>
              <m:r>
                <m:t>&amp;</m:t>
              </m:r>
              <m:r>
                <m:t>&amp;</m:t>
              </m:r>
              <m:r>
                <m:rPr>
                  <m:nor/>
                  <m:sty m:val="p"/>
                </m:rPr>
                <m:t>(substitute </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r>
                <m:t>0</m:t>
              </m:r>
              <m:r>
                <m:rPr>
                  <m:sty m:val="p"/>
                </m:rPr>
                <m:t>.</m:t>
              </m:r>
              <m:r>
                <m:t>&amp;</m:t>
              </m:r>
              <m:r>
                <m:t>&amp;</m:t>
              </m:r>
              <m:r>
                <m:rPr>
                  <m:nor/>
                  <m:sty m:val="p"/>
                </m:rPr>
                <m:t>(every term of the inner product is </m:t>
              </m:r>
              <m:r>
                <m:t>0</m:t>
              </m:r>
              <m:r>
                <m:rPr>
                  <m:nor/>
                  <m:sty m:val="p"/>
                </m:rPr>
                <m:t>)</m:t>
              </m:r>
            </m:e>
          </m:eqArr>
        </m:oMath>
      </m:oMathPara>
    </w:p>
    <w:p>
      <w:pPr>
        <w:pStyle w:val="FirstParagraph"/>
      </w:pPr>
      <w:r>
        <w:t xml:space="preserve">But</w:t>
      </w:r>
      <w:r>
        <w:t xml:space="preserve"> </w:t>
      </w:r>
      <m:oMath>
        <m:sSup>
          <m:e>
            <m:acc>
              <m:accPr>
                <m:chr m:val="̃"/>
              </m:accPr>
              <m:e>
                <m:r>
                  <m:t>x</m:t>
                </m:r>
              </m:e>
            </m:acc>
          </m:e>
          <m:sup>
            <m:r>
              <m:rPr>
                <m:sty m:val="p"/>
              </m:rPr>
              <m:t>⊤</m:t>
            </m:r>
          </m:sup>
        </m:sSup>
        <m:acc>
          <m:accPr>
            <m:chr m:val="̃"/>
          </m:accPr>
          <m:e>
            <m:r>
              <m:t>x</m:t>
            </m:r>
          </m:e>
        </m:acc>
        <m:r>
          <m:rPr>
            <m:sty m:val="p"/>
          </m:rPr>
          <m:t>=</m:t>
        </m:r>
        <m:sSubSup>
          <m:e>
            <m:r>
              <m:t>x</m:t>
            </m:r>
          </m:e>
          <m:sub>
            <m:r>
              <m:t>1</m:t>
            </m:r>
          </m:sub>
          <m:sup>
            <m:r>
              <m:t>2</m:t>
            </m:r>
          </m:sup>
        </m:sSubSup>
        <m:r>
          <m:rPr>
            <m:sty m:val="p"/>
          </m:rPr>
          <m:t>+</m:t>
        </m:r>
        <m:r>
          <m:rPr>
            <m:sty m:val="p"/>
          </m:rPr>
          <m:t>⋯</m:t>
        </m:r>
        <m:r>
          <m:rPr>
            <m:sty m:val="p"/>
          </m:rPr>
          <m:t>+</m:t>
        </m:r>
        <m:sSubSup>
          <m:e>
            <m:r>
              <m:t>x</m:t>
            </m:r>
          </m:e>
          <m:sub>
            <m:r>
              <m:t>n</m:t>
            </m:r>
          </m:sub>
          <m:sup>
            <m:r>
              <m:t>2</m:t>
            </m:r>
          </m:sup>
        </m:sSubSup>
      </m:oMath>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m:oMath>
        <m:acc>
          <m:accPr>
            <m:chr m:val="̃"/>
          </m:accPr>
          <m:e>
            <m:r>
              <m:t>x</m:t>
            </m:r>
          </m:e>
        </m:acc>
        <m:r>
          <m:rPr>
            <m:sty m:val="p"/>
          </m:rPr>
          <m:t>=</m:t>
        </m:r>
        <m:sSub>
          <m:e>
            <m:acc>
              <m:accPr>
                <m:chr m:val="̃"/>
              </m:accPr>
              <m:e>
                <m:r>
                  <m:t>0</m:t>
                </m:r>
              </m:e>
            </m:acc>
          </m:e>
          <m:sub>
            <m:r>
              <m:t>n</m:t>
            </m:r>
          </m:sub>
        </m:sSub>
      </m:oMath>
      <w:r>
        <w:t xml:space="preserve">.</w:t>
      </w:r>
    </w:p>
    <w:bookmarkStart w:id="251" w:name="exm-row-null-disjoint"/>
    <w:p>
      <w:pPr>
        <w:pStyle w:val="BodyText"/>
      </w:pPr>
      <w:r>
        <w:rPr>
          <w:b/>
          <w:bCs/>
        </w:rPr>
        <w:t xml:space="preserve">Example 61 (The row space and null space in</w:t>
      </w:r>
      <w:r>
        <w:rPr>
          <w:b/>
          <w:bCs/>
        </w:rPr>
        <w:t xml:space="preserve"> </w:t>
      </w:r>
      <w:hyperlink w:anchor="exm-null-space">
        <w:r>
          <w:rPr>
            <w:rStyle w:val="Hyperlink"/>
            <w:b/>
            <w:bCs/>
          </w:rPr>
          <w:t xml:space="preserve">Example 58</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58</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m:oMathPara>
        <m:oMathParaPr>
          <m:jc m:val="center"/>
        </m:oMathParaPr>
        <m:oMath>
          <m:eqArr>
            <m:e>
              <m:r>
                <m:rPr>
                  <m:sty m:val="bi"/>
                </m:rPr>
                <m:t>A</m:t>
              </m:r>
              <m:r>
                <m:t> </m:t>
              </m:r>
              <m:r>
                <m:t>​</m:t>
              </m:r>
              <m:d>
                <m:dPr>
                  <m:begChr m:val="("/>
                  <m:sepChr m:val=""/>
                  <m:endChr m:val=")"/>
                  <m:grow/>
                </m:dPr>
                <m:e>
                  <m:r>
                    <m:t>c</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rPr>
                  <m:sty m:val="p"/>
                </m:rPr>
                <m:t>=</m:t>
              </m:r>
              <m:r>
                <m:t>c</m:t>
              </m:r>
              <m:r>
                <m:t> </m:t>
              </m:r>
              <m:r>
                <m:t>​</m:t>
              </m:r>
              <m:d>
                <m:dPr>
                  <m:begChr m:val="("/>
                  <m:sepChr m:val=""/>
                  <m:endChr m:val=")"/>
                  <m:grow/>
                </m:dPr>
                <m:e>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r>
                    <m:t> </m:t>
                  </m:r>
                  <m:r>
                    <m:t>3</m:t>
                  </m:r>
                  <m:r>
                    <m:t> </m:t>
                  </m:r>
                  <m:r>
                    <m:rPr>
                      <m:sty m:val="p"/>
                    </m:rPr>
                    <m:t>(</m:t>
                  </m:r>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e>
              </m:d>
              <m:r>
                <m:t>​</m:t>
              </m:r>
              <m:r>
                <m:t>&amp;</m:t>
              </m:r>
              <m:r>
                <m:t>&amp;</m:t>
              </m:r>
              <m:r>
                <m:rPr>
                  <m:nor/>
                  <m:sty m:val="p"/>
                </m:rPr>
                <m:t>(</m:t>
              </m:r>
              <m:r>
                <m:rPr>
                  <m:nor/>
                  <m:sty m:val="p"/>
                </m:rPr>
                <m:t>Example 58</m:t>
              </m:r>
              <m:r>
                <m:rPr>
                  <m:nor/>
                  <m:sty m:val="p"/>
                </m:rPr>
                <m:t>’s formula for </m:t>
              </m:r>
              <m:r>
                <m:rPr>
                  <m:sty m:val="bi"/>
                </m:rPr>
                <m:t>A</m:t>
              </m:r>
              <m:acc>
                <m:accPr>
                  <m:chr m:val="̃"/>
                </m:accPr>
                <m:e>
                  <m:r>
                    <m:t>x</m:t>
                  </m:r>
                </m:e>
              </m:acc>
              <m:r>
                <m:rPr>
                  <m:nor/>
                  <m:sty m:val="p"/>
                </m:rPr>
                <m:t>)</m:t>
              </m:r>
            </m:e>
            <m:e>
              <m:r>
                <m:t>&amp;</m:t>
              </m:r>
              <m:r>
                <m:rPr>
                  <m:sty m:val="p"/>
                </m:rPr>
                <m:t>=</m:t>
              </m:r>
              <m:r>
                <m:t>c</m:t>
              </m:r>
              <m:r>
                <m:t> </m:t>
              </m:r>
              <m:r>
                <m:rPr>
                  <m:sty m:val="p"/>
                </m:rPr>
                <m:t>(</m:t>
              </m:r>
              <m:r>
                <m:t>9</m:t>
              </m:r>
              <m:r>
                <m:rPr>
                  <m:sty m:val="p"/>
                </m:rPr>
                <m:t>,</m:t>
              </m:r>
              <m:r>
                <m:t>27</m:t>
              </m:r>
              <m:r>
                <m:rPr>
                  <m:sty m:val="p"/>
                </m:rPr>
                <m:t>)</m:t>
              </m:r>
              <m:r>
                <m:t>&amp;</m:t>
              </m:r>
              <m:r>
                <m:t>&amp;</m:t>
              </m:r>
              <m:r>
                <m:rPr>
                  <m:nor/>
                  <m:sty m:val="p"/>
                </m:rPr>
                <m:t>(arithmetic)</m:t>
              </m:r>
            </m:e>
          </m:eqArr>
        </m:oMath>
      </m:oMathPara>
    </w:p>
    <w:p>
      <w:pPr>
        <w:pStyle w:val="FirstParagraph"/>
      </w:pPr>
      <w:r>
        <w:t xml:space="preserve">is</w:t>
      </w:r>
      <w:r>
        <w:t xml:space="preserve"> </w:t>
      </w:r>
      <m:oMath>
        <m:sSub>
          <m:e>
            <m:acc>
              <m:accPr>
                <m:chr m:val="̃"/>
              </m:accPr>
              <m:e>
                <m:r>
                  <m:t>0</m:t>
                </m:r>
              </m:e>
            </m:acc>
          </m:e>
          <m:sub>
            <m:r>
              <m:t>2</m:t>
            </m:r>
          </m:sub>
        </m:sSub>
      </m:oMath>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m:oMath>
        <m:sSub>
          <m:e>
            <m:acc>
              <m:accPr>
                <m:chr m:val="̃"/>
              </m:accPr>
              <m:e>
                <m:r>
                  <m:t>0</m:t>
                </m:r>
              </m:e>
            </m:acc>
          </m:e>
          <m:sub>
            <m:r>
              <m:t>3</m:t>
            </m:r>
          </m:sub>
        </m:sSub>
      </m:oMath>
      <w:r>
        <w:t xml:space="preserve">.</w:t>
      </w:r>
    </w:p>
    <w:bookmarkEnd w:id="251"/>
    <w:bookmarkStart w:id="252" w:name="def-cross-product-matrix"/>
    <w:p>
      <w:pPr>
        <w:pStyle w:val="BodyText"/>
      </w:pPr>
      <w:r>
        <w:rPr>
          <w:b/>
          <w:bCs/>
        </w:rPr>
        <w:t xml:space="preserve">Definition 56 (Cross-product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r>
          <m:rPr>
            <m:sty m:val="bi"/>
          </m:rPr>
          <m:t>B</m:t>
        </m:r>
      </m:oMath>
      <w:r>
        <w:t xml:space="preserve"> </w:t>
      </w:r>
      <w:r>
        <w:t xml:space="preserve">an</w:t>
      </w:r>
      <w:r>
        <w:t xml:space="preserve"> </w:t>
      </w:r>
      <m:oMath>
        <m:r>
          <m:t>m</m:t>
        </m:r>
        <m:r>
          <m:rPr>
            <m:sty m:val="p"/>
          </m:rPr>
          <m:t>×</m:t>
        </m:r>
        <m:r>
          <m:t>q</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q</m:t>
            </m:r>
          </m:sub>
        </m:sSub>
      </m:oMath>
      <w:r>
        <w:t xml:space="preserve">.</w:t>
      </w:r>
      <w:r>
        <w:t xml:space="preserve"> </w:t>
      </w:r>
      <w:r>
        <w:t xml:space="preserve">The</w:t>
      </w:r>
      <w:r>
        <w:t xml:space="preserve"> </w:t>
      </w:r>
      <w:r>
        <w:rPr>
          <w:b/>
          <w:bCs/>
        </w:rPr>
        <w:t xml:space="preserve">cross-product matrix</w:t>
      </w:r>
      <w:r>
        <w:t xml:space="preserve"> </w:t>
      </w:r>
      <w:r>
        <w:t xml:space="preserve">of</w:t>
      </w:r>
      <w:r>
        <w:t xml:space="preserve"> </w:t>
      </w:r>
      <m:oMath>
        <m:r>
          <m:rPr>
            <m:sty m:val="bi"/>
          </m:rPr>
          <m:t>A</m:t>
        </m:r>
      </m:oMath>
      <w:r>
        <w:t xml:space="preserve"> </w:t>
      </w:r>
      <w:r>
        <w:t xml:space="preserve">and</w:t>
      </w:r>
      <w:r>
        <w:t xml:space="preserve"> </w:t>
      </w:r>
      <m:oMath>
        <m:r>
          <m:rPr>
            <m:sty m:val="bi"/>
          </m:rPr>
          <m:t>B</m:t>
        </m:r>
      </m:oMath>
      <w:r>
        <w:t xml:space="preserve"> </w:t>
      </w:r>
      <w:r>
        <w:t xml:space="preserve">is the</w:t>
      </w:r>
      <w:r>
        <w:t xml:space="preserve"> </w:t>
      </w:r>
      <m:oMath>
        <m:r>
          <m:t>n</m:t>
        </m:r>
        <m:r>
          <m:rPr>
            <m:sty m:val="p"/>
          </m:rPr>
          <m:t>×</m:t>
        </m:r>
        <m:r>
          <m:t>q</m:t>
        </m:r>
      </m:oMath>
      <w:r>
        <w:t xml:space="preserve"> </w:t>
      </w:r>
      <w:r>
        <w:t xml:space="preserve">matrix</w:t>
      </w:r>
      <w:r>
        <w:t xml:space="preserve"> </w:t>
      </w:r>
      <m:oMath>
        <m:sSup>
          <m:e>
            <m:r>
              <m:rPr>
                <m:sty m:val="bi"/>
              </m:rPr>
              <m:t>A</m:t>
            </m:r>
          </m:e>
          <m:sup>
            <m:r>
              <m:rPr>
                <m:sty m:val="p"/>
              </m:rPr>
              <m:t>⊤</m:t>
            </m:r>
          </m:sup>
        </m:sSup>
        <m:r>
          <m:rPr>
            <m:sty m:val="bi"/>
          </m:rPr>
          <m:t>B</m:t>
        </m:r>
      </m:oMath>
      <w:r>
        <w:t xml:space="preserve">,</w:t>
      </w:r>
      <w:r>
        <w:t xml:space="preserve"> </w:t>
      </w:r>
      <w:r>
        <w:t xml:space="preserve">whose entry</w:t>
      </w:r>
      <w:r>
        <w:t xml:space="preserve"> </w:t>
      </w:r>
      <m:oMath>
        <m:r>
          <m:rPr>
            <m:sty m:val="p"/>
          </m:rPr>
          <m:t>(</m:t>
        </m:r>
        <m:r>
          <m:t>i</m:t>
        </m:r>
        <m:r>
          <m:rPr>
            <m:sty m:val="p"/>
          </m:rPr>
          <m:t>,</m:t>
        </m:r>
        <m:r>
          <m:t>j</m:t>
        </m:r>
        <m:r>
          <m:rPr>
            <m:sty m:val="p"/>
          </m:rPr>
          <m:t>)</m:t>
        </m:r>
      </m:oMath>
      <w:r>
        <w:t xml:space="preserve"> </w:t>
      </w:r>
      <w:r>
        <w:t xml:space="preserve">is the dot product</w:t>
      </w:r>
      <w:r>
        <w:t xml:space="preserve"> </w:t>
      </w:r>
      <m:oMath>
        <m:sSub>
          <m:e>
            <m:acc>
              <m:accPr>
                <m:chr m:val="̃"/>
              </m:accPr>
              <m:e>
                <m:r>
                  <m:t>a</m:t>
                </m:r>
              </m:e>
            </m:acc>
          </m:e>
          <m:sub>
            <m:r>
              <m:t>i</m:t>
            </m:r>
          </m:sub>
        </m:sSub>
        <m:r>
          <m:rPr>
            <m:sty m:val="p"/>
          </m:rPr>
          <m:t>⋅</m:t>
        </m:r>
        <m:sSub>
          <m:e>
            <m:acc>
              <m:accPr>
                <m:chr m:val="̃"/>
              </m:accPr>
              <m:e>
                <m:r>
                  <m:t>b</m:t>
                </m:r>
              </m:e>
            </m:acc>
          </m:e>
          <m:sub>
            <m:r>
              <m:t>j</m:t>
            </m:r>
          </m:sub>
        </m:sSub>
      </m:oMath>
      <w:r>
        <w:t xml:space="preserve">.</w:t>
      </w:r>
    </w:p>
    <w:bookmarkEnd w:id="252"/>
    <w:p>
      <w:pPr>
        <w:pStyle w:val="BodyText"/>
      </w:pPr>
      <w:r>
        <w:t xml:space="preserve">This is what R’s</w:t>
      </w:r>
      <w:r>
        <w:t xml:space="preserve"> </w:t>
      </w:r>
      <w:r>
        <w:rPr>
          <w:rStyle w:val="VerbatimChar"/>
        </w:rPr>
        <w:t xml:space="preserve">crossprod(A, B)</w:t>
      </w:r>
      <w:r>
        <w:t xml:space="preserve"> </w:t>
      </w:r>
      <w:r>
        <w:t xml:space="preserve">computes, and</w:t>
      </w:r>
      <w:r>
        <w:t xml:space="preserve"> </w:t>
      </w:r>
      <w:r>
        <w:rPr>
          <w:rStyle w:val="VerbatimChar"/>
        </w:rPr>
        <w:t xml:space="preserve">crossprod(A)</w:t>
      </w:r>
      <w:r>
        <w:t xml:space="preserve"> </w:t>
      </w:r>
      <w:r>
        <w:t xml:space="preserve">is</w:t>
      </w:r>
      <w:r>
        <w:t xml:space="preserve"> </w:t>
      </w:r>
      <m:oMath>
        <m:sSup>
          <m:e>
            <m:r>
              <m:rPr>
                <m:sty m:val="bi"/>
              </m:rPr>
              <m:t>A</m:t>
            </m:r>
          </m:e>
          <m:sup>
            <m:r>
              <m:rPr>
                <m:sty m:val="p"/>
              </m:rPr>
              <m:t>⊤</m:t>
            </m:r>
          </m:sup>
        </m:sSup>
        <m:r>
          <m:rPr>
            <m:sty m:val="bi"/>
          </m:rPr>
          <m:t>A</m:t>
        </m:r>
      </m:oMath>
      <w:r>
        <w:t xml:space="preserve">.</w:t>
      </w:r>
      <w:r>
        <w:t xml:space="preserve"> </w:t>
      </w:r>
      <w:r>
        <w:t xml:space="preserve">In NumPy it has no name of its own: write</w:t>
      </w:r>
      <w:r>
        <w:t xml:space="preserve"> </w:t>
      </w:r>
      <w:r>
        <w:rPr>
          <w:rStyle w:val="VerbatimChar"/>
        </w:rPr>
        <w:t xml:space="preserve">A.T @ B</w:t>
      </w:r>
      <w:r>
        <w:t xml:space="preserve">.</w:t>
      </w:r>
    </w:p>
    <w:p>
      <w:pPr>
        <w:pStyle w:val="BodyText"/>
      </w:pPr>
      <w:r>
        <w:t xml:space="preserve">For two column vectors it is the</w:t>
      </w:r>
      <w:r>
        <w:t xml:space="preserve"> </w:t>
      </w:r>
      <m:oMath>
        <m:r>
          <m:t>1</m:t>
        </m:r>
        <m:r>
          <m:rPr>
            <m:sty m:val="p"/>
          </m:rPr>
          <m:t>×</m:t>
        </m:r>
        <m:r>
          <m:t>1</m:t>
        </m:r>
      </m:oMath>
      <w:r>
        <w:t xml:space="preserve"> </w:t>
      </w:r>
      <w:r>
        <w:t xml:space="preserve">matrix holding their</w:t>
      </w:r>
      <w:r>
        <w:t xml:space="preserve"> </w:t>
      </w:r>
      <w:hyperlink w:anchor="def-dot-product">
        <w:r>
          <w:rPr>
            <w:rStyle w:val="Hyperlink"/>
          </w:rPr>
          <w:t xml:space="preserve">dot product</w:t>
        </w:r>
      </w:hyperlink>
      <w:r>
        <w:t xml:space="preserve">.</w:t>
      </w:r>
      <w:r>
        <w:t xml:space="preserve"> </w:t>
      </w:r>
      <w:r>
        <w:t xml:space="preserve">It is unrelated to the cross product</w:t>
      </w:r>
      <w:r>
        <w:t xml:space="preserve"> </w:t>
      </w:r>
      <m:oMath>
        <m:acc>
          <m:accPr>
            <m:chr m:val="̃"/>
          </m:accPr>
          <m:e>
            <m:r>
              <m:t>u</m:t>
            </m:r>
          </m:e>
        </m:acc>
        <m:r>
          <m:rPr>
            <m:sty m:val="p"/>
          </m:rPr>
          <m:t>×</m:t>
        </m:r>
        <m:acc>
          <m:accPr>
            <m:chr m:val="̃"/>
          </m:accPr>
          <m:e>
            <m:r>
              <m:t>v</m:t>
            </m:r>
          </m:e>
        </m:acc>
      </m:oMath>
      <w:r>
        <w:t xml:space="preserve"> </w:t>
      </w:r>
      <w:r>
        <w:t xml:space="preserve">of two vectors in</w:t>
      </w:r>
      <w:r>
        <w:t xml:space="preserve"> </w:t>
      </w:r>
      <m:oMath>
        <m:sSup>
          <m:e>
            <m:r>
              <m:rPr>
                <m:scr m:val="double-struck"/>
                <m:sty m:val="p"/>
              </m:rPr>
              <m:t>R</m:t>
            </m:r>
          </m:e>
          <m:sup>
            <m:r>
              <m:t>3</m:t>
            </m:r>
          </m:sup>
        </m:sSup>
      </m:oMath>
      <w:r>
        <w:t xml:space="preserve">,</w:t>
      </w:r>
      <w:r>
        <w:t xml:space="preserve"> </w:t>
      </w:r>
      <w:r>
        <w:t xml:space="preserve">and differs from the Frobenius inner product</w:t>
      </w:r>
      <w:r>
        <w:t xml:space="preserve"> </w:t>
      </w:r>
      <m:oMath>
        <m:r>
          <m:rPr>
            <m:sty m:val="p"/>
          </m:rPr>
          <m:t>tr</m:t>
        </m:r>
        <m:r>
          <m:t>​</m:t>
        </m:r>
        <m:d>
          <m:dPr>
            <m:begChr m:val="("/>
            <m:sepChr m:val=""/>
            <m:endChr m:val=")"/>
            <m:grow/>
          </m:dPr>
          <m:e>
            <m:sSup>
              <m:e>
                <m:r>
                  <m:rPr>
                    <m:sty m:val="bi"/>
                  </m:rPr>
                  <m:t>A</m:t>
                </m:r>
              </m:e>
              <m:sup>
                <m:r>
                  <m:rPr>
                    <m:sty m:val="p"/>
                  </m:rPr>
                  <m:t>⊤</m:t>
                </m:r>
              </m:sup>
            </m:sSup>
            <m:r>
              <m:rPr>
                <m:sty m:val="bi"/>
              </m:rPr>
              <m:t>B</m:t>
            </m:r>
          </m:e>
        </m:d>
        <m:r>
          <m:t>​</m:t>
        </m:r>
      </m:oMath>
      <w:r>
        <w:t xml:space="preserve">,</w:t>
      </w:r>
      <w:r>
        <w:t xml:space="preserve"> </w:t>
      </w:r>
      <w:r>
        <w:t xml:space="preserve">which sums the diagonal of this matrix into a single number.</w:t>
      </w:r>
    </w:p>
    <w:bookmarkStart w:id="253" w:name="exm-cross-product-matrix"/>
    <w:p>
      <w:pPr>
        <w:pStyle w:val="BodyText"/>
      </w:pPr>
      <w:r>
        <w:rPr>
          <w:b/>
          <w:bCs/>
        </w:rPr>
        <w:t xml:space="preserve">Example 62 (A cross-product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oMath>
      <w:r>
        <w:t xml:space="preserve">.</w:t>
      </w:r>
      <w:r>
        <w:t xml:space="preserve"> </w:t>
      </w:r>
      <w:r>
        <w:t xml:space="preserve">Then</w:t>
      </w:r>
      <w:r>
        <w:t xml:space="preserve"> </w:t>
      </w:r>
      <m:oMath>
        <m:sSup>
          <m:e>
            <m:r>
              <m:rPr>
                <m:sty m:val="bi"/>
              </m:rPr>
              <m:t>A</m:t>
            </m:r>
          </m:e>
          <m:sup>
            <m:r>
              <m:rPr>
                <m:sty m:val="p"/>
              </m:rPr>
              <m:t>⊤</m:t>
            </m:r>
          </m:sup>
        </m:sSup>
        <m:r>
          <m:rPr>
            <m:sty m:val="bi"/>
          </m:rPr>
          <m:t>B</m:t>
        </m:r>
      </m:oMath>
      <w:r>
        <w:t xml:space="preserve"> </w:t>
      </w:r>
      <w:r>
        <w:t xml:space="preserve">is</w:t>
      </w:r>
      <w:r>
        <w:t xml:space="preserve"> </w:t>
      </w:r>
      <m:oMath>
        <m:r>
          <m:t>2</m:t>
        </m:r>
        <m:r>
          <m:rPr>
            <m:sty m:val="p"/>
          </m:rPr>
          <m:t>×</m:t>
        </m:r>
        <m:r>
          <m:t>1</m:t>
        </m:r>
      </m:oMath>
      <w:r>
        <w:t xml:space="preserve">, and</w:t>
      </w:r>
    </w:p>
    <w:p>
      <w:pPr>
        <w:pStyle w:val="BodyText"/>
      </w:pPr>
      <m:oMathPara>
        <m:oMathParaPr>
          <m:jc m:val="center"/>
        </m:oMathParaPr>
        <m:oMath>
          <m:eqArr>
            <m:e>
              <m:sSup>
                <m:e>
                  <m:r>
                    <m:rPr>
                      <m:sty m:val="bi"/>
                    </m:rPr>
                    <m:t>A</m:t>
                  </m:r>
                </m:e>
                <m:sup>
                  <m:r>
                    <m:rPr>
                      <m:sty m:val="p"/>
                    </m:rPr>
                    <m:t>⊤</m:t>
                  </m:r>
                </m:sup>
              </m:sSup>
              <m:r>
                <m:rPr>
                  <m:sty m:val="bi"/>
                </m:rPr>
                <m:t>B</m:t>
              </m:r>
              <m:r>
                <m:t>&amp;</m:t>
              </m:r>
              <m:r>
                <m:rPr>
                  <m:sty m:val="p"/>
                </m:rPr>
                <m:t>=</m:t>
              </m:r>
              <m:d>
                <m:dPr>
                  <m:begChr m:val="["/>
                  <m:sepChr m:val=""/>
                  <m:endChr m:val="]"/>
                  <m:grow/>
                </m:dPr>
                <m:e>
                  <m:m>
                    <m:mPr>
                      <m:baseJc m:val="center"/>
                      <m:plcHide m:val="on"/>
                      <m:mcs>
                        <m:mc>
                          <m:mcPr>
                            <m:mcJc m:val="center"/>
                            <m:count m:val="1"/>
                          </m:mcPr>
                        </m:mc>
                      </m:mcs>
                    </m:mPr>
                    <m:mr>
                      <m:e>
                        <m:sSub>
                          <m:e>
                            <m:acc>
                              <m:accPr>
                                <m:chr m:val="̃"/>
                              </m:accPr>
                              <m:e>
                                <m:r>
                                  <m:t>a</m:t>
                                </m:r>
                              </m:e>
                            </m:acc>
                          </m:e>
                          <m:sub>
                            <m:r>
                              <m:t>1</m:t>
                            </m:r>
                          </m:sub>
                        </m:sSub>
                        <m:r>
                          <m:rPr>
                            <m:sty m:val="p"/>
                          </m:rPr>
                          <m:t>⋅</m:t>
                        </m:r>
                        <m:sSub>
                          <m:e>
                            <m:acc>
                              <m:accPr>
                                <m:chr m:val="̃"/>
                              </m:accPr>
                              <m:e>
                                <m:r>
                                  <m:t>b</m:t>
                                </m:r>
                              </m:e>
                            </m:acc>
                          </m:e>
                          <m:sub>
                            <m:r>
                              <m:t>1</m:t>
                            </m:r>
                          </m:sub>
                        </m:sSub>
                      </m:e>
                    </m:mr>
                    <m:mr>
                      <m:e>
                        <m:sSub>
                          <m:e>
                            <m:acc>
                              <m:accPr>
                                <m:chr m:val="̃"/>
                              </m:accPr>
                              <m:e>
                                <m:r>
                                  <m:t>a</m:t>
                                </m:r>
                              </m:e>
                            </m:acc>
                          </m:e>
                          <m:sub>
                            <m:r>
                              <m:t>2</m:t>
                            </m:r>
                          </m:sub>
                        </m:sSub>
                        <m:r>
                          <m:rPr>
                            <m:sty m:val="p"/>
                          </m:rPr>
                          <m:t>⋅</m:t>
                        </m:r>
                        <m:sSub>
                          <m:e>
                            <m:acc>
                              <m:accPr>
                                <m:chr m:val="̃"/>
                              </m:accPr>
                              <m:e>
                                <m:r>
                                  <m:t>b</m:t>
                                </m:r>
                              </m:e>
                            </m:acc>
                          </m:e>
                          <m:sub>
                            <m:r>
                              <m:t>1</m:t>
                            </m:r>
                          </m:sub>
                        </m:sSub>
                      </m:e>
                    </m:mr>
                  </m:m>
                </m:e>
              </m:d>
              <m:r>
                <m:t>&amp;</m:t>
              </m:r>
              <m:r>
                <m:t>&amp;</m:t>
              </m:r>
              <m:r>
                <m:rPr>
                  <m:nor/>
                  <m:sty m:val="p"/>
                </m:rPr>
                <m:t>(</m:t>
              </m:r>
              <m:r>
                <m:rPr>
                  <m:nor/>
                  <m:sty m:val="p"/>
                </m:rPr>
                <m:t>Definition 56</m:t>
              </m:r>
              <m:r>
                <m:rPr>
                  <m:nor/>
                  <m:sty m:val="p"/>
                </m:rPr>
                <m:t>)</m:t>
              </m:r>
            </m:e>
            <m:e>
              <m:r>
                <m:t>&amp;</m:t>
              </m:r>
              <m:r>
                <m:rPr>
                  <m:sty m:val="p"/>
                </m:rPr>
                <m:t>=</m:t>
              </m:r>
              <m:d>
                <m:dPr>
                  <m:begChr m:val="["/>
                  <m:sepChr m:val=""/>
                  <m:endChr m:val="]"/>
                  <m:grow/>
                </m:dPr>
                <m:e>
                  <m:m>
                    <m:mPr>
                      <m:baseJc m:val="center"/>
                      <m:plcHide m:val="on"/>
                      <m:mcs>
                        <m:mc>
                          <m:mcPr>
                            <m:mcJc m:val="center"/>
                            <m:count m:val="1"/>
                          </m:mcPr>
                        </m:mc>
                      </m:mcs>
                    </m:mPr>
                    <m:mr>
                      <m:e>
                        <m:r>
                          <m:t>1</m:t>
                        </m:r>
                        <m:r>
                          <m:rPr>
                            <m:sty m:val="p"/>
                          </m:rPr>
                          <m:t>+</m:t>
                        </m:r>
                        <m:r>
                          <m:t>2</m:t>
                        </m:r>
                        <m:r>
                          <m:rPr>
                            <m:sty m:val="p"/>
                          </m:rPr>
                          <m:t>+</m:t>
                        </m:r>
                        <m:r>
                          <m:t>0</m:t>
                        </m:r>
                      </m:e>
                    </m:mr>
                    <m:mr>
                      <m:e>
                        <m:r>
                          <m:t>0</m:t>
                        </m:r>
                        <m:r>
                          <m:rPr>
                            <m:sty m:val="p"/>
                          </m:rPr>
                          <m:t>+</m:t>
                        </m:r>
                        <m:r>
                          <m:t>2</m:t>
                        </m:r>
                        <m:r>
                          <m:rPr>
                            <m:sty m:val="p"/>
                          </m:rPr>
                          <m:t>+</m:t>
                        </m:r>
                        <m:r>
                          <m:t>3</m:t>
                        </m:r>
                      </m:e>
                    </m:mr>
                  </m:m>
                </m:e>
              </m:d>
              <m:r>
                <m:t>&amp;</m:t>
              </m:r>
              <m:r>
                <m:t>&amp;</m:t>
              </m:r>
              <m:r>
                <m:rPr>
                  <m:nor/>
                  <m:sty m:val="p"/>
                </m:rPr>
                <m:t>(multiply and add)</m:t>
              </m:r>
            </m:e>
            <m:e>
              <m:r>
                <m:t>&amp;</m:t>
              </m:r>
              <m:r>
                <m:rPr>
                  <m:sty m:val="p"/>
                </m:rPr>
                <m:t>=</m:t>
              </m:r>
              <m:d>
                <m:dPr>
                  <m:begChr m:val="["/>
                  <m:sepChr m:val=""/>
                  <m:endChr m:val="]"/>
                  <m:grow/>
                </m:dPr>
                <m:e>
                  <m:m>
                    <m:mPr>
                      <m:baseJc m:val="center"/>
                      <m:plcHide m:val="on"/>
                      <m:mcs>
                        <m:mc>
                          <m:mcPr>
                            <m:mcJc m:val="center"/>
                            <m:count m:val="1"/>
                          </m:mcPr>
                        </m:mc>
                      </m:mcs>
                    </m:mPr>
                    <m:mr>
                      <m:e>
                        <m:r>
                          <m:t>3</m:t>
                        </m:r>
                      </m:e>
                    </m:mr>
                    <m:mr>
                      <m:e>
                        <m:r>
                          <m:t>5</m:t>
                        </m:r>
                      </m:e>
                    </m:mr>
                  </m:m>
                </m:e>
              </m:d>
              <m:r>
                <m:rPr>
                  <m:sty m:val="p"/>
                </m:rPr>
                <m:t>.</m:t>
              </m:r>
              <m:r>
                <m:t>&amp;</m:t>
              </m:r>
              <m:r>
                <m:t>&amp;</m:t>
              </m:r>
              <m:r>
                <m:rPr>
                  <m:nor/>
                  <m:sty m:val="p"/>
                </m:rPr>
                <m:t>(add)</m:t>
              </m:r>
            </m:e>
          </m:eqArr>
        </m:oMath>
      </m:oMathPara>
    </w:p>
    <w:bookmarkEnd w:id="253"/>
    <w:bookmarkStart w:id="254" w:name="def-gram-matrix"/>
    <w:p>
      <w:pPr>
        <w:pStyle w:val="FirstParagraph"/>
      </w:pPr>
      <w:r>
        <w:rPr>
          <w:b/>
          <w:bCs/>
        </w:rPr>
        <w:t xml:space="preserve">Definition 57 (Gram matrix)</w:t>
      </w:r>
      <w:r>
        <w:t xml:space="preserve"> </w:t>
      </w:r>
      <w:r>
        <w:t xml:space="preserve">The</w:t>
      </w:r>
      <w:r>
        <w:t xml:space="preserve"> </w:t>
      </w:r>
      <w:r>
        <w:rPr>
          <w:b/>
          <w:bCs/>
        </w:rPr>
        <w:t xml:space="preserve">Gram matrix</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r>
        <w:t xml:space="preserve"> </w:t>
      </w:r>
      <w:r>
        <w:t xml:space="preserve">the</w:t>
      </w:r>
      <w:r>
        <w:t xml:space="preserve"> </w:t>
      </w:r>
      <w:hyperlink w:anchor="def-cross-product-matrix">
        <w:r>
          <w:rPr>
            <w:rStyle w:val="Hyperlink"/>
          </w:rPr>
          <w:t xml:space="preserve">cross-product matrix</w:t>
        </w:r>
      </w:hyperlink>
      <w:r>
        <w:t xml:space="preserve"> </w:t>
      </w:r>
      <w:r>
        <w:t xml:space="preserve">of</w:t>
      </w:r>
      <w:r>
        <w:t xml:space="preserve"> </w:t>
      </w:r>
      <m:oMath>
        <m:r>
          <m:rPr>
            <m:sty m:val="bi"/>
          </m:rPr>
          <m:t>A</m:t>
        </m:r>
      </m:oMath>
      <w:r>
        <w:t xml:space="preserve"> </w:t>
      </w:r>
      <w:r>
        <w:t xml:space="preserve">with itself.</w:t>
      </w:r>
    </w:p>
    <w:bookmarkEnd w:id="254"/>
    <w:bookmarkStart w:id="255" w:name="exm-gram-matrix"/>
    <w:p>
      <w:pPr>
        <w:pStyle w:val="BodyText"/>
      </w:pPr>
      <w:r>
        <w:rPr>
          <w:b/>
          <w:bCs/>
        </w:rPr>
        <w:t xml:space="preserve">Example 63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0</m:t>
        </m:r>
        <m:r>
          <m:rPr>
            <m:sty m:val="p"/>
          </m:rPr>
          <m:t>,</m:t>
        </m:r>
        <m:r>
          <m:t>1</m:t>
        </m:r>
        <m:r>
          <m:rPr>
            <m:sty m:val="p"/>
          </m:rPr>
          <m:t>,</m:t>
        </m:r>
        <m:r>
          <m:t>1</m:t>
        </m:r>
        <m:r>
          <m:rPr>
            <m:sty m:val="p"/>
          </m:rPr>
          <m:t>)</m:t>
        </m:r>
      </m:oMath>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22</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r>
        <w:t xml:space="preserve"> </w:t>
      </w:r>
      <w:r>
        <w:t xml:space="preserve">for instance,</w:t>
      </w:r>
    </w:p>
    <w:p>
      <w:pPr>
        <w:pStyle w:val="BodyText"/>
      </w:pPr>
      <m:oMathPara>
        <m:oMathParaPr>
          <m:jc m:val="center"/>
        </m:oMathParaPr>
        <m:oMath>
          <m:eqArr>
            <m:e>
              <m:sSub>
                <m:e>
                  <m:acc>
                    <m:accPr>
                      <m:chr m:val="̃"/>
                    </m:accPr>
                    <m:e>
                      <m:r>
                        <m:t>a</m:t>
                      </m:r>
                    </m:e>
                  </m:acc>
                </m:e>
                <m:sub>
                  <m:r>
                    <m:t>1</m:t>
                  </m:r>
                </m:sub>
              </m:sSub>
              <m:r>
                <m:rPr>
                  <m:sty m:val="p"/>
                </m:rPr>
                <m:t>⋅</m:t>
              </m:r>
              <m:sSub>
                <m:e>
                  <m:acc>
                    <m:accPr>
                      <m:chr m:val="̃"/>
                    </m:accPr>
                    <m:e>
                      <m:r>
                        <m:t>a</m:t>
                      </m:r>
                    </m:e>
                  </m:acc>
                </m:e>
                <m:sub>
                  <m:r>
                    <m:t>2</m:t>
                  </m:r>
                </m:sub>
              </m:sSub>
              <m:r>
                <m:t>&amp;</m:t>
              </m:r>
              <m:r>
                <m:rPr>
                  <m:sty m:val="p"/>
                </m:rPr>
                <m:t>=</m:t>
              </m:r>
              <m:r>
                <m:t>0</m:t>
              </m:r>
              <m:r>
                <m:rPr>
                  <m:sty m:val="p"/>
                </m:rPr>
                <m:t>+</m:t>
              </m:r>
              <m:r>
                <m:t>1</m:t>
              </m:r>
              <m:r>
                <m:rPr>
                  <m:sty m:val="p"/>
                </m:rPr>
                <m:t>+</m:t>
              </m:r>
              <m:r>
                <m:t>0</m:t>
              </m:r>
            </m:e>
            <m:e>
              <m:r>
                <m:t>&amp;</m:t>
              </m:r>
              <m:r>
                <m:rPr>
                  <m:sty m:val="p"/>
                </m:rPr>
                <m:t>=</m:t>
              </m:r>
              <m:r>
                <m:t>1</m:t>
              </m:r>
            </m:e>
          </m:eqArr>
        </m:oMath>
      </m:oMathPara>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55"/>
    <w:bookmarkStart w:id="256" w:name="thm-gram-properties"/>
    <w:p>
      <w:pPr>
        <w:pStyle w:val="BodyText"/>
      </w:pPr>
      <w:r>
        <w:rPr>
          <w:b/>
          <w:bCs/>
        </w:rPr>
        <w:t xml:space="preserve">Theorem 36 (Entries and symmetry of a Gram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w:t>
      </w:r>
      <w:r>
        <w:t xml:space="preserve"> </w:t>
      </w:r>
      <w:r>
        <w:t xml:space="preserve">and let</w:t>
      </w:r>
      <w:r>
        <w:t xml:space="preserve"> </w:t>
      </w:r>
      <m:oMath>
        <m:r>
          <m:rPr>
            <m:sty m:val="bi"/>
          </m:rPr>
          <m:t>G</m:t>
        </m:r>
        <m:r>
          <m:rPr>
            <m:sty m:val="p"/>
          </m:rPr>
          <m:t>=</m:t>
        </m:r>
        <m:sSup>
          <m:e>
            <m:r>
              <m:rPr>
                <m:sty m:val="bi"/>
              </m:rPr>
              <m:t>A</m:t>
            </m:r>
          </m:e>
          <m:sup>
            <m:r>
              <m:rPr>
                <m:sty m:val="p"/>
              </m:rPr>
              <m:t>⊤</m:t>
            </m:r>
          </m:sup>
        </m:sSup>
        <m:r>
          <m:rPr>
            <m:sty m:val="bi"/>
          </m:rPr>
          <m:t>A</m:t>
        </m:r>
      </m:oMath>
      <w:r>
        <w:t xml:space="preserve"> </w:t>
      </w:r>
      <w:r>
        <w:t xml:space="preserve">(</w:t>
      </w:r>
      <w:hyperlink w:anchor="def-gram-matrix">
        <w:r>
          <w:rPr>
            <w:rStyle w:val="Hyperlink"/>
          </w:rPr>
          <w:t xml:space="preserve">Definition 57</w:t>
        </w:r>
      </w:hyperlink>
      <w:r>
        <w:t xml:space="preserve">).</w:t>
      </w:r>
    </w:p>
    <w:p>
      <w:pPr>
        <w:pStyle w:val="Compact"/>
        <w:numPr>
          <w:ilvl w:val="0"/>
          <w:numId w:val="1027"/>
        </w:numPr>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G</m:t>
        </m:r>
      </m:oMath>
      <w:r>
        <w:t xml:space="preserve"> </w:t>
      </w:r>
      <w:r>
        <w:t xml:space="preserve">is</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p>
    <w:p>
      <w:pPr>
        <w:pStyle w:val="Compact"/>
        <w:numPr>
          <w:ilvl w:val="0"/>
          <w:numId w:val="1027"/>
        </w:numPr>
      </w:pPr>
      <m:oMath>
        <m:r>
          <m:rPr>
            <m:sty m:val="bi"/>
          </m:rPr>
          <m:t>G</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27"/>
        </w:numPr>
      </w:pPr>
      <m:oMath>
        <m:sSup>
          <m:e>
            <m:acc>
              <m:accPr>
                <m:chr m:val="̃"/>
              </m:accPr>
              <m:e>
                <m:r>
                  <m:t>x</m:t>
                </m:r>
              </m:e>
            </m:acc>
          </m:e>
          <m:sup>
            <m:r>
              <m:rPr>
                <m:sty m:val="p"/>
              </m:rPr>
              <m:t>⊤</m:t>
            </m:r>
          </m:sup>
        </m:sSup>
        <m:r>
          <m:rPr>
            <m:sty m:val="bi"/>
          </m:rPr>
          <m:t>G</m:t>
        </m:r>
        <m:acc>
          <m:accPr>
            <m:chr m:val="̃"/>
          </m:accPr>
          <m:e>
            <m:r>
              <m:t>x</m:t>
            </m:r>
          </m:e>
        </m:acc>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0</m:t>
        </m:r>
      </m:oMath>
      <w:r>
        <w:t xml:space="preserve"> </w:t>
      </w:r>
      <w:r>
        <w:t xml:space="preserve">for every</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so</w:t>
      </w:r>
      <w:r>
        <w:t xml:space="preserve"> </w:t>
      </w:r>
      <m:oMath>
        <m:r>
          <m:rPr>
            <m:sty m:val="bi"/>
          </m:rPr>
          <m:t>G</m:t>
        </m:r>
      </m:oMath>
      <w:r>
        <w:t xml:space="preserve"> </w:t>
      </w:r>
      <w:r>
        <w:t xml:space="preserve">is</w:t>
      </w:r>
      <w:r>
        <w:t xml:space="preserve"> </w:t>
      </w:r>
      <w:hyperlink w:anchor="def-positive-semidefinite">
        <w:r>
          <w:rPr>
            <w:rStyle w:val="Hyperlink"/>
          </w:rPr>
          <w:t xml:space="preserve">positive semidefinite</w:t>
        </w:r>
      </w:hyperlink>
      <w:r>
        <w:t xml:space="preserve">.</w:t>
      </w:r>
    </w:p>
    <w:bookmarkEnd w:id="256"/>
    <w:p>
      <w:pPr>
        <w:pStyle w:val="FirstParagraph"/>
      </w:pPr>
      <w:r>
        <w:rPr>
          <w:i/>
          <w:iCs/>
        </w:rPr>
        <w:t xml:space="preserve">Proof</w:t>
      </w:r>
      <w:r>
        <w:t xml:space="preserve">. </w:t>
      </w:r>
      <w:r>
        <w:rPr>
          <w:b/>
          <w:bCs/>
        </w:rPr>
        <w:t xml:space="preserve">Entries.</w:t>
      </w:r>
      <w:r>
        <w:t xml:space="preserve"> </w:t>
      </w: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w:t>
      </w:r>
      <w:r>
        <w:t xml:space="preserve"> </w:t>
      </w:r>
      <m:oMath>
        <m:sSup>
          <m:e>
            <m:sSub>
              <m:e>
                <m:acc>
                  <m:accPr>
                    <m:chr m:val="̃"/>
                  </m:accPr>
                  <m:e>
                    <m:r>
                      <m:t>a</m:t>
                    </m:r>
                  </m:e>
                </m:acc>
              </m:e>
              <m:sub>
                <m:r>
                  <m:t>i</m:t>
                </m:r>
              </m:sub>
            </m:sSub>
          </m:e>
          <m:sup>
            <m:r>
              <m:rPr>
                <m:sty m:val="p"/>
              </m:rPr>
              <m:t>⊤</m:t>
            </m:r>
          </m:sup>
        </m:sSup>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A</m:t>
            </m:r>
          </m:e>
          <m:sup>
            <m:r>
              <m:rPr>
                <m:sty m:val="p"/>
              </m:rPr>
              <m:t>⊤</m:t>
            </m:r>
          </m:sup>
        </m:sSup>
        <m:r>
          <m:rPr>
            <m:sty m:val="bi"/>
          </m:rPr>
          <m:t>A</m:t>
        </m:r>
      </m:oMath>
      <w:r>
        <w:t xml:space="preserve"> </w:t>
      </w:r>
      <w:r>
        <w:t xml:space="preserve">is the dot product of that row with column</w:t>
      </w:r>
      <w:r>
        <w:t xml:space="preserve"> </w:t>
      </w:r>
      <m:oMath>
        <m:r>
          <m:t>j</m:t>
        </m:r>
      </m:oMath>
      <w:r>
        <w:t xml:space="preserve"> </w:t>
      </w:r>
      <w:r>
        <w:t xml:space="preserve">of</w:t>
      </w:r>
      <w:r>
        <w:t xml:space="preserve"> </w:t>
      </w:r>
      <m:oMath>
        <m:r>
          <m:rPr>
            <m:sty m:val="bi"/>
          </m:rPr>
          <m:t>A</m:t>
        </m:r>
      </m:oMath>
      <w:r>
        <w:t xml:space="preserve">,</w:t>
      </w:r>
      <w:r>
        <w:t xml:space="preserve"> </w:t>
      </w:r>
      <w:r>
        <w:t xml:space="preserve">namely</w:t>
      </w:r>
      <w:r>
        <w:t xml:space="preserve"> </w:t>
      </w:r>
      <m:oMath>
        <m:sSup>
          <m:e>
            <m:sSub>
              <m:e>
                <m:acc>
                  <m:accPr>
                    <m:chr m:val="̃"/>
                  </m:accPr>
                  <m:e>
                    <m:r>
                      <m:t>a</m:t>
                    </m:r>
                  </m:e>
                </m:acc>
              </m:e>
              <m:sub>
                <m:r>
                  <m:t>i</m:t>
                </m:r>
              </m:sub>
            </m:sSub>
          </m:e>
          <m:sup>
            <m:r>
              <m:rPr>
                <m:sty m:val="p"/>
              </m:rPr>
              <m:t>⊤</m:t>
            </m:r>
          </m:sup>
        </m:sSup>
        <m:sSub>
          <m:e>
            <m:acc>
              <m:accPr>
                <m:chr m:val="̃"/>
              </m:accPr>
              <m:e>
                <m:r>
                  <m:t>a</m:t>
                </m:r>
              </m:e>
            </m:acc>
          </m:e>
          <m:sub>
            <m:r>
              <m:t>j</m:t>
            </m:r>
          </m:sub>
        </m:sSub>
        <m:r>
          <m:rPr>
            <m:sty m:val="p"/>
          </m:rPr>
          <m:t>=</m:t>
        </m:r>
        <m:sSub>
          <m:e>
            <m:acc>
              <m:accPr>
                <m:chr m:val="̃"/>
              </m:accPr>
              <m:e>
                <m:r>
                  <m:t>a</m:t>
                </m:r>
              </m:e>
            </m:acc>
          </m:e>
          <m:sub>
            <m:r>
              <m:t>i</m:t>
            </m:r>
          </m:sub>
        </m:sSub>
        <m:r>
          <m:rPr>
            <m:sty m:val="p"/>
          </m:rPr>
          <m:t>⋅</m:t>
        </m:r>
        <m:sSub>
          <m:e>
            <m:acc>
              <m:accPr>
                <m:chr m:val="̃"/>
              </m:accPr>
              <m:e>
                <m:r>
                  <m:t>a</m:t>
                </m:r>
              </m:e>
            </m:acc>
          </m:e>
          <m:sub>
            <m:r>
              <m:t>j</m:t>
            </m:r>
          </m:sub>
        </m:sSub>
      </m:oMath>
      <w:r>
        <w:t xml:space="preserve">.</w:t>
      </w:r>
    </w:p>
    <w:p>
      <w:pPr>
        <w:pStyle w:val="BodyText"/>
      </w:pPr>
      <w:r>
        <w:rPr>
          <w:b/>
          <w:bCs/>
        </w:rPr>
        <w:t xml:space="preserve">Symmetry.</w:t>
      </w:r>
      <w:r>
        <w:t xml:space="preserve"> </w:t>
      </w:r>
      <w:r>
        <w:t xml:space="preserve">The dot product is commutative, so</w:t>
      </w:r>
    </w:p>
    <w:p>
      <w:pPr>
        <w:pStyle w:val="BodyText"/>
      </w:pPr>
      <m:oMathPara>
        <m:oMathParaPr>
          <m:jc m:val="center"/>
        </m:oMathParaPr>
        <m:oMath>
          <m:eqArr>
            <m:e>
              <m:sSub>
                <m:e>
                  <m:r>
                    <m:t>g</m:t>
                  </m:r>
                </m:e>
                <m:sub>
                  <m:r>
                    <m:t>i</m:t>
                  </m:r>
                  <m:r>
                    <m:t>j</m:t>
                  </m:r>
                </m:sub>
              </m:sSub>
              <m:r>
                <m:t>&amp;</m:t>
              </m:r>
              <m:r>
                <m:rPr>
                  <m:sty m:val="p"/>
                </m:rPr>
                <m:t>=</m:t>
              </m:r>
              <m:sSub>
                <m:e>
                  <m:acc>
                    <m:accPr>
                      <m:chr m:val="̃"/>
                    </m:accPr>
                    <m:e>
                      <m:r>
                        <m:t>a</m:t>
                      </m:r>
                    </m:e>
                  </m:acc>
                </m:e>
                <m:sub>
                  <m:r>
                    <m:t>i</m:t>
                  </m:r>
                </m:sub>
              </m:sSub>
              <m:r>
                <m:rPr>
                  <m:sty m:val="p"/>
                </m:rPr>
                <m:t>⋅</m:t>
              </m:r>
              <m:sSub>
                <m:e>
                  <m:acc>
                    <m:accPr>
                      <m:chr m:val="̃"/>
                    </m:accPr>
                    <m:e>
                      <m:r>
                        <m:t>a</m:t>
                      </m:r>
                    </m:e>
                  </m:acc>
                </m:e>
                <m:sub>
                  <m:r>
                    <m:t>j</m:t>
                  </m:r>
                </m:sub>
              </m:sSub>
            </m:e>
            <m:e>
              <m:r>
                <m:t>&amp;</m:t>
              </m:r>
              <m:r>
                <m:rPr>
                  <m:sty m:val="p"/>
                </m:rPr>
                <m:t>=</m:t>
              </m:r>
              <m:sSub>
                <m:e>
                  <m:acc>
                    <m:accPr>
                      <m:chr m:val="̃"/>
                    </m:accPr>
                    <m:e>
                      <m:r>
                        <m:t>a</m:t>
                      </m:r>
                    </m:e>
                  </m:acc>
                </m:e>
                <m:sub>
                  <m:r>
                    <m:t>j</m:t>
                  </m:r>
                </m:sub>
              </m:sSub>
              <m:r>
                <m:rPr>
                  <m:sty m:val="p"/>
                </m:rPr>
                <m:t>⋅</m:t>
              </m:r>
              <m:sSub>
                <m:e>
                  <m:acc>
                    <m:accPr>
                      <m:chr m:val="̃"/>
                    </m:accPr>
                    <m:e>
                      <m:r>
                        <m:t>a</m:t>
                      </m:r>
                    </m:e>
                  </m:acc>
                </m:e>
                <m:sub>
                  <m:r>
                    <m:t>i</m:t>
                  </m:r>
                </m:sub>
              </m:sSub>
            </m:e>
            <m:e>
              <m:r>
                <m:t>&amp;</m:t>
              </m:r>
              <m:r>
                <m:rPr>
                  <m:sty m:val="p"/>
                </m:rPr>
                <m:t>=</m:t>
              </m:r>
              <m:sSub>
                <m:e>
                  <m:r>
                    <m:t>g</m:t>
                  </m:r>
                </m:e>
                <m:sub>
                  <m:r>
                    <m:t>j</m:t>
                  </m:r>
                  <m:r>
                    <m:t>i</m:t>
                  </m:r>
                </m:sub>
              </m:sSub>
              <m:r>
                <m:rPr>
                  <m:sty m:val="p"/>
                </m:rPr>
                <m:t>.</m:t>
              </m:r>
            </m:e>
          </m:eqArr>
        </m:oMath>
      </m:oMathPara>
    </w:p>
    <w:p>
      <w:pPr>
        <w:pStyle w:val="FirstParagraph"/>
      </w:pPr>
      <w:r>
        <w:rPr>
          <w:b/>
          <w:bCs/>
        </w:rPr>
        <w:t xml:space="preserve">Positive semidefiniteness.</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G</m:t>
              </m:r>
              <m:acc>
                <m:accPr>
                  <m:chr m:val="̃"/>
                </m:accPr>
                <m:e>
                  <m:r>
                    <m:t>x</m:t>
                  </m:r>
                </m:e>
              </m:acc>
              <m:r>
                <m:t>&amp;</m:t>
              </m:r>
              <m:r>
                <m:rPr>
                  <m:sty m:val="p"/>
                </m:rPr>
                <m:t>=</m:t>
              </m:r>
              <m:sSup>
                <m:e>
                  <m:acc>
                    <m:accPr>
                      <m:chr m:val="̃"/>
                    </m:accPr>
                    <m:e>
                      <m:r>
                        <m:t>x</m:t>
                      </m:r>
                    </m:e>
                  </m:acc>
                </m:e>
                <m:sup>
                  <m:r>
                    <m:rPr>
                      <m:sty m:val="p"/>
                    </m:rPr>
                    <m:t>⊤</m:t>
                  </m:r>
                </m:sup>
              </m:sSup>
              <m:r>
                <m:t> </m:t>
              </m:r>
              <m:sSup>
                <m:e>
                  <m:r>
                    <m:rPr>
                      <m:sty m:val="bi"/>
                    </m:rPr>
                    <m:t>A</m:t>
                  </m:r>
                </m:e>
                <m:sup>
                  <m:r>
                    <m:rPr>
                      <m:sty m:val="p"/>
                    </m:rPr>
                    <m:t>⊤</m:t>
                  </m:r>
                </m:sup>
              </m:sSup>
              <m:r>
                <m:t> </m:t>
              </m:r>
              <m:r>
                <m:rPr>
                  <m:sty m:val="bi"/>
                </m:rPr>
                <m:t>A</m:t>
              </m:r>
              <m:acc>
                <m:accPr>
                  <m:chr m:val="̃"/>
                </m:accPr>
                <m:e>
                  <m:r>
                    <m:t>x</m:t>
                  </m:r>
                </m:e>
              </m:acc>
              <m:r>
                <m:t>&amp;</m:t>
              </m:r>
              <m:r>
                <m:t>&amp;</m:t>
              </m:r>
              <m:r>
                <m:rPr>
                  <m:nor/>
                  <m:sty m:val="p"/>
                </m:rPr>
                <m:t>(substitute </m:t>
              </m:r>
              <m:r>
                <m:rPr>
                  <m:sty m:val="bi"/>
                </m:rPr>
                <m:t>G</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(a squared norm is nonnegative)</m:t>
              </m:r>
            </m:e>
          </m:eqArr>
        </m:oMath>
      </m:oMathPara>
    </w:p>
    <w:bookmarkStart w:id="257" w:name="exm-gram-properties"/>
    <w:p>
      <w:pPr>
        <w:pStyle w:val="FirstParagraph"/>
      </w:pPr>
      <w:r>
        <w:rPr>
          <w:b/>
          <w:bCs/>
        </w:rPr>
        <w:t xml:space="preserve">Example 64 (Checking the properties on a small Gram matrix)</w:t>
      </w:r>
      <w:r>
        <w:t xml:space="preserve"> </w:t>
      </w:r>
      <w:r>
        <w:t xml:space="preserve">For</w:t>
      </w:r>
      <w:r>
        <w:t xml:space="preserve"> </w:t>
      </w:r>
      <m:oMath>
        <m:r>
          <m:rPr>
            <m:sty m:val="bi"/>
          </m:rPr>
          <m:t>A</m:t>
        </m:r>
      </m:oMath>
      <w:r>
        <w:t xml:space="preserve"> </w:t>
      </w:r>
      <w:r>
        <w:t xml:space="preserve">in</w:t>
      </w:r>
      <w:r>
        <w:t xml:space="preserve"> </w:t>
      </w:r>
      <w:hyperlink w:anchor="exm-gram-matrix">
        <w:r>
          <w:rPr>
            <w:rStyle w:val="Hyperlink"/>
          </w:rPr>
          <w:t xml:space="preserve">Example 63</w:t>
        </w:r>
      </w:hyperlink>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It is symmetric:</w:t>
      </w:r>
      <w:r>
        <w:t xml:space="preserve"> </w:t>
      </w:r>
      <m:oMath>
        <m:sSub>
          <m:e>
            <m:r>
              <m:t>g</m:t>
            </m:r>
          </m:e>
          <m:sub>
            <m:r>
              <m:t>12</m:t>
            </m:r>
          </m:sub>
        </m:sSub>
        <m:r>
          <m:rPr>
            <m:sty m:val="p"/>
          </m:rPr>
          <m:t>=</m:t>
        </m:r>
        <m:sSub>
          <m:e>
            <m:r>
              <m:t>g</m:t>
            </m:r>
          </m:e>
          <m:sub>
            <m:r>
              <m:t>21</m:t>
            </m:r>
          </m:sub>
        </m:sSub>
        <m:r>
          <m:rPr>
            <m:sty m:val="p"/>
          </m:rPr>
          <m:t>=</m:t>
        </m:r>
        <m:r>
          <m:t>1</m:t>
        </m:r>
      </m:oMath>
      <w:r>
        <w:t xml:space="preserve">.</w:t>
      </w:r>
      <w:r>
        <w:t xml:space="preserve"> </w:t>
      </w:r>
      <w:r>
        <w:t xml:space="preserve">Take</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 Then</w:t>
      </w:r>
    </w:p>
    <w:p>
      <w:pPr>
        <w:pStyle w:val="BodyText"/>
      </w:pPr>
      <m:oMathPara>
        <m:oMathParaPr>
          <m:jc m:val="center"/>
        </m:oMathParaPr>
        <m:oMath>
          <m:eqArr>
            <m:e>
              <m:sSup>
                <m:e>
                  <m:acc>
                    <m:accPr>
                      <m:chr m:val="̃"/>
                    </m:accPr>
                    <m:e>
                      <m:r>
                        <m:t>x</m:t>
                      </m:r>
                    </m:e>
                  </m:acc>
                </m:e>
                <m:sup>
                  <m:r>
                    <m:rPr>
                      <m:sty m:val="p"/>
                    </m:rPr>
                    <m:t>⊤</m:t>
                  </m:r>
                </m:sup>
              </m:sSup>
              <m:r>
                <m:rPr>
                  <m:sty m:val="bi"/>
                </m:rPr>
                <m:t>G</m:t>
              </m:r>
              <m:acc>
                <m:accPr>
                  <m:chr m:val="̃"/>
                </m:accPr>
                <m:e>
                  <m:r>
                    <m:t>x</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m:t>
              </m:r>
              <m:r>
                <m:rPr>
                  <m:sty m:val="bi"/>
                </m:rPr>
                <m:t>G</m:t>
              </m:r>
              <m:acc>
                <m:accPr>
                  <m:chr m:val="̃"/>
                </m:accPr>
                <m:e>
                  <m:r>
                    <m:t>x</m:t>
                  </m:r>
                </m:e>
              </m:acc>
              <m:r>
                <m:rPr>
                  <m:sty m:val="p"/>
                </m:rPr>
                <m:t>=</m:t>
              </m:r>
              <m:r>
                <m:rPr>
                  <m:sty m:val="p"/>
                </m:rPr>
                <m:t>(</m:t>
              </m:r>
              <m:r>
                <m:t>1</m:t>
              </m:r>
              <m:r>
                <m:rPr>
                  <m:sty m:val="p"/>
                </m:rPr>
                <m:t>,</m:t>
              </m:r>
              <m:r>
                <m:rPr>
                  <m:sty m:val="p"/>
                </m:rPr>
                <m:t>−</m:t>
              </m:r>
              <m:r>
                <m:t>1</m:t>
              </m:r>
              <m:r>
                <m:rPr>
                  <m:sty m:val="p"/>
                </m:rPr>
                <m:t>)</m:t>
              </m:r>
              <m:r>
                <m:rPr>
                  <m:nor/>
                  <m:sty m:val="p"/>
                </m:rPr>
                <m:t>)</m:t>
              </m:r>
            </m:e>
            <m:e>
              <m:r>
                <m:t>&amp;</m:t>
              </m:r>
              <m:r>
                <m:rPr>
                  <m:sty m:val="p"/>
                </m:rPr>
                <m:t>=</m:t>
              </m:r>
              <m:r>
                <m:t>2</m:t>
              </m:r>
              <m:r>
                <m:rPr>
                  <m:sty m:val="p"/>
                </m:rPr>
                <m:t>,</m:t>
              </m:r>
              <m:r>
                <m:t>&amp;</m:t>
              </m:r>
              <m:r>
                <m:t>&amp;</m:t>
              </m:r>
              <m:r>
                <m:rPr>
                  <m:nor/>
                  <m:sty m:val="p"/>
                </m:rPr>
                <m:t>(multiply and add)</m:t>
              </m:r>
            </m:e>
          </m:eqArr>
        </m:oMath>
      </m:oMathPara>
    </w:p>
    <w:p>
      <w:pPr>
        <w:pStyle w:val="FirstParagraph"/>
      </w:pPr>
      <w:r>
        <w:t xml:space="preserve">and</w:t>
      </w:r>
      <w:r>
        <w:t xml:space="preserve"> </w:t>
      </w:r>
      <m:oMath>
        <m:r>
          <m:rPr>
            <m:sty m:val="bi"/>
          </m:rPr>
          <m:t>A</m:t>
        </m:r>
        <m:acc>
          <m:accPr>
            <m:chr m:val="̃"/>
          </m:accPr>
          <m:e>
            <m:r>
              <m:t>x</m:t>
            </m:r>
          </m:e>
        </m:acc>
        <m:r>
          <m:rPr>
            <m:sty m:val="p"/>
          </m:rPr>
          <m:t>=</m:t>
        </m:r>
        <m:r>
          <m:rPr>
            <m:sty m:val="p"/>
          </m:rPr>
          <m:t>(</m:t>
        </m:r>
        <m:r>
          <m:t>1</m:t>
        </m:r>
        <m:r>
          <m:rPr>
            <m:sty m:val="p"/>
          </m:rPr>
          <m:t>,</m:t>
        </m:r>
        <m:r>
          <m:t>0</m:t>
        </m:r>
        <m:r>
          <m:rPr>
            <m:sty m:val="p"/>
          </m:rPr>
          <m:t>,</m:t>
        </m:r>
        <m:r>
          <m:rPr>
            <m:sty m:val="p"/>
          </m:rPr>
          <m:t>−</m:t>
        </m:r>
        <m:r>
          <m:t>1</m:t>
        </m:r>
        <m:r>
          <m:rPr>
            <m:sty m:val="p"/>
          </m:rPr>
          <m:t>)</m:t>
        </m:r>
      </m:oMath>
      <w:r>
        <w:t xml:space="preserve"> </w:t>
      </w:r>
      <w:r>
        <w:t xml:space="preserve">has</w:t>
      </w:r>
      <w:r>
        <w:t xml:space="preserve"> </w:t>
      </w:r>
      <m:oMath>
        <m:r>
          <m:t>​</m:t>
        </m:r>
        <m:d>
          <m:dPr>
            <m:begChr m:val="∥"/>
            <m:sepChr m:val=""/>
            <m:endChr m:val="∥"/>
            <m:grow/>
          </m:dPr>
          <m:e>
            <m:r>
              <m:rPr>
                <m:sty m:val="bi"/>
              </m:rPr>
              <m:t>A</m:t>
            </m:r>
            <m:acc>
              <m:accPr>
                <m:chr m:val="̃"/>
              </m:accPr>
              <m:e>
                <m:r>
                  <m:t>x</m:t>
                </m:r>
              </m:e>
            </m:acc>
          </m:e>
        </m:d>
        <m:sSup>
          <m:e>
            <m:r>
              <m:t>​</m:t>
            </m:r>
          </m:e>
          <m:sup>
            <m:r>
              <m:t>2</m:t>
            </m:r>
          </m:sup>
        </m:sSup>
        <m:r>
          <m:rPr>
            <m:sty m:val="p"/>
          </m:rPr>
          <m:t>=</m:t>
        </m:r>
        <m:r>
          <m:t>1</m:t>
        </m:r>
        <m:r>
          <m:rPr>
            <m:sty m:val="p"/>
          </m:rPr>
          <m:t>+</m:t>
        </m:r>
        <m:r>
          <m:t>0</m:t>
        </m:r>
        <m:r>
          <m:rPr>
            <m:sty m:val="p"/>
          </m:rPr>
          <m:t>+</m:t>
        </m:r>
        <m:r>
          <m:t>1</m:t>
        </m:r>
        <m:r>
          <m:rPr>
            <m:sty m:val="p"/>
          </m:rPr>
          <m:t>=</m:t>
        </m:r>
        <m:r>
          <m:t>2</m:t>
        </m:r>
      </m:oMath>
      <w:r>
        <w:t xml:space="preserve">,</w:t>
      </w:r>
      <w:r>
        <w:t xml:space="preserve"> </w:t>
      </w:r>
      <w:r>
        <w:t xml:space="preserve">as the theorem says.</w:t>
      </w:r>
      <w:r>
        <w:t xml:space="preserve"> </w:t>
      </w:r>
      <w:r>
        <w:t xml:space="preserve">The converse (every positive semidefinite matrix is a Gram matrix) is</w:t>
      </w:r>
      <w:r>
        <w:t xml:space="preserve"> </w:t>
      </w:r>
      <w:hyperlink w:anchor="thm-pd-gram">
        <w:r>
          <w:rPr>
            <w:rStyle w:val="Hyperlink"/>
          </w:rPr>
          <w:t xml:space="preserve">this theorem</w:t>
        </w:r>
      </w:hyperlink>
      <w:r>
        <w:t xml:space="preserve">.</w:t>
      </w:r>
    </w:p>
    <w:bookmarkEnd w:id="257"/>
    <w:bookmarkStart w:id="258" w:name="thm-null-gram"/>
    <w:p>
      <w:pPr>
        <w:pStyle w:val="BodyText"/>
      </w:pPr>
      <w:r>
        <w:rPr>
          <w:b/>
          <w:bCs/>
        </w:rPr>
        <w:t xml:space="preserve">Theorem 37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58"/>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r>
                    <m:t>x</m:t>
                  </m:r>
                </m:e>
              </m:acc>
              <m:r>
                <m:t>&amp;</m:t>
              </m:r>
              <m:r>
                <m:rPr>
                  <m:sty m:val="p"/>
                </m:rPr>
                <m:t>=</m:t>
              </m:r>
              <m:sSup>
                <m:e>
                  <m:r>
                    <m:rPr>
                      <m:sty m:val="bi"/>
                    </m:rPr>
                    <m:t>A</m:t>
                  </m:r>
                </m:e>
                <m:sup>
                  <m:r>
                    <m:rPr>
                      <m:sty m:val="p"/>
                    </m:rPr>
                    <m:t>⊤</m:t>
                  </m:r>
                </m:sup>
              </m:sSup>
              <m:r>
                <m:t> </m:t>
              </m:r>
              <m:sSub>
                <m:e>
                  <m:acc>
                    <m:accPr>
                      <m:chr m:val="̃"/>
                    </m:accPr>
                    <m:e>
                      <m:r>
                        <m:t>0</m:t>
                      </m:r>
                    </m:e>
                  </m:acc>
                </m:e>
                <m:sub>
                  <m:r>
                    <m:t>m</m:t>
                  </m:r>
                </m:sub>
              </m:sSub>
            </m:e>
            <m:e>
              <m:r>
                <m:t>&amp;</m:t>
              </m:r>
              <m:r>
                <m:rPr>
                  <m:sty m:val="p"/>
                </m:rPr>
                <m:t>=</m:t>
              </m:r>
              <m:sSub>
                <m:e>
                  <m:acc>
                    <m:accPr>
                      <m:chr m:val="̃"/>
                    </m:accPr>
                    <m:e>
                      <m:r>
                        <m:t>0</m:t>
                      </m:r>
                    </m:e>
                  </m:acc>
                </m:e>
                <m:sub>
                  <m:r>
                    <m:t>n</m:t>
                  </m:r>
                </m:sub>
              </m:sSub>
              <m:r>
                <m:rPr>
                  <m:sty m:val="p"/>
                </m:rPr>
                <m:t>.</m:t>
              </m:r>
            </m:e>
          </m:eqArr>
        </m:oMath>
      </m:oMathPara>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r>
                <m:t>0</m:t>
              </m:r>
              <m:r>
                <m:t>&amp;</m:t>
              </m:r>
              <m:r>
                <m:rPr>
                  <m:sty m:val="p"/>
                </m:rPr>
                <m:t>=</m:t>
              </m:r>
              <m:sSup>
                <m:e>
                  <m:acc>
                    <m:accPr>
                      <m:chr m:val="̃"/>
                    </m:accPr>
                    <m:e>
                      <m:r>
                        <m:t>x</m:t>
                      </m:r>
                    </m:e>
                  </m:acc>
                </m:e>
                <m:sup>
                  <m:r>
                    <m:rPr>
                      <m:sty m:val="p"/>
                    </m:rPr>
                    <m:t>⊤</m:t>
                  </m:r>
                </m:sup>
              </m:sSup>
              <m:r>
                <m:t> </m:t>
              </m:r>
              <m:sSub>
                <m:e>
                  <m:acc>
                    <m:accPr>
                      <m:chr m:val="̃"/>
                    </m:accPr>
                    <m:e>
                      <m:r>
                        <m:t>0</m:t>
                      </m:r>
                    </m:e>
                  </m:acc>
                </m:e>
                <m:sub>
                  <m:r>
                    <m:t>n</m:t>
                  </m:r>
                </m:sub>
              </m:sSub>
              <m:r>
                <m:t>&amp;</m:t>
              </m:r>
              <m:r>
                <m:t>&amp;</m:t>
              </m:r>
              <m:r>
                <m:rPr>
                  <m:nor/>
                  <m:sty m:val="p"/>
                </m:rPr>
                <m:t>(every term of the inner product is </m:t>
              </m:r>
              <m:r>
                <m:t>0</m:t>
              </m:r>
              <m:r>
                <m:rPr>
                  <m:nor/>
                  <m:sty m:val="p"/>
                </m:rPr>
                <m:t>)</m:t>
              </m:r>
            </m:e>
            <m:e>
              <m:r>
                <m:t>&amp;</m:t>
              </m:r>
              <m:r>
                <m:rPr>
                  <m:sty m:val="p"/>
                </m:rPr>
                <m:t>=</m:t>
              </m:r>
              <m:sSup>
                <m:e>
                  <m:acc>
                    <m:accPr>
                      <m:chr m:val="̃"/>
                    </m:accPr>
                    <m:e>
                      <m:r>
                        <m:t>x</m:t>
                      </m:r>
                    </m:e>
                  </m:acc>
                </m:e>
                <m:sup>
                  <m:r>
                    <m:rPr>
                      <m:sty m:val="p"/>
                    </m:rPr>
                    <m:t>⊤</m:t>
                  </m:r>
                </m:sup>
              </m:sSup>
              <m:r>
                <m:t> </m:t>
              </m:r>
              <m:r>
                <m:t>​</m:t>
              </m:r>
              <m:d>
                <m:dPr>
                  <m:begChr m:val="("/>
                  <m:sepChr m:val=""/>
                  <m:endChr m:val=")"/>
                  <m:grow/>
                </m:dPr>
                <m:e>
                  <m:sSup>
                    <m:e>
                      <m:r>
                        <m:rPr>
                          <m:sty m:val="bi"/>
                        </m:rPr>
                        <m:t>A</m:t>
                      </m:r>
                    </m:e>
                    <m:sup>
                      <m:r>
                        <m:rPr>
                          <m:sty m:val="p"/>
                        </m:rPr>
                        <m:t>⊤</m:t>
                      </m:r>
                    </m:sup>
                  </m:sSup>
                  <m:r>
                    <m:rPr>
                      <m:sty m:val="bi"/>
                    </m:rPr>
                    <m:t>A</m:t>
                  </m:r>
                  <m:acc>
                    <m:accPr>
                      <m:chr m:val="̃"/>
                    </m:accPr>
                    <m:e>
                      <m:r>
                        <m:t>x</m:t>
                      </m:r>
                    </m:e>
                  </m:acc>
                </m:e>
              </m:d>
              <m:r>
                <m:t>​</m:t>
              </m:r>
              <m:r>
                <m:t>&amp;</m:t>
              </m:r>
              <m:r>
                <m:t>&amp;</m:t>
              </m:r>
              <m:r>
                <m:rPr>
                  <m:nor/>
                  <m:sty m:val="p"/>
                </m:rPr>
                <m:t>(substitute </m:t>
              </m:r>
              <m:sSub>
                <m:e>
                  <m:acc>
                    <m:accPr>
                      <m:chr m:val="̃"/>
                    </m:accPr>
                    <m:e>
                      <m:r>
                        <m:t>0</m:t>
                      </m:r>
                    </m:e>
                  </m:acc>
                </m:e>
                <m:sub>
                  <m:r>
                    <m:t>n</m:t>
                  </m:r>
                </m:sub>
              </m:sSub>
              <m:r>
                <m:rPr>
                  <m:sty m:val="p"/>
                </m:rPr>
                <m:t>=</m:t>
              </m:r>
              <m:sSup>
                <m:e>
                  <m:r>
                    <m:rPr>
                      <m:sty m:val="bi"/>
                    </m:rPr>
                    <m:t>A</m:t>
                  </m:r>
                </m:e>
                <m:sup>
                  <m:r>
                    <m:rPr>
                      <m:sty m:val="p"/>
                    </m:rPr>
                    <m:t>⊤</m:t>
                  </m:r>
                </m:sup>
              </m:sSup>
              <m:r>
                <m:rPr>
                  <m:sty m:val="bi"/>
                </m:rPr>
                <m:t>A</m:t>
              </m:r>
              <m:acc>
                <m:accPr>
                  <m:chr m:val="̃"/>
                </m:accPr>
                <m:e>
                  <m:r>
                    <m:t>x</m:t>
                  </m:r>
                </m:e>
              </m:acc>
              <m:r>
                <m:rPr>
                  <m:nor/>
                  <m:sty m:val="p"/>
                </m:rPr>
                <m:t>)</m:t>
              </m:r>
            </m:e>
            <m:e>
              <m:r>
                <m:t>&amp;</m:t>
              </m:r>
              <m:r>
                <m:rPr>
                  <m:sty m:val="p"/>
                </m:rPr>
                <m:t>=</m:t>
              </m:r>
              <m:r>
                <m:t>​</m:t>
              </m:r>
              <m:d>
                <m:dPr>
                  <m:begChr m:val="("/>
                  <m:sepChr m:val=""/>
                  <m:endChr m:val=")"/>
                  <m:grow/>
                </m:dPr>
                <m:e>
                  <m:sSup>
                    <m:e>
                      <m:acc>
                        <m:accPr>
                          <m:chr m:val="̃"/>
                        </m:accPr>
                        <m:e>
                          <m:r>
                            <m:t>x</m:t>
                          </m:r>
                        </m:e>
                      </m:acc>
                    </m:e>
                    <m:sup>
                      <m:r>
                        <m:rPr>
                          <m:sty m:val="p"/>
                        </m:rPr>
                        <m:t>⊤</m:t>
                      </m:r>
                    </m:sup>
                  </m:sSup>
                  <m:sSup>
                    <m:e>
                      <m:r>
                        <m:rPr>
                          <m:sty m:val="bi"/>
                        </m:rPr>
                        <m:t>A</m:t>
                      </m:r>
                    </m:e>
                    <m:sup>
                      <m:r>
                        <m:rPr>
                          <m:sty m:val="p"/>
                        </m:rPr>
                        <m:t>⊤</m:t>
                      </m:r>
                    </m:sup>
                  </m:sSup>
                </m:e>
              </m:d>
              <m:r>
                <m:t>​</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rPr>
                  <m:sty m:val="p"/>
                </m:rPr>
                <m:t>(</m:t>
              </m:r>
              <m:r>
                <m:rPr>
                  <m:sty m:val="bi"/>
                </m:rPr>
                <m:t>A</m:t>
              </m:r>
              <m:acc>
                <m:accPr>
                  <m:chr m:val="̃"/>
                </m:accPr>
                <m:e>
                  <m:r>
                    <m:t>x</m:t>
                  </m:r>
                </m:e>
              </m:acc>
              <m:r>
                <m:rPr>
                  <m:sty m:val="p"/>
                </m:rPr>
                <m:t>)</m:t>
              </m:r>
              <m:r>
                <m:rPr>
                  <m:sty m:val="p"/>
                </m:rPr>
                <m:t>⋅</m:t>
              </m:r>
              <m:r>
                <m:rPr>
                  <m:sty m:val="p"/>
                </m:rPr>
                <m:t>(</m:t>
              </m:r>
              <m:r>
                <m:rPr>
                  <m:sty m:val="bi"/>
                </m:rPr>
                <m:t>A</m:t>
              </m:r>
              <m:acc>
                <m:accPr>
                  <m:chr m:val="̃"/>
                </m:accPr>
                <m:e>
                  <m:r>
                    <m:t>x</m:t>
                  </m:r>
                </m:e>
              </m:acc>
              <m:r>
                <m:rPr>
                  <m:sty m:val="p"/>
                </m:rPr>
                <m:t>)</m:t>
              </m:r>
              <m:r>
                <m:t>&amp;</m:t>
              </m:r>
              <m:r>
                <m:t>&amp;</m:t>
              </m:r>
              <m:r>
                <m:rPr>
                  <m:nor/>
                  <m:sty m:val="p"/>
                </m:rPr>
                <m:t>(</m:t>
              </m:r>
              <m:r>
                <m:rPr>
                  <m:nor/>
                  <m:sty m:val="p"/>
                </m:rPr>
                <m:t>Example 20</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&amp;</m:t>
              </m:r>
              <m:r>
                <m:t>&amp;</m:t>
              </m:r>
              <m:r>
                <m:rPr>
                  <m:nor/>
                  <m:sty m:val="p"/>
                </m:rPr>
                <m:t>(square both sides of </m:t>
              </m:r>
              <m:r>
                <m:rPr>
                  <m:nor/>
                  <m:sty m:val="p"/>
                </m:rPr>
                <m:t>Equation 2</m:t>
              </m:r>
              <m:r>
                <m:rPr>
                  <m:nor/>
                  <m:sty m:val="p"/>
                </m:rPr>
                <m:t>)</m:t>
              </m:r>
            </m:e>
          </m:eqArr>
        </m:oMath>
      </m:oMathPara>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p>
    <w:bookmarkStart w:id="259" w:name="exm-null-gram"/>
    <w:p>
      <w:pPr>
        <w:pStyle w:val="BodyText"/>
      </w:pPr>
      <w:r>
        <w:rPr>
          <w:b/>
          <w:bCs/>
        </w:rPr>
        <w:t xml:space="preserve">Example 65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3</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58</w:t>
        </w:r>
      </w:hyperlink>
      <w:r>
        <w:t xml:space="preserve">.</w:t>
      </w:r>
    </w:p>
    <w:bookmarkEnd w:id="259"/>
    <w:bookmarkEnd w:id="260"/>
    <w:bookmarkStart w:id="299"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61" name="Picture"/>
                  <a:graphic>
                    <a:graphicData uri="http://schemas.openxmlformats.org/drawingml/2006/picture">
                      <pic:pic>
                        <pic:nvPicPr>
                          <pic:cNvPr descr="/opt/quarto/share/formats/docx/note.png" id="262"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(2024f)</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63" w:name="thm-rank-dim"/>
    <w:p>
      <w:pPr>
        <w:pStyle w:val="BodyText"/>
      </w:pPr>
      <w:r>
        <w:rPr>
          <w:b/>
          <w:bCs/>
        </w:rPr>
        <w:t xml:space="preserve">Theorem 38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63"/>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44</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44</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m:oMath>
        <m:sSub>
          <m:e>
            <m:acc>
              <m:accPr>
                <m:chr m:val="̃"/>
              </m:accPr>
              <m:e>
                <m:r>
                  <m:t>a</m:t>
                </m:r>
              </m:e>
            </m:acc>
          </m:e>
          <m:sub>
            <m:r>
              <m:t>j</m:t>
            </m:r>
          </m:sub>
        </m:sSub>
      </m:oMath>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28</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22</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32</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51</w:t>
        </w:r>
      </w:hyperlink>
      <w:r>
        <w:t xml:space="preserve">).</w:t>
      </w:r>
      <w:r>
        <w:t xml:space="preserve"> </w:t>
      </w:r>
      <w:r>
        <w:t xml:space="preserve">If</w:t>
      </w:r>
      <w:r>
        <w:t xml:space="preserve"> </w:t>
      </w:r>
      <m:oMath>
        <m:r>
          <m:t>r</m:t>
        </m:r>
        <m:r>
          <m:rPr>
            <m:sty m:val="p"/>
          </m:rPr>
          <m:t>=</m:t>
        </m:r>
        <m:r>
          <m:t>0</m:t>
        </m:r>
      </m:oMath>
      <w:r>
        <w:t xml:space="preserve">, every column is</w:t>
      </w:r>
      <w:r>
        <w:t xml:space="preserve"> </w:t>
      </w:r>
      <m:oMath>
        <m:sSub>
          <m:e>
            <m:acc>
              <m:accPr>
                <m:chr m:val="̃"/>
              </m:accPr>
              <m:e>
                <m:r>
                  <m:t>0</m:t>
                </m:r>
              </m:e>
            </m:acc>
          </m:e>
          <m:sub>
            <m:r>
              <m:t>m</m:t>
            </m:r>
          </m:sub>
        </m:sSub>
      </m:oMath>
      <w:r>
        <w:t xml:space="preserve">,</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m</m:t>
                </m:r>
              </m:sub>
            </m:sSub>
          </m:e>
        </m:d>
        <m:r>
          <m:t>​</m:t>
        </m:r>
      </m:oMath>
      <w:r>
        <w:t xml:space="preserve">, and both sides are</w:t>
      </w:r>
      <w:r>
        <w:t xml:space="preserve"> </w:t>
      </w:r>
      <m:oMath>
        <m:r>
          <m:t>0</m:t>
        </m:r>
      </m:oMath>
      <w:r>
        <w:t xml:space="preserve">.</w:t>
      </w:r>
    </w:p>
    <w:bookmarkStart w:id="264" w:name="exm-rank-dim"/>
    <w:p>
      <w:pPr>
        <w:pStyle w:val="BodyText"/>
      </w:pPr>
      <w:r>
        <w:rPr>
          <w:b/>
          <w:bCs/>
        </w:rPr>
        <w:t xml:space="preserve">Example 66 (The rank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38</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64"/>
    <w:bookmarkStart w:id="265" w:name="def-nullity"/>
    <w:p>
      <w:pPr>
        <w:pStyle w:val="BodyText"/>
      </w:pPr>
      <w:r>
        <w:rPr>
          <w:b/>
          <w:bCs/>
        </w:rPr>
        <w:t xml:space="preserve">Definition 58 (Nullity)</w:t>
      </w:r>
      <w:r>
        <w:t xml:space="preserve"> </w:t>
      </w:r>
      <w:r>
        <w:t xml:space="preserve">The</w:t>
      </w:r>
      <w:r>
        <w:t xml:space="preserve"> </w:t>
      </w:r>
      <w:r>
        <w:rPr>
          <w:b/>
          <w:bCs/>
        </w:rPr>
        <w:t xml:space="preserve">nullity</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54</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65"/>
    <w:bookmarkStart w:id="266" w:name="exm-nullity"/>
    <w:p>
      <w:pPr>
        <w:pStyle w:val="FirstParagraph"/>
      </w:pPr>
      <w:r>
        <w:rPr>
          <w:b/>
          <w:bCs/>
        </w:rPr>
        <w:t xml:space="preserve">Example 67 (The nullity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58</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m:oMath>
        <m:r>
          <m:rPr>
            <m:sty m:val="bi"/>
          </m:rPr>
          <m:t>I</m:t>
        </m:r>
        <m:acc>
          <m:accPr>
            <m:chr m:val="̃"/>
          </m:accPr>
          <m:e>
            <m:r>
              <m:t>x</m:t>
            </m:r>
          </m:e>
        </m:acc>
        <m:r>
          <m:rPr>
            <m:sty m:val="p"/>
          </m:rPr>
          <m:t>=</m:t>
        </m:r>
        <m:acc>
          <m:accPr>
            <m:chr m:val="̃"/>
          </m:accPr>
          <m:e>
            <m:r>
              <m:t>x</m:t>
            </m:r>
          </m:e>
        </m:acc>
      </m:oMath>
      <w:r>
        <w:t xml:space="preserve"> </w:t>
      </w:r>
      <w:r>
        <w:t xml:space="preserve">is</w:t>
      </w:r>
      <w:r>
        <w:t xml:space="preserve"> </w:t>
      </w:r>
      <m:oMath>
        <m:sSub>
          <m:e>
            <m:acc>
              <m:accPr>
                <m:chr m:val="̃"/>
              </m:accPr>
              <m:e>
                <m:r>
                  <m:t>0</m:t>
                </m:r>
              </m:e>
            </m:acc>
          </m:e>
          <m:sub>
            <m:r>
              <m:t>2</m:t>
            </m:r>
          </m:sub>
        </m:sSub>
      </m:oMath>
      <w:r>
        <w:t xml:space="preserve"> </w:t>
      </w:r>
      <w:r>
        <w:t xml:space="preserve">only when</w:t>
      </w:r>
      <w:r>
        <w:t xml:space="preserve"> </w:t>
      </w:r>
      <m:oMath>
        <m:acc>
          <m:accPr>
            <m:chr m:val="̃"/>
          </m:accPr>
          <m:e>
            <m:r>
              <m:t>x</m:t>
            </m:r>
          </m:e>
        </m:acc>
        <m:r>
          <m:rPr>
            <m:sty m:val="p"/>
          </m:rPr>
          <m:t>=</m:t>
        </m:r>
        <m:sSub>
          <m:e>
            <m:acc>
              <m:accPr>
                <m:chr m:val="̃"/>
              </m:accPr>
              <m:e>
                <m:r>
                  <m:t>0</m:t>
                </m:r>
              </m:e>
            </m:acc>
          </m:e>
          <m:sub>
            <m:r>
              <m:t>2</m:t>
            </m:r>
          </m:sub>
        </m:sSub>
      </m:oMath>
      <w:r>
        <w:t xml:space="preserve">.</w:t>
      </w:r>
    </w:p>
    <w:bookmarkEnd w:id="266"/>
    <w:bookmarkStart w:id="267" w:name="thm-rank-nullity"/>
    <w:p>
      <w:pPr>
        <w:pStyle w:val="BodyText"/>
      </w:pPr>
      <w:r>
        <w:rPr>
          <w:b/>
          <w:bCs/>
        </w:rPr>
        <w:t xml:space="preserve">Theorem 39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67"/>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oMath>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r>
              <m:t>n</m:t>
            </m:r>
            <m:r>
              <m:rPr>
                <m:sty m:val="p"/>
              </m:rPr>
              <m:t>−</m:t>
            </m:r>
            <m:r>
              <m:t>ν</m:t>
            </m:r>
          </m:sub>
        </m:sSub>
      </m:oMath>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27</w:t>
        </w:r>
      </w:hyperlink>
      <w:r>
        <w:t xml:space="preserve">,</w:t>
      </w:r>
      <w:r>
        <w:t xml:space="preserve"> </w:t>
      </w:r>
      <w:hyperlink w:anchor="exm-dimension">
        <w:r>
          <w:rPr>
            <w:rStyle w:val="Hyperlink"/>
          </w:rPr>
          <w:t xml:space="preserve">Example 50</w:t>
        </w:r>
      </w:hyperlink>
      <w:r>
        <w:t xml:space="preserve">).</w:t>
      </w:r>
      <w:r>
        <w:t xml:space="preserve"> </w:t>
      </w:r>
      <w:r>
        <w:t xml:space="preserve">We show that</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24</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m:oMath>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r>
          <m:t> </m:t>
        </m:r>
        <m:r>
          <m:rPr>
            <m:sty m:val="bi"/>
          </m:rPr>
          <m:t>A</m:t>
        </m:r>
        <m:sSub>
          <m:e>
            <m:acc>
              <m:accPr>
                <m:chr m:val="̃"/>
              </m:accPr>
              <m:e>
                <m:r>
                  <m:t>y</m:t>
                </m:r>
              </m:e>
            </m:acc>
          </m:e>
          <m:sub>
            <m:r>
              <m:t>i</m:t>
            </m:r>
          </m:sub>
        </m:sSub>
        <m:r>
          <m:rPr>
            <m:sty m:val="p"/>
          </m:rPr>
          <m:t>=</m:t>
        </m:r>
        <m:sSub>
          <m:e>
            <m:acc>
              <m:accPr>
                <m:chr m:val="̃"/>
              </m:accPr>
              <m:e>
                <m:r>
                  <m:t>0</m:t>
                </m:r>
              </m:e>
            </m:acc>
          </m:e>
          <m:sub>
            <m:r>
              <m:t>m</m:t>
            </m:r>
          </m:sub>
        </m:sSub>
      </m:oMath>
      <w:r>
        <w:t xml:space="preserve">.</w:t>
      </w:r>
      <w:r>
        <w:t xml:space="preserve"> </w:t>
      </w:r>
      <w:r>
        <w:t xml:space="preserve">Then</w:t>
      </w:r>
      <w:r>
        <w:t xml:space="preserve"> </w:t>
      </w:r>
      <m:oMath>
        <m:r>
          <m:rPr>
            <m:sty m:val="bi"/>
          </m:rPr>
          <m:t>A</m:t>
        </m:r>
        <m:r>
          <m:t> </m:t>
        </m:r>
        <m:r>
          <m:t>​</m:t>
        </m:r>
        <m:d>
          <m:dPr>
            <m:begChr m:val="("/>
            <m:sepChr m:val=""/>
            <m:endChr m:val=")"/>
            <m:grow/>
          </m:dPr>
          <m:e>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e>
        </m:d>
        <m:r>
          <m:t>​</m:t>
        </m:r>
        <m:r>
          <m:rPr>
            <m:sty m:val="p"/>
          </m:rPr>
          <m:t>=</m:t>
        </m:r>
        <m:sSub>
          <m:e>
            <m:acc>
              <m:accPr>
                <m:chr m:val="̃"/>
              </m:accPr>
              <m:e>
                <m:r>
                  <m:t>0</m:t>
                </m:r>
              </m:e>
            </m:acc>
          </m:e>
          <m:sub>
            <m:r>
              <m:t>m</m:t>
            </m:r>
          </m:sub>
        </m:sSub>
      </m:oMath>
      <w:r>
        <w:t xml:space="preserve"> </w:t>
      </w:r>
      <w:r>
        <w:t xml:space="preserve">(</w:t>
      </w:r>
      <w:hyperlink w:anchor="thm-matvec-linear">
        <w:r>
          <w:rPr>
            <w:rStyle w:val="Hyperlink"/>
          </w:rPr>
          <w:t xml:space="preserve">Theorem 24</w:t>
        </w:r>
      </w:hyperlink>
      <w:r>
        <w:t xml:space="preserve">),</w:t>
      </w:r>
      <w:r>
        <w:t xml:space="preserve"> </w:t>
      </w:r>
      <w:r>
        <w:t xml:space="preserve">so</w:t>
      </w:r>
      <w:r>
        <w:t xml:space="preserve"> </w:t>
      </w:r>
      <m:oMath>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it equals</w:t>
      </w:r>
      <w:r>
        <w:t xml:space="preserve"> </w:t>
      </w:r>
      <m:oMath>
        <m:nary>
          <m:naryPr>
            <m:chr m:val="∑"/>
            <m:limLoc m:val="undOvr"/>
            <m:subHide m:val="off"/>
            <m:supHide m:val="off"/>
          </m:naryPr>
          <m:sub>
            <m:r>
              <m:t>j</m:t>
            </m:r>
            <m:r>
              <m:rPr>
                <m:sty m:val="p"/>
              </m:rPr>
              <m:t>=</m:t>
            </m:r>
            <m:r>
              <m:t>1</m:t>
            </m:r>
          </m:sub>
          <m:sup>
            <m:r>
              <m:t>ν</m:t>
            </m:r>
          </m:sup>
          <m:e>
            <m:sSub>
              <m:e>
                <m:r>
                  <m:t>u</m:t>
                </m:r>
              </m:e>
              <m:sub>
                <m:r>
                  <m:t>j</m:t>
                </m:r>
              </m:sub>
            </m:sSub>
          </m:e>
        </m:nary>
        <m:sSub>
          <m:e>
            <m:acc>
              <m:accPr>
                <m:chr m:val="̃"/>
              </m:accPr>
              <m:e>
                <m:r>
                  <m:t>x</m:t>
                </m:r>
              </m:e>
            </m:acc>
          </m:e>
          <m:sub>
            <m:r>
              <m:t>j</m:t>
            </m:r>
          </m:sub>
        </m:sSub>
      </m:oMath>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m:oMath>
        <m:sSub>
          <m:e>
            <m:acc>
              <m:accPr>
                <m:chr m:val="̃"/>
              </m:accPr>
              <m:e>
                <m:r>
                  <m:t>x</m:t>
                </m:r>
              </m:e>
            </m:acc>
          </m:e>
          <m:sub>
            <m:r>
              <m:t>j</m:t>
            </m:r>
          </m:sub>
        </m:sSub>
      </m:oMath>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m:oMathPara>
        <m:oMathParaPr>
          <m:jc m:val="center"/>
        </m:oMathParaPr>
        <m:oMath>
          <m:nary>
            <m:naryPr>
              <m:chr m:val="∑"/>
              <m:limLoc m:val="undOvr"/>
              <m:subHide m:val="off"/>
              <m:supHide m:val="off"/>
            </m:naryPr>
            <m:sub>
              <m:r>
                <m:t>j</m:t>
              </m:r>
              <m:r>
                <m:rPr>
                  <m:sty m:val="p"/>
                </m:rPr>
                <m:t>=</m:t>
              </m:r>
              <m:r>
                <m:t>1</m:t>
              </m:r>
            </m:sub>
            <m:sup>
              <m:r>
                <m:t>ν</m:t>
              </m:r>
            </m:sup>
            <m:e>
              <m:r>
                <m:rPr>
                  <m:sty m:val="p"/>
                </m:rPr>
                <m:t>(</m:t>
              </m:r>
            </m:e>
          </m:nary>
          <m:r>
            <m:rPr>
              <m:sty m:val="p"/>
            </m:rPr>
            <m:t>−</m:t>
          </m:r>
          <m:sSub>
            <m:e>
              <m:r>
                <m:t>u</m:t>
              </m:r>
            </m:e>
            <m:sub>
              <m:r>
                <m:t>j</m:t>
              </m:r>
            </m:sub>
          </m:sSub>
          <m:r>
            <m:rPr>
              <m:sty m:val="p"/>
            </m:rPr>
            <m:t>)</m:t>
          </m:r>
          <m:r>
            <m:t> </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sSub>
            <m:e>
              <m:acc>
                <m:accPr>
                  <m:chr m:val="̃"/>
                </m:accPr>
                <m:e>
                  <m:r>
                    <m:t>y</m:t>
                  </m:r>
                </m:e>
              </m:acc>
            </m:e>
            <m:sub>
              <m:r>
                <m:t>i</m:t>
              </m:r>
            </m:sub>
          </m:sSub>
          <m:r>
            <m:rPr>
              <m:sty m:val="p"/>
            </m:rPr>
            <m:t>=</m:t>
          </m:r>
          <m:sSub>
            <m:e>
              <m:acc>
                <m:accPr>
                  <m:chr m:val="̃"/>
                </m:accPr>
                <m:e>
                  <m:r>
                    <m:t>0</m:t>
                  </m:r>
                </m:e>
              </m:acc>
            </m:e>
            <m:sub>
              <m:r>
                <m:t>n</m:t>
              </m:r>
            </m:sub>
          </m:sSub>
          <m:r>
            <m:rPr>
              <m:sty m:val="p"/>
            </m:rPr>
            <m:t>,</m:t>
          </m:r>
        </m:oMath>
      </m:oMathPara>
    </w:p>
    <w:p>
      <w:pPr>
        <w:pStyle w:val="FirstParagraph"/>
      </w:pPr>
      <w:r>
        <w:t xml:space="preserve">and because the</w:t>
      </w:r>
      <w:r>
        <w:t xml:space="preserve"> </w:t>
      </w:r>
      <m:oMath>
        <m:acc>
          <m:accPr>
            <m:chr m:val="̃"/>
          </m:accPr>
          <m:e>
            <m:r>
              <m:t>x</m:t>
            </m:r>
          </m:e>
        </m:acc>
      </m:oMath>
      <w:r>
        <w:t xml:space="preserve">’s and</w:t>
      </w:r>
      <w:r>
        <w:t xml:space="preserve"> </w:t>
      </w:r>
      <m:oMath>
        <m:acc>
          <m:accPr>
            <m:chr m:val="̃"/>
          </m:accPr>
          <m:e>
            <m:r>
              <m:t>y</m:t>
            </m:r>
          </m:e>
        </m:acc>
      </m:oMath>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m:oMath>
        <m:acc>
          <m:accPr>
            <m:chr m:val="̃"/>
          </m:accPr>
          <m:e>
            <m:r>
              <m:t>w</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w</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52</w:t>
        </w:r>
      </w:hyperlink>
      <w:r>
        <w:t xml:space="preserve">).</w:t>
      </w:r>
      <w:r>
        <w:t xml:space="preserve"> </w:t>
      </w:r>
      <w:r>
        <w:t xml:space="preserve">Write</w:t>
      </w:r>
      <w:r>
        <w:t xml:space="preserve"> </w:t>
      </w:r>
      <m:oMath>
        <m:acc>
          <m:accPr>
            <m:chr m:val="̃"/>
          </m:accPr>
          <m:e>
            <m:r>
              <m:t>z</m:t>
            </m:r>
          </m:e>
        </m:acc>
        <m:r>
          <m:rPr>
            <m:sty m:val="p"/>
          </m:rPr>
          <m:t>=</m:t>
        </m:r>
        <m:nary>
          <m:naryPr>
            <m:chr m:val="∑"/>
            <m:limLoc m:val="undOvr"/>
            <m:subHide m:val="off"/>
            <m:supHide m:val="on"/>
          </m:naryPr>
          <m:sub>
            <m:r>
              <m:t>j</m:t>
            </m:r>
          </m:sub>
          <m:sup>
            <m:r>
              <m:t>​</m:t>
            </m:r>
          </m:sup>
          <m:e>
            <m:sSub>
              <m:e>
                <m:r>
                  <m:t>a</m:t>
                </m:r>
              </m:e>
              <m:sub>
                <m:r>
                  <m:t>j</m:t>
                </m:r>
              </m:sub>
            </m:sSub>
          </m:e>
        </m:nary>
        <m:sSub>
          <m:e>
            <m:acc>
              <m:accPr>
                <m:chr m:val="̃"/>
              </m:accPr>
              <m:e>
                <m:r>
                  <m:t>x</m:t>
                </m:r>
              </m:e>
            </m:acc>
          </m:e>
          <m:sub>
            <m:r>
              <m:t>j</m:t>
            </m:r>
          </m:sub>
        </m:sSub>
        <m:r>
          <m:rPr>
            <m:sty m:val="p"/>
          </m:rPr>
          <m:t>+</m:t>
        </m:r>
        <m:nary>
          <m:naryPr>
            <m:chr m:val="∑"/>
            <m:limLoc m:val="undOvr"/>
            <m:subHide m:val="off"/>
            <m:supHide m:val="on"/>
          </m:naryPr>
          <m:sub>
            <m:r>
              <m:t>i</m:t>
            </m:r>
          </m:sub>
          <m:sup>
            <m:r>
              <m:t>​</m:t>
            </m:r>
          </m:sup>
          <m:e>
            <m:sSub>
              <m:e>
                <m:r>
                  <m:t>b</m:t>
                </m:r>
              </m:e>
              <m:sub>
                <m:r>
                  <m:t>i</m:t>
                </m:r>
              </m:sub>
            </m:sSub>
          </m:e>
        </m:nary>
        <m:sSub>
          <m:e>
            <m:acc>
              <m:accPr>
                <m:chr m:val="̃"/>
              </m:accPr>
              <m:e>
                <m:r>
                  <m:t>y</m:t>
                </m:r>
              </m:e>
            </m:acc>
          </m:e>
          <m:sub>
            <m:r>
              <m:t>i</m:t>
            </m:r>
          </m:sub>
        </m:sSub>
      </m:oMath>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m:oMathPara>
        <m:oMathParaPr>
          <m:jc m:val="center"/>
        </m:oMathParaPr>
        <m:oMath>
          <m:eqArr>
            <m:e>
              <m:acc>
                <m:accPr>
                  <m:chr m:val="̃"/>
                </m:accPr>
                <m:e>
                  <m:r>
                    <m:t>w</m:t>
                  </m:r>
                </m:e>
              </m:acc>
              <m:r>
                <m:t>&amp;</m:t>
              </m:r>
              <m:r>
                <m:rPr>
                  <m:sty m:val="p"/>
                </m:rPr>
                <m:t>=</m:t>
              </m:r>
              <m:r>
                <m:rPr>
                  <m:sty m:val="bi"/>
                </m:rPr>
                <m:t>A</m:t>
              </m:r>
              <m:r>
                <m:t> </m:t>
              </m:r>
              <m:r>
                <m:t>​</m:t>
              </m:r>
              <m:d>
                <m:dPr>
                  <m:begChr m:val="("/>
                  <m:sepChr m:val=""/>
                  <m:endChr m:val=")"/>
                  <m:grow/>
                </m:dPr>
                <m:e>
                  <m:nary>
                    <m:naryPr>
                      <m:chr m:val="∑"/>
                      <m:limLoc m:val="undOvr"/>
                      <m:subHide m:val="off"/>
                      <m:supHide m:val="off"/>
                    </m:naryPr>
                    <m:sub>
                      <m:r>
                        <m:t>j</m:t>
                      </m:r>
                      <m:r>
                        <m:rPr>
                          <m:sty m:val="p"/>
                        </m:rPr>
                        <m:t>=</m:t>
                      </m:r>
                      <m:r>
                        <m:t>1</m:t>
                      </m:r>
                    </m:sub>
                    <m:sup>
                      <m:r>
                        <m:t>ν</m:t>
                      </m:r>
                    </m:sup>
                    <m:e>
                      <m:sSub>
                        <m:e>
                          <m:r>
                            <m:t>a</m:t>
                          </m:r>
                        </m:e>
                        <m:sub>
                          <m:r>
                            <m:t>j</m:t>
                          </m:r>
                        </m:sub>
                      </m:sSub>
                    </m:e>
                  </m:nary>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sSub>
                    <m:e>
                      <m:acc>
                        <m:accPr>
                          <m:chr m:val="̃"/>
                        </m:accPr>
                        <m:e>
                          <m:r>
                            <m:t>y</m:t>
                          </m:r>
                        </m:e>
                      </m:acc>
                    </m:e>
                    <m:sub>
                      <m:r>
                        <m:t>i</m:t>
                      </m:r>
                    </m:sub>
                  </m:sSub>
                </m:e>
              </m:d>
              <m:r>
                <m:t>​</m:t>
              </m:r>
              <m:r>
                <m:t>&amp;</m:t>
              </m:r>
              <m:r>
                <m:t>&amp;</m:t>
              </m:r>
              <m:r>
                <m:rPr>
                  <m:nor/>
                  <m:sty m:val="p"/>
                </m:rPr>
                <m:t>(substitute </m:t>
              </m:r>
              <m:acc>
                <m:accPr>
                  <m:chr m:val="̃"/>
                </m:accPr>
                <m:e>
                  <m:r>
                    <m:t>z</m:t>
                  </m:r>
                </m:e>
              </m:acc>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r>
                <m:rPr>
                  <m:sty m:val="bi"/>
                </m:rPr>
                <m:t>A</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m:t>
              </m:r>
              <m:r>
                <m:rPr>
                  <m:nor/>
                  <m:sty m:val="p"/>
                </m:rPr>
                <m:t>Theorem 24</m:t>
              </m:r>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sSub>
                <m:e>
                  <m:acc>
                    <m:accPr>
                      <m:chr m:val="̃"/>
                    </m:accPr>
                    <m:e>
                      <m:r>
                        <m:t>0</m:t>
                      </m:r>
                    </m:e>
                  </m:acc>
                </m:e>
                <m:sub>
                  <m:r>
                    <m:t>m</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(each </m:t>
              </m:r>
              <m:sSub>
                <m:e>
                  <m:acc>
                    <m:accPr>
                      <m:chr m:val="̃"/>
                    </m:accPr>
                    <m:e>
                      <m:r>
                        <m:t>x</m:t>
                      </m:r>
                    </m:e>
                  </m:acc>
                </m:e>
                <m:sub>
                  <m:r>
                    <m:t>j</m:t>
                  </m:r>
                </m:sub>
              </m:sSub>
              <m:r>
                <m:rPr>
                  <m:sty m:val="p"/>
                </m:rPr>
                <m:t>∈</m:t>
              </m:r>
              <m:r>
                <m:rPr>
                  <m:scr m:val="script"/>
                  <m:sty m:val="p"/>
                </m:rPr>
                <m:t>N</m:t>
              </m:r>
              <m:r>
                <m:rPr>
                  <m:sty m:val="p"/>
                </m:rPr>
                <m:t>(</m:t>
              </m:r>
              <m:r>
                <m:rPr>
                  <m:sty m:val="bi"/>
                </m:rPr>
                <m:t>A</m:t>
              </m:r>
              <m:r>
                <m:rPr>
                  <m:sty m:val="p"/>
                </m:rPr>
                <m:t>)</m:t>
              </m:r>
              <m:r>
                <m:rPr>
                  <m:nor/>
                  <m:sty m:val="p"/>
                </m:rPr>
                <m:t>)</m:t>
              </m:r>
            </m:e>
            <m:e>
              <m:r>
                <m:t>&amp;</m:t>
              </m:r>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rPr>
                  <m:sty m:val="p"/>
                </m:rPr>
                <m:t>,</m:t>
              </m:r>
              <m:r>
                <m:t>&amp;</m:t>
              </m:r>
              <m:r>
                <m:t>&amp;</m:t>
              </m:r>
              <m:r>
                <m:rPr>
                  <m:nor/>
                  <m:sty m:val="p"/>
                </m:rPr>
                <m:t>(drop the zero terms)</m:t>
              </m:r>
            </m:e>
          </m:eqArr>
        </m:oMath>
      </m:oMathPara>
    </w:p>
    <w:p>
      <w:pPr>
        <w:pStyle w:val="FirstParagraph"/>
      </w:pPr>
      <w:r>
        <w:t xml:space="preserve">a linear combination of</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38</w:t>
        </w:r>
      </w:hyperlink>
      <w:r>
        <w:t xml:space="preserve">.</w:t>
      </w:r>
    </w:p>
    <w:bookmarkStart w:id="268" w:name="exm-rank-nullity"/>
    <w:p>
      <w:pPr>
        <w:pStyle w:val="BodyText"/>
      </w:pPr>
      <w:r>
        <w:rPr>
          <w:b/>
          <w:bCs/>
        </w:rPr>
        <w:t xml:space="preserve">Example 68 (Checking rank-nullity on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66</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67</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67</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68"/>
    <w:bookmarkStart w:id="269" w:name="thm-rank-product"/>
    <w:p>
      <w:pPr>
        <w:pStyle w:val="BodyText"/>
      </w:pPr>
      <w:r>
        <w:rPr>
          <w:b/>
          <w:bCs/>
        </w:rPr>
        <w:t xml:space="preserve">Theorem 40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69"/>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m:oMath>
        <m:r>
          <m:rPr>
            <m:sty m:val="p"/>
          </m:rPr>
          <m:t>(</m:t>
        </m:r>
        <m:r>
          <m:rPr>
            <m:sty m:val="bi"/>
          </m:rPr>
          <m:t>A</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 </w:t>
      </w:r>
      <w:r>
        <w:t xml:space="preserve">(</w:t>
      </w:r>
      <w:hyperlink w:anchor="def-column-space">
        <w:r>
          <w:rPr>
            <w:rStyle w:val="Hyperlink"/>
          </w:rPr>
          <w:t xml:space="preserve">Definition 52</w:t>
        </w:r>
      </w:hyperlink>
      <w:r>
        <w:t xml:space="preserve">), and</w:t>
      </w:r>
    </w:p>
    <w:p>
      <w:pPr>
        <w:pStyle w:val="BodyText"/>
      </w:pPr>
      <m:oMathPara>
        <m:oMathParaPr>
          <m:jc m:val="center"/>
        </m:oMathParaPr>
        <m:oMath>
          <m:eqArr>
            <m:e>
              <m:r>
                <m:rPr>
                  <m:sty m:val="p"/>
                </m:rPr>
                <m:t>(</m:t>
              </m:r>
              <m:r>
                <m:rPr>
                  <m:sty m:val="bi"/>
                </m:rPr>
                <m:t>A</m:t>
              </m:r>
              <m:r>
                <m:rPr>
                  <m:sty m:val="bi"/>
                </m:rPr>
                <m:t>B</m:t>
              </m:r>
              <m:r>
                <m:rPr>
                  <m:sty m:val="p"/>
                </m:rPr>
                <m:t>)</m:t>
              </m:r>
              <m:r>
                <m:t> </m:t>
              </m:r>
              <m:acc>
                <m:accPr>
                  <m:chr m:val="̃"/>
                </m:accPr>
                <m:e>
                  <m:r>
                    <m:t>x</m:t>
                  </m:r>
                </m:e>
              </m:acc>
              <m:r>
                <m:t>&amp;</m:t>
              </m:r>
              <m:r>
                <m:rPr>
                  <m:sty m:val="p"/>
                </m:rPr>
                <m:t>=</m:t>
              </m:r>
              <m:r>
                <m:rPr>
                  <m:sty m:val="bi"/>
                </m:rPr>
                <m:t>A</m:t>
              </m:r>
              <m:r>
                <m:t> </m:t>
              </m:r>
              <m:r>
                <m:rPr>
                  <m:sty m:val="p"/>
                </m:rPr>
                <m:t>(</m:t>
              </m:r>
              <m:r>
                <m:rPr>
                  <m:sty m:val="bi"/>
                </m:rPr>
                <m:t>B</m:t>
              </m:r>
              <m:acc>
                <m:accPr>
                  <m:chr m:val="̃"/>
                </m:accPr>
                <m:e>
                  <m:r>
                    <m:t>x</m:t>
                  </m:r>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is</w:t>
      </w:r>
      <w:r>
        <w:t xml:space="preserve"> </w:t>
      </w:r>
      <m:oMath>
        <m:r>
          <m:rPr>
            <m:sty m:val="bi"/>
          </m:rPr>
          <m:t>A</m:t>
        </m:r>
      </m:oMath>
      <w:r>
        <w:t xml:space="preserve"> </w:t>
      </w:r>
      <w:r>
        <w:t xml:space="preserve">times the vector</w:t>
      </w:r>
      <w:r>
        <w:t xml:space="preserve"> </w:t>
      </w:r>
      <m:oMath>
        <m:r>
          <m:rPr>
            <m:sty m:val="bi"/>
          </m:rPr>
          <m:t>B</m:t>
        </m:r>
        <m:acc>
          <m:accPr>
            <m:chr m:val="̃"/>
          </m:accPr>
          <m:e>
            <m:r>
              <m:t>x</m:t>
            </m:r>
          </m:e>
        </m:acc>
        <m:r>
          <m:rPr>
            <m:sty m:val="p"/>
          </m:rPr>
          <m:t>∈</m:t>
        </m:r>
        <m:sSup>
          <m:e>
            <m:r>
              <m:rPr>
                <m:scr m:val="double-struck"/>
                <m:sty m:val="p"/>
              </m:rPr>
              <m:t>R</m:t>
            </m:r>
          </m:e>
          <m:sup>
            <m:r>
              <m:t>n</m:t>
            </m:r>
          </m:sup>
        </m:sSup>
      </m:oMath>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32</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30</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38</m:t>
              </m:r>
              <m:r>
                <m:rPr>
                  <m:nor/>
                  <m:sty m:val="p"/>
                </m:rPr>
                <m:t>)</m:t>
              </m:r>
            </m:e>
          </m:eqArr>
        </m:oMath>
      </m:oMathPara>
    </w:p>
    <w:bookmarkStart w:id="270" w:name="exm-rank-product"/>
    <w:p>
      <w:pPr>
        <w:pStyle w:val="FirstParagraph"/>
      </w:pPr>
      <w:r>
        <w:rPr>
          <w:b/>
          <w:bCs/>
        </w:rPr>
        <w:t xml:space="preserve">Example 69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40</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70"/>
    <w:bookmarkStart w:id="271" w:name="thm-rank-transpose"/>
    <w:p>
      <w:pPr>
        <w:pStyle w:val="BodyText"/>
      </w:pPr>
      <w:r>
        <w:rPr>
          <w:b/>
          <w:bCs/>
        </w:rPr>
        <w:t xml:space="preserve">Theorem 41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71"/>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37</w:t>
        </w:r>
      </w:hyperlink>
      <w:r>
        <w:t xml:space="preserve">),</w:t>
      </w:r>
      <w:r>
        <w:t xml:space="preserve"> </w:t>
      </w:r>
      <w:r>
        <w:t xml:space="preserve">so they have the same nullity (</w:t>
      </w:r>
      <w:hyperlink w:anchor="def-nullity">
        <w:r>
          <w:rPr>
            <w:rStyle w:val="Hyperlink"/>
          </w:rPr>
          <w:t xml:space="preserve">Definition 58</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39</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39</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40</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40</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72" w:name="exm-rank-transpose"/>
    <w:p>
      <w:pPr>
        <w:pStyle w:val="BodyText"/>
      </w:pPr>
      <w:r>
        <w:rPr>
          <w:b/>
          <w:bCs/>
        </w:rPr>
        <w:t xml:space="preserve">Example 70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66</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65</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72"/>
    <w:bookmarkStart w:id="273"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73"/>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44</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41</w:t>
        </w:r>
      </w:hyperlink>
      <w:r>
        <w:t xml:space="preserve">).</w:t>
      </w:r>
    </w:p>
    <w:bookmarkStart w:id="274" w:name="exm-rank-bound"/>
    <w:p>
      <w:pPr>
        <w:pStyle w:val="BodyText"/>
      </w:pPr>
      <w:r>
        <w:rPr>
          <w:b/>
          <w:bCs/>
        </w:rPr>
        <w:t xml:space="preserve">Example 71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18</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74"/>
    <w:bookmarkStart w:id="276" w:name="def-affine-subspace"/>
    <w:p>
      <w:pPr>
        <w:pStyle w:val="BodyText"/>
      </w:pPr>
      <w:r>
        <w:rPr>
          <w:b/>
          <w:bCs/>
        </w:rPr>
        <w:t xml:space="preserve">Definition 59 (Affine subspace)</w:t>
      </w:r>
      <w:r>
        <w:t xml:space="preserve"> </w:t>
      </w:r>
      <w:r>
        <w:t xml:space="preserve">An</w:t>
      </w:r>
      <w:r>
        <w:t xml:space="preserve"> </w:t>
      </w:r>
      <w:r>
        <w:rPr>
          <w:b/>
          <w:bCs/>
        </w:rPr>
        <w:t xml:space="preserve">affine subspace</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m:oMathPara>
        <m:oMathParaPr>
          <m:jc m:val="center"/>
        </m:oMathParaPr>
        <m:oMath>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r>
                <m:rPr>
                  <m:scr m:val="script"/>
                  <m:sty m:val="p"/>
                </m:rPr>
                <m:t>S</m:t>
              </m:r>
            </m:e>
          </m:d>
          <m:r>
            <m:t>​</m:t>
          </m:r>
        </m:oMath>
      </m:oMathPara>
    </w:p>
    <w:p>
      <w:pPr>
        <w:pStyle w:val="FirstParagraph"/>
      </w:pPr>
      <w:r>
        <w:t xml:space="preserve">for some vector</w:t>
      </w:r>
      <w:r>
        <w:t xml:space="preserve"> </w:t>
      </w:r>
      <m:oMath>
        <m:sSub>
          <m:e>
            <m:acc>
              <m:accPr>
                <m:chr m:val="̃"/>
              </m:accPr>
              <m:e>
                <m:r>
                  <m:t>x</m:t>
                </m:r>
              </m:e>
            </m:acc>
          </m:e>
          <m:sub>
            <m:r>
              <m:t>0</m:t>
            </m:r>
          </m:sub>
        </m:sSub>
        <m:r>
          <m:rPr>
            <m:sty m:val="p"/>
          </m:rPr>
          <m:t>∈</m:t>
        </m:r>
        <m:sSup>
          <m:e>
            <m:r>
              <m:rPr>
                <m:scr m:val="double-struck"/>
                <m:sty m:val="p"/>
              </m:rPr>
              <m:t>R</m:t>
            </m:r>
          </m:e>
          <m:sup>
            <m:r>
              <m:t>p</m:t>
            </m:r>
          </m:sup>
        </m:sSup>
      </m:oMath>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w:t>
      </w:r>
      <w:r>
        <w:t xml:space="preserve"> </w:t>
      </w:r>
      <w:hyperlink r:id="rId275">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m:oMath>
        <m:sSub>
          <m:e>
            <m:acc>
              <m:accPr>
                <m:chr m:val="̃"/>
              </m:accPr>
              <m:e>
                <m:r>
                  <m:t>x</m:t>
                </m:r>
              </m:e>
            </m:acc>
          </m:e>
          <m:sub>
            <m:r>
              <m:t>0</m:t>
            </m:r>
          </m:sub>
        </m:sSub>
      </m:oMath>
      <w:r>
        <w:t xml:space="preserve"> </w:t>
      </w:r>
      <w:r>
        <w:t xml:space="preserve">(</w:t>
      </w:r>
      <w:hyperlink w:anchor="def-translation">
        <w:r>
          <w:rPr>
            <w:rStyle w:val="Hyperlink"/>
          </w:rPr>
          <w:t xml:space="preserve">Definition 37</w:t>
        </w:r>
      </w:hyperlink>
      <w:r>
        <w:t xml:space="preserve">).</w:t>
      </w:r>
    </w:p>
    <w:bookmarkEnd w:id="276"/>
    <w:bookmarkStart w:id="277" w:name="exm-affine-subspace"/>
    <w:p>
      <w:pPr>
        <w:pStyle w:val="BodyText"/>
      </w:pPr>
      <w:r>
        <w:rPr>
          <w:b/>
          <w:bCs/>
        </w:rPr>
        <w:t xml:space="preserve">Example 72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38</w:t>
        </w:r>
      </w:hyperlink>
      <w:r>
        <w:t xml:space="preserve"> </w:t>
      </w:r>
      <w:r>
        <w:t xml:space="preserve">is not a subspace,</w:t>
      </w:r>
      <w:r>
        <w:t xml:space="preserve"> </w:t>
      </w:r>
      <w:r>
        <w:t xml:space="preserve">but it is an affine subspace,</w:t>
      </w:r>
      <w:r>
        <w:t xml:space="preserve"> </w:t>
      </w:r>
      <w:r>
        <w:t xml:space="preserve">with</w:t>
      </w:r>
      <w:r>
        <w:t xml:space="preserve"> </w:t>
      </w:r>
      <m:oMath>
        <m:sSub>
          <m:e>
            <m:acc>
              <m:accPr>
                <m:chr m:val="̃"/>
              </m:accPr>
              <m:e>
                <m:r>
                  <m:t>x</m:t>
                </m:r>
              </m:e>
            </m:acc>
          </m:e>
          <m:sub>
            <m:r>
              <m:t>0</m:t>
            </m:r>
          </m:sub>
        </m:sSub>
        <m:r>
          <m:rPr>
            <m:sty m:val="p"/>
          </m:rPr>
          <m:t>=</m:t>
        </m:r>
        <m:r>
          <m:rPr>
            <m:sty m:val="p"/>
          </m:rPr>
          <m:t>(</m:t>
        </m:r>
        <m:r>
          <m:t>0</m:t>
        </m:r>
        <m:r>
          <m:rPr>
            <m:sty m:val="p"/>
          </m:rPr>
          <m:t>,</m:t>
        </m:r>
        <m:r>
          <m:t>1</m:t>
        </m:r>
        <m:r>
          <m:rPr>
            <m:sty m:val="p"/>
          </m:rPr>
          <m:t>)</m:t>
        </m:r>
      </m:oMath>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47</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m:oMath>
        <m:sSub>
          <m:e>
            <m:acc>
              <m:accPr>
                <m:chr m:val="̃"/>
              </m:accPr>
              <m:e>
                <m:r>
                  <m:t>x</m:t>
                </m:r>
              </m:e>
            </m:acc>
          </m:e>
          <m:sub>
            <m:r>
              <m:t>0</m:t>
            </m:r>
          </m:sub>
        </m:sSub>
        <m:r>
          <m:rPr>
            <m:sty m:val="p"/>
          </m:rPr>
          <m:t>=</m:t>
        </m:r>
        <m:acc>
          <m:accPr>
            <m:chr m:val="̃"/>
          </m:accPr>
          <m:e>
            <m:r>
              <m:t>0</m:t>
            </m:r>
          </m:e>
        </m:acc>
      </m:oMath>
      <w:r>
        <w:t xml:space="preserve">.</w:t>
      </w:r>
    </w:p>
    <w:bookmarkEnd w:id="277"/>
    <w:bookmarkStart w:id="278" w:name="thm-hyperplane-subspace"/>
    <w:p>
      <w:pPr>
        <w:pStyle w:val="BodyText"/>
      </w:pPr>
      <w:r>
        <w:rPr>
          <w:b/>
          <w:bCs/>
        </w:rPr>
        <w:t xml:space="preserve">Theorem 42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b</m:t>
            </m:r>
            <m:r>
              <m:rPr>
                <m:sty m:val="p"/>
              </m:rPr>
              <m:t>=</m:t>
            </m:r>
            <m:r>
              <m:t>0</m:t>
            </m:r>
          </m:e>
        </m:d>
        <m:r>
          <m:t>​</m:t>
        </m:r>
      </m:oMath>
      <w:r>
        <w:t xml:space="preserve"> </w:t>
      </w:r>
      <w:r>
        <w:t xml:space="preserve">be the hyperplane</w:t>
      </w:r>
      <w:r>
        <w:t xml:space="preserve"> </w:t>
      </w:r>
      <w:r>
        <w:t xml:space="preserve">with normal vector</w:t>
      </w:r>
      <w:r>
        <w:t xml:space="preserve"> </w:t>
      </w:r>
      <m:oMath>
        <m:acc>
          <m:accPr>
            <m:chr m:val="̃"/>
          </m:accPr>
          <m:e>
            <m:r>
              <m:t>w</m:t>
            </m:r>
          </m:e>
        </m:acc>
      </m:oMath>
      <w:r>
        <w:t xml:space="preserve"> </w:t>
      </w:r>
      <w:r>
        <w:t xml:space="preserve">and offset</w:t>
      </w:r>
      <w:r>
        <w:t xml:space="preserve"> </w:t>
      </w:r>
      <m:oMath>
        <m:r>
          <m:t>b</m:t>
        </m:r>
      </m:oMath>
      <w:r>
        <w:t xml:space="preserve"> </w:t>
      </w:r>
      <w:r>
        <w:t xml:space="preserve">(</w:t>
      </w:r>
      <w:hyperlink w:anchor="def-hyperplane">
        <w:r>
          <w:rPr>
            <w:rStyle w:val="Hyperlink"/>
          </w:rPr>
          <w:t xml:space="preserve">Definition 41</w:t>
        </w:r>
      </w:hyperlink>
      <w:r>
        <w:t xml:space="preserve">),</w:t>
      </w:r>
      <w:r>
        <w:t xml:space="preserve"> </w:t>
      </w:r>
      <w:r>
        <w:t xml:space="preserve">and let</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0</m:t>
            </m:r>
          </m:e>
        </m:d>
        <m:r>
          <m:t>​</m:t>
        </m:r>
      </m:oMath>
      <w:r>
        <w:t xml:space="preserve"> </w:t>
      </w:r>
      <w:r>
        <w:t xml:space="preserve">be the hyperplane with the same normal vector and offset</w:t>
      </w:r>
      <w:r>
        <w:t xml:space="preserve"> </w:t>
      </w:r>
      <m:oMath>
        <m:r>
          <m:t>0</m:t>
        </m:r>
      </m:oMath>
      <w:r>
        <w:t xml:space="preserve">.</w:t>
      </w:r>
    </w:p>
    <w:p>
      <w:pPr>
        <w:pStyle w:val="Compact"/>
        <w:numPr>
          <w:ilvl w:val="0"/>
          <w:numId w:val="1028"/>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51</w:t>
        </w:r>
      </w:hyperlink>
      <w:r>
        <w:t xml:space="preserve">).</w:t>
      </w:r>
    </w:p>
    <w:p>
      <w:pPr>
        <w:pStyle w:val="Compact"/>
        <w:numPr>
          <w:ilvl w:val="0"/>
          <w:numId w:val="1028"/>
        </w:numPr>
      </w:pPr>
      <m:oMath>
        <m:r>
          <m:rPr>
            <m:scr m:val="script"/>
            <m:sty m:val="p"/>
          </m:rPr>
          <m:t>H</m:t>
        </m:r>
      </m:oMath>
      <w:r>
        <w:t xml:space="preserve"> </w:t>
      </w:r>
      <w:r>
        <w:t xml:space="preserve">is not empty, and 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59</w:t>
        </w:r>
      </w:hyperlink>
      <w:r>
        <w:t xml:space="preserve">).</w:t>
      </w:r>
    </w:p>
    <w:p>
      <w:pPr>
        <w:pStyle w:val="Compact"/>
        <w:numPr>
          <w:ilvl w:val="0"/>
          <w:numId w:val="1028"/>
        </w:numPr>
      </w:pPr>
      <w:r>
        <w:t xml:space="preserve">For any</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the normal vector is orthogonal to their difference:</w:t>
      </w:r>
      <w:r>
        <w:t xml:space="preserve"> </w:t>
      </w:r>
      <m:oMath>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oMath>
      <w:r>
        <w:t xml:space="preserve"> </w:t>
      </w:r>
      <w:r>
        <w:t xml:space="preserve">(</w:t>
      </w:r>
      <w:hyperlink w:anchor="def-orthogonal-vectors">
        <w:r>
          <w:rPr>
            <w:rStyle w:val="Hyperlink"/>
          </w:rPr>
          <w:t xml:space="preserve">Definition 15</w:t>
        </w:r>
      </w:hyperlink>
      <w:r>
        <w:t xml:space="preserve">).</w:t>
      </w:r>
    </w:p>
    <w:bookmarkEnd w:id="278"/>
    <w:p>
      <w:pPr>
        <w:pStyle w:val="FirstParagraph"/>
      </w:pPr>
      <w:r>
        <w:rPr>
          <w:i/>
          <w:iCs/>
        </w:rPr>
        <w:t xml:space="preserve">Proof</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 and</w:t>
      </w:r>
      <w:r>
        <w:t xml:space="preserve"> </w:t>
      </w:r>
      <m:oMath>
        <m:sSup>
          <m:e>
            <m:acc>
              <m:accPr>
                <m:chr m:val="̃"/>
              </m:accPr>
              <m:e>
                <m:r>
                  <m:t>w</m:t>
                </m:r>
              </m:e>
            </m:acc>
          </m:e>
          <m:sup>
            <m:r>
              <m:rPr>
                <m:sty m:val="p"/>
              </m:rPr>
              <m:t>⊤</m:t>
            </m:r>
          </m:sup>
        </m:sSup>
        <m:acc>
          <m:accPr>
            <m:chr m:val="̃"/>
          </m:accPr>
          <m:e>
            <m:r>
              <m:t>x</m:t>
            </m:r>
          </m:e>
        </m:acc>
        <m:r>
          <m:rPr>
            <m:sty m:val="p"/>
          </m:rPr>
          <m:t>=</m:t>
        </m:r>
        <m:acc>
          <m:accPr>
            <m:chr m:val="̃"/>
          </m:accPr>
          <m:e>
            <m:r>
              <m:t>w</m:t>
            </m:r>
          </m:e>
        </m:acc>
        <m:r>
          <m:rPr>
            <m:sty m:val="p"/>
          </m:rPr>
          <m:t>⋅</m:t>
        </m:r>
        <m:acc>
          <m:accPr>
            <m:chr m:val="̃"/>
          </m:accPr>
          <m:e>
            <m:r>
              <m:t>x</m:t>
            </m:r>
          </m:e>
        </m:acc>
      </m:oMath>
      <w:r>
        <w:t xml:space="preserve"> </w:t>
      </w:r>
      <w:r>
        <w:t xml:space="preserve">(</w:t>
      </w:r>
      <w:hyperlink w:anchor="exm-dot-product-matmul">
        <w:r>
          <w:rPr>
            <w:rStyle w:val="Hyperlink"/>
          </w:rPr>
          <w:t xml:space="preserve">Example 20</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m:oMath>
        <m:r>
          <m:rPr>
            <m:scr m:val="script"/>
            <m:sty m:val="p"/>
          </m:rPr>
          <m:t>N</m:t>
        </m:r>
        <m:r>
          <m:rPr>
            <m:sty m:val="p"/>
          </m:rPr>
          <m:t>(</m:t>
        </m:r>
        <m:sSup>
          <m:e>
            <m:acc>
              <m:accPr>
                <m:chr m:val="̃"/>
              </m:accPr>
              <m:e>
                <m:r>
                  <m:t>w</m:t>
                </m:r>
              </m:e>
            </m:acc>
          </m:e>
          <m:sup>
            <m:r>
              <m:rPr>
                <m:sty m:val="p"/>
              </m:rPr>
              <m:t>⊤</m:t>
            </m:r>
          </m:sup>
        </m:sSup>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so it is a subspace (</w:t>
      </w:r>
      <w:hyperlink w:anchor="thm-null-space-subspace">
        <w:r>
          <w:rPr>
            <w:rStyle w:val="Hyperlink"/>
          </w:rPr>
          <w:t xml:space="preserve">Theorem 33</w:t>
        </w:r>
      </w:hyperlink>
      <w:r>
        <w:t xml:space="preserve">).</w:t>
      </w:r>
      <w:r>
        <w:t xml:space="preserve"> </w:t>
      </w:r>
      <w:r>
        <w:t xml:space="preserve">The</w:t>
      </w:r>
      <w:r>
        <w:t xml:space="preserve"> </w:t>
      </w:r>
      <m:oMath>
        <m:r>
          <m:t>p</m:t>
        </m:r>
      </m:oMath>
      <w:r>
        <w:t xml:space="preserve"> </w:t>
      </w:r>
      <w:r>
        <w:t xml:space="preserve">columns of</w:t>
      </w:r>
      <w:r>
        <w:t xml:space="preserve"> </w:t>
      </w:r>
      <m:oMath>
        <m:sSup>
          <m:e>
            <m:acc>
              <m:accPr>
                <m:chr m:val="̃"/>
              </m:accPr>
              <m:e>
                <m:r>
                  <m:t>w</m:t>
                </m:r>
              </m:e>
            </m:acc>
          </m:e>
          <m:sup>
            <m:r>
              <m:rPr>
                <m:sty m:val="p"/>
              </m:rPr>
              <m:t>⊤</m:t>
            </m:r>
          </m:sup>
        </m:sSup>
      </m:oMath>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m:oMath>
        <m:acc>
          <m:accPr>
            <m:chr m:val="̃"/>
          </m:accPr>
          <m:e>
            <m:r>
              <m:t>w</m:t>
            </m:r>
          </m:e>
        </m:acc>
        <m:r>
          <m:rPr>
            <m:sty m:val="p"/>
          </m:rPr>
          <m:t>≠</m:t>
        </m:r>
        <m:acc>
          <m:accPr>
            <m:chr m:val="̃"/>
          </m:accPr>
          <m:e>
            <m:r>
              <m:t>0</m:t>
            </m:r>
          </m:e>
        </m:acc>
      </m:oMath>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r>
        <w:t xml:space="preserve"> </w:t>
      </w:r>
      <w:r>
        <w:t xml:space="preserve">and</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rPr>
            <m:sty m:val="p"/>
          </m:rPr>
          <m:t>min</m:t>
        </m:r>
        <m:r>
          <m:t>​</m:t>
        </m:r>
        <m:d>
          <m:dPr>
            <m:begChr m:val="{"/>
            <m:sepChr m:val=""/>
            <m:endChr m:val="}"/>
            <m:grow/>
          </m:dPr>
          <m:e>
            <m:r>
              <m:t>1</m:t>
            </m:r>
            <m:r>
              <m:rPr>
                <m:sty m:val="p"/>
              </m:rPr>
              <m:t>,</m:t>
            </m:r>
            <m:r>
              <m:t>p</m:t>
            </m:r>
          </m:e>
        </m:d>
        <m:r>
          <m:t>​</m:t>
        </m:r>
        <m:r>
          <m:rPr>
            <m:sty m:val="p"/>
          </m:rPr>
          <m:t>=</m:t>
        </m:r>
        <m:r>
          <m:t>1</m:t>
        </m:r>
      </m:oMath>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m:oMathPara>
        <m:oMathParaPr>
          <m:jc m:val="center"/>
        </m:oMathParaPr>
        <m:oMath>
          <m:eqArr>
            <m:e>
              <m:r>
                <m:rPr>
                  <m:sty m:val="p"/>
                </m:rPr>
                <m:t>dim</m:t>
              </m:r>
              <m:r>
                <m:rPr>
                  <m:sty m:val="p"/>
                </m:rPr>
                <m:t>(</m:t>
              </m:r>
              <m:sSub>
                <m:e>
                  <m:r>
                    <m:rPr>
                      <m:scr m:val="script"/>
                      <m:sty m:val="p"/>
                    </m:rPr>
                    <m:t>H</m:t>
                  </m:r>
                </m:e>
                <m:sub>
                  <m:r>
                    <m:t>0</m:t>
                  </m:r>
                </m:sub>
              </m:sSub>
              <m:r>
                <m:rPr>
                  <m:sty m:val="p"/>
                </m:rPr>
                <m:t>)</m:t>
              </m:r>
              <m:r>
                <m:t>&amp;</m:t>
              </m:r>
              <m:r>
                <m:rPr>
                  <m:sty m:val="p"/>
                </m:rPr>
                <m:t>=</m:t>
              </m:r>
              <m:r>
                <m:rPr>
                  <m:sty m:val="p"/>
                </m:rPr>
                <m:t>nullity</m:t>
              </m:r>
              <m:r>
                <m:rPr>
                  <m:sty m:val="p"/>
                </m:rPr>
                <m:t>(</m:t>
              </m:r>
              <m:sSup>
                <m:e>
                  <m:acc>
                    <m:accPr>
                      <m:chr m:val="̃"/>
                    </m:accPr>
                    <m:e>
                      <m:r>
                        <m:t>w</m:t>
                      </m:r>
                    </m:e>
                  </m:acc>
                </m:e>
                <m:sup>
                  <m:r>
                    <m:rPr>
                      <m:sty m:val="p"/>
                    </m:rPr>
                    <m:t>⊤</m:t>
                  </m:r>
                </m:sup>
              </m:sSup>
              <m:r>
                <m:rPr>
                  <m:sty m:val="p"/>
                </m:rPr>
                <m:t>)</m:t>
              </m:r>
              <m:r>
                <m:t>&amp;</m:t>
              </m:r>
              <m:r>
                <m:t>&amp;</m:t>
              </m:r>
              <m:r>
                <m:rPr>
                  <m:nor/>
                  <m:sty m:val="p"/>
                </m:rPr>
                <m:t>(</m:t>
              </m:r>
              <m:r>
                <m:rPr>
                  <m:nor/>
                  <m:sty m:val="p"/>
                </m:rPr>
                <m:t>Definition 58</m:t>
              </m:r>
              <m:r>
                <m:rPr>
                  <m:nor/>
                  <m:sty m:val="p"/>
                </m:rPr>
                <m:t>)</m:t>
              </m:r>
            </m:e>
            <m:e>
              <m:r>
                <m:t>&amp;</m:t>
              </m:r>
              <m:r>
                <m:rPr>
                  <m:sty m:val="p"/>
                </m:rPr>
                <m:t>=</m:t>
              </m:r>
              <m:r>
                <m:t>p</m:t>
              </m:r>
              <m:r>
                <m:rPr>
                  <m:sty m:val="p"/>
                </m:rPr>
                <m:t>−</m:t>
              </m:r>
              <m:r>
                <m:rPr>
                  <m:sty m:val="p"/>
                </m:rPr>
                <m:t>rank</m:t>
              </m:r>
              <m:r>
                <m:rPr>
                  <m:sty m:val="p"/>
                </m:rPr>
                <m:t>(</m:t>
              </m:r>
              <m:sSup>
                <m:e>
                  <m:acc>
                    <m:accPr>
                      <m:chr m:val="̃"/>
                    </m:accPr>
                    <m:e>
                      <m:r>
                        <m:t>w</m:t>
                      </m:r>
                    </m:e>
                  </m:acc>
                </m:e>
                <m:sup>
                  <m:r>
                    <m:rPr>
                      <m:sty m:val="p"/>
                    </m:rPr>
                    <m:t>⊤</m:t>
                  </m:r>
                </m:sup>
              </m:sSup>
              <m:r>
                <m:rPr>
                  <m:sty m:val="p"/>
                </m:rPr>
                <m:t>)</m:t>
              </m:r>
              <m:r>
                <m:t>&amp;</m:t>
              </m:r>
              <m:r>
                <m:t>&amp;</m:t>
              </m:r>
              <m:r>
                <m:rPr>
                  <m:nor/>
                  <m:sty m:val="p"/>
                </m:rPr>
                <m:t>(</m:t>
              </m:r>
              <m:r>
                <m:rPr>
                  <m:nor/>
                  <m:sty m:val="p"/>
                </m:rPr>
                <m:t>Theorem 39</m:t>
              </m:r>
              <m:r>
                <m:rPr>
                  <m:nor/>
                  <m:sty m:val="p"/>
                </m:rPr>
                <m:t>, for the </m:t>
              </m:r>
              <m:r>
                <m:t>p</m:t>
              </m:r>
              <m:r>
                <m:rPr>
                  <m:nor/>
                  <m:sty m:val="p"/>
                </m:rPr>
                <m:t> columns of </m:t>
              </m:r>
              <m:sSup>
                <m:e>
                  <m:acc>
                    <m:accPr>
                      <m:chr m:val="̃"/>
                    </m:accPr>
                    <m:e>
                      <m:r>
                        <m:t>w</m:t>
                      </m:r>
                    </m:e>
                  </m:acc>
                </m:e>
                <m:sup>
                  <m:r>
                    <m:rPr>
                      <m:sty m:val="p"/>
                    </m:rPr>
                    <m:t>⊤</m:t>
                  </m:r>
                </m:sup>
              </m:sSup>
              <m:r>
                <m:rPr>
                  <m:nor/>
                  <m:sty m:val="p"/>
                </m:rPr>
                <m:t>)</m:t>
              </m:r>
            </m:e>
            <m:e>
              <m:r>
                <m:t>&amp;</m:t>
              </m:r>
              <m:r>
                <m:rPr>
                  <m:sty m:val="p"/>
                </m:rPr>
                <m:t>=</m:t>
              </m:r>
              <m:r>
                <m:t>p</m:t>
              </m:r>
              <m:r>
                <m:rPr>
                  <m:sty m:val="p"/>
                </m:rPr>
                <m:t>−</m:t>
              </m:r>
              <m:r>
                <m:t>1</m:t>
              </m:r>
              <m:r>
                <m:rPr>
                  <m:sty m:val="p"/>
                </m:rPr>
                <m:t>.</m:t>
              </m:r>
              <m:r>
                <m:t>&amp;</m:t>
              </m:r>
              <m:r>
                <m:t>&amp;</m:t>
              </m:r>
              <m:r>
                <m:rPr>
                  <m:nor/>
                  <m:sty m:val="p"/>
                </m:rPr>
                <m:t>(the rank is </m:t>
              </m:r>
              <m:r>
                <m:t>1</m:t>
              </m:r>
              <m:r>
                <m:rPr>
                  <m:nor/>
                  <m:sty m:val="p"/>
                </m:rPr>
                <m:t>)</m:t>
              </m:r>
            </m:e>
          </m:eqArr>
        </m:oMath>
      </m:oMathPara>
    </w:p>
    <w:p>
      <w:pPr>
        <w:pStyle w:val="FirstParagraph"/>
      </w:pPr>
      <w:r>
        <w:rPr>
          <w:b/>
          <w:bCs/>
        </w:rPr>
        <w:t xml:space="preserve">Part 2.</w:t>
      </w:r>
      <w:r>
        <w:t xml:space="preserve"> </w:t>
      </w:r>
      <m:oMath>
        <m:acc>
          <m:accPr>
            <m:chr m:val="̃"/>
          </m:accPr>
          <m:e>
            <m:r>
              <m:t>w</m:t>
            </m:r>
          </m:e>
        </m:acc>
        <m:r>
          <m:rPr>
            <m:sty m:val="p"/>
          </m:rPr>
          <m:t>⋅</m:t>
        </m:r>
        <m:acc>
          <m:accPr>
            <m:chr m:val="̃"/>
          </m:accPr>
          <m:e>
            <m:r>
              <m:t>w</m:t>
            </m:r>
          </m:e>
        </m:acc>
        <m:r>
          <m:rPr>
            <m:sty m:val="p"/>
          </m:rPr>
          <m:t>=</m:t>
        </m:r>
        <m:sSubSup>
          <m:e>
            <m:r>
              <m:t>w</m:t>
            </m:r>
          </m:e>
          <m:sub>
            <m:r>
              <m:t>1</m:t>
            </m:r>
          </m:sub>
          <m:sup>
            <m:r>
              <m:t>2</m:t>
            </m:r>
          </m:sup>
        </m:sSubSup>
        <m:r>
          <m:rPr>
            <m:sty m:val="p"/>
          </m:rPr>
          <m:t>+</m:t>
        </m:r>
        <m:r>
          <m:rPr>
            <m:sty m:val="p"/>
          </m:rPr>
          <m:t>⋯</m:t>
        </m:r>
        <m:r>
          <m:rPr>
            <m:sty m:val="p"/>
          </m:rPr>
          <m:t>+</m:t>
        </m:r>
        <m:sSubSup>
          <m:e>
            <m:r>
              <m:t>w</m:t>
            </m:r>
          </m:e>
          <m:sub>
            <m:r>
              <m:t>p</m:t>
            </m:r>
          </m:sub>
          <m:sup>
            <m:r>
              <m:t>2</m:t>
            </m:r>
          </m:sup>
        </m:sSubSup>
        <m:r>
          <m:rPr>
            <m:sty m:val="p"/>
          </m:rPr>
          <m:t>&gt;</m:t>
        </m:r>
        <m:r>
          <m:t>0</m:t>
        </m:r>
      </m:oMath>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limUpp>
          <m:e>
            <m:r>
              <m:rPr>
                <m:sty m:val="p"/>
              </m:rPr>
              <m:t>=</m:t>
            </m:r>
          </m:e>
          <m:lim>
            <m:r>
              <m:rPr>
                <m:nor/>
                <m:sty m:val="p"/>
              </m:rPr>
              <m:t>def</m:t>
            </m:r>
          </m:lim>
        </m:limUpp>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defined, and</w:t>
      </w:r>
    </w:p>
    <w:p>
      <w:pPr>
        <w:pStyle w:val="BodyText"/>
      </w:pPr>
      <m:oMathPara>
        <m:oMathParaPr>
          <m:jc m:val="center"/>
        </m:oMathParaPr>
        <m:oMath>
          <m:eqArr>
            <m:e>
              <m:sSup>
                <m:e>
                  <m:acc>
                    <m:accPr>
                      <m:chr m:val="̃"/>
                    </m:accPr>
                    <m:e>
                      <m:r>
                        <m:t>w</m:t>
                      </m:r>
                    </m:e>
                  </m:acc>
                </m:e>
                <m:sup>
                  <m:r>
                    <m:rPr>
                      <m:sty m:val="p"/>
                    </m:rPr>
                    <m:t>⊤</m:t>
                  </m:r>
                </m:sup>
              </m:sSup>
              <m:sSup>
                <m:e>
                  <m:acc>
                    <m:accPr>
                      <m:chr m:val="̃"/>
                    </m:accPr>
                    <m:e>
                      <m:r>
                        <m:t>x</m:t>
                      </m:r>
                    </m:e>
                  </m:acc>
                </m:e>
                <m:sup>
                  <m:r>
                    <m:rPr>
                      <m:sty m:val="p"/>
                    </m:rPr>
                    <m:t>*</m:t>
                  </m:r>
                </m:sup>
              </m:sSup>
              <m:r>
                <m:rPr>
                  <m:sty m:val="p"/>
                </m:rPr>
                <m:t>+</m:t>
              </m:r>
              <m:r>
                <m:t>b</m:t>
              </m:r>
              <m:r>
                <m:t>&amp;</m:t>
              </m:r>
              <m:r>
                <m:rPr>
                  <m:sty m:val="p"/>
                </m:rPr>
                <m:t>=</m:t>
              </m:r>
              <m:r>
                <m:rPr>
                  <m:sty m:val="p"/>
                </m:rPr>
                <m:t>−</m:t>
              </m:r>
              <m:f>
                <m:fPr>
                  <m:type m:val="bar"/>
                </m:fPr>
                <m:num>
                  <m:r>
                    <m:t>b</m:t>
                  </m:r>
                </m:num>
                <m:den>
                  <m:acc>
                    <m:accPr>
                      <m:chr m:val="̃"/>
                    </m:accPr>
                    <m:e>
                      <m:r>
                        <m:t>w</m:t>
                      </m:r>
                    </m:e>
                  </m:acc>
                  <m:r>
                    <m:rPr>
                      <m:sty m:val="p"/>
                    </m:rPr>
                    <m:t>⋅</m:t>
                  </m:r>
                  <m:acc>
                    <m:accPr>
                      <m:chr m:val="̃"/>
                    </m:accPr>
                    <m:e>
                      <m:r>
                        <m:t>w</m:t>
                      </m:r>
                    </m:e>
                  </m:acc>
                </m:den>
              </m:f>
              <m:r>
                <m:t> </m:t>
              </m:r>
              <m:r>
                <m:rPr>
                  <m:sty m:val="p"/>
                </m:rPr>
                <m:t>(</m:t>
              </m:r>
              <m:sSup>
                <m:e>
                  <m:acc>
                    <m:accPr>
                      <m:chr m:val="̃"/>
                    </m:accPr>
                    <m:e>
                      <m:r>
                        <m:t>w</m:t>
                      </m:r>
                    </m:e>
                  </m:acc>
                </m:e>
                <m:sup>
                  <m:r>
                    <m:rPr>
                      <m:sty m:val="p"/>
                    </m:rPr>
                    <m:t>⊤</m:t>
                  </m:r>
                </m:sup>
              </m:sSup>
              <m:acc>
                <m:accPr>
                  <m:chr m:val="̃"/>
                </m:accPr>
                <m:e>
                  <m:r>
                    <m:t>w</m:t>
                  </m:r>
                </m:e>
              </m:acc>
              <m:r>
                <m:rPr>
                  <m:sty m:val="p"/>
                </m:rPr>
                <m:t>)</m:t>
              </m:r>
              <m:r>
                <m:rPr>
                  <m:sty m:val="p"/>
                </m:rPr>
                <m:t>+</m:t>
              </m:r>
              <m:r>
                <m:t>b</m:t>
              </m:r>
              <m:r>
                <m:t>&amp;</m:t>
              </m:r>
              <m:r>
                <m:t>&amp;</m:t>
              </m:r>
              <m:r>
                <m:rPr>
                  <m:nor/>
                  <m:sty m:val="p"/>
                </m:rPr>
                <m:t>(homogeneity of </m:t>
              </m:r>
              <m:acc>
                <m:accPr>
                  <m:chr m:val="̃"/>
                </m:accPr>
                <m:e>
                  <m:r>
                    <m:t>x</m:t>
                  </m:r>
                </m:e>
              </m:acc>
              <m:r>
                <m:rPr>
                  <m:sty m:val="p"/>
                </m:rPr>
                <m:t>↦</m:t>
              </m:r>
              <m:sSup>
                <m:e>
                  <m:acc>
                    <m:accPr>
                      <m:chr m:val="̃"/>
                    </m:accPr>
                    <m:e>
                      <m:r>
                        <m:t>w</m:t>
                      </m:r>
                    </m:e>
                  </m:acc>
                </m:e>
                <m:sup>
                  <m:r>
                    <m:rPr>
                      <m:sty m:val="p"/>
                    </m:rPr>
                    <m:t>⊤</m:t>
                  </m:r>
                </m:sup>
              </m:sSup>
              <m:acc>
                <m:accPr>
                  <m:chr m:val="̃"/>
                </m:accPr>
                <m:e>
                  <m:r>
                    <m:t>x</m:t>
                  </m:r>
                </m:e>
              </m:acc>
              <m:r>
                <m:rPr>
                  <m:nor/>
                  <m:sty m:val="p"/>
                </m:rPr>
                <m:t>, </m:t>
              </m:r>
              <m:r>
                <m:rPr>
                  <m:nor/>
                  <m:sty m:val="p"/>
                </m:rPr>
                <m:t>Theorem 12</m:t>
              </m:r>
              <m:r>
                <m:rPr>
                  <m:nor/>
                  <m:sty m:val="p"/>
                </m:rPr>
                <m:t>)</m:t>
              </m:r>
            </m:e>
            <m:e>
              <m:r>
                <m:t>&amp;</m:t>
              </m:r>
              <m:r>
                <m:rPr>
                  <m:sty m:val="p"/>
                </m:rPr>
                <m:t>=</m:t>
              </m:r>
              <m:r>
                <m:rPr>
                  <m:sty m:val="p"/>
                </m:rPr>
                <m:t>−</m:t>
              </m:r>
              <m:r>
                <m:t>b</m:t>
              </m:r>
              <m:r>
                <m:rPr>
                  <m:sty m:val="p"/>
                </m:rPr>
                <m:t>+</m:t>
              </m:r>
              <m:r>
                <m:t>b</m:t>
              </m:r>
              <m:r>
                <m:t>&amp;</m:t>
              </m:r>
              <m:r>
                <m:t>&amp;</m:t>
              </m:r>
              <m:r>
                <m:rPr>
                  <m:nor/>
                  <m:sty m:val="p"/>
                </m:rPr>
                <m:t>(</m:t>
              </m:r>
              <m:sSup>
                <m:e>
                  <m:acc>
                    <m:accPr>
                      <m:chr m:val="̃"/>
                    </m:accPr>
                    <m:e>
                      <m:r>
                        <m:t>w</m:t>
                      </m:r>
                    </m:e>
                  </m:acc>
                </m:e>
                <m:sup>
                  <m:r>
                    <m:rPr>
                      <m:sty m:val="p"/>
                    </m:rPr>
                    <m:t>⊤</m:t>
                  </m:r>
                </m:sup>
              </m:sSup>
              <m:acc>
                <m:accPr>
                  <m:chr m:val="̃"/>
                </m:accPr>
                <m:e>
                  <m:r>
                    <m:t>w</m:t>
                  </m:r>
                </m:e>
              </m:acc>
              <m:r>
                <m:rPr>
                  <m:sty m:val="p"/>
                </m:rPr>
                <m:t>=</m:t>
              </m:r>
              <m:acc>
                <m:accPr>
                  <m:chr m:val="̃"/>
                </m:accPr>
                <m:e>
                  <m:r>
                    <m:t>w</m:t>
                  </m:r>
                </m:e>
              </m:acc>
              <m:r>
                <m:rPr>
                  <m:sty m:val="p"/>
                </m:rPr>
                <m:t>⋅</m:t>
              </m:r>
              <m:acc>
                <m:accPr>
                  <m:chr m:val="̃"/>
                </m:accPr>
                <m:e>
                  <m:r>
                    <m:t>w</m:t>
                  </m:r>
                </m:e>
              </m:acc>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sSup>
          <m:e>
            <m:acc>
              <m:accPr>
                <m:chr m:val="̃"/>
              </m:accPr>
              <m:e>
                <m:r>
                  <m:t>x</m:t>
                </m:r>
              </m:e>
            </m:acc>
          </m:e>
          <m:sup>
            <m:r>
              <m:rPr>
                <m:sty m:val="p"/>
              </m:rPr>
              <m:t>*</m:t>
            </m:r>
          </m:sup>
        </m:sSup>
        <m:r>
          <m:rPr>
            <m:sty m:val="p"/>
          </m:rPr>
          <m:t>∈</m:t>
        </m:r>
        <m:r>
          <m:rPr>
            <m:scr m:val="script"/>
            <m:sty m:val="p"/>
          </m:rPr>
          <m:t>H</m:t>
        </m:r>
      </m:oMath>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m:oMath>
        <m:sSub>
          <m:e>
            <m:acc>
              <m:accPr>
                <m:chr m:val="̃"/>
              </m:accPr>
              <m:e>
                <m:r>
                  <m:t>x</m:t>
                </m:r>
              </m:e>
            </m:acc>
          </m:e>
          <m:sub>
            <m:r>
              <m:t>0</m:t>
            </m:r>
          </m:sub>
        </m:sSub>
        <m:r>
          <m:rPr>
            <m:sty m:val="p"/>
          </m:rPr>
          <m:t>∈</m:t>
        </m:r>
        <m:r>
          <m:rPr>
            <m:scr m:val="script"/>
            <m:sty m:val="p"/>
          </m:rPr>
          <m:t>H</m:t>
        </m:r>
      </m:oMath>
      <w:r>
        <w:t xml:space="preserve">, so</w:t>
      </w:r>
      <w:r>
        <w:t xml:space="preserve"> </w:t>
      </w:r>
      <m:oMath>
        <m:sSup>
          <m:e>
            <m:acc>
              <m:accPr>
                <m:chr m:val="̃"/>
              </m:accPr>
              <m:e>
                <m:r>
                  <m:t>w</m:t>
                </m:r>
              </m:e>
            </m:acc>
          </m:e>
          <m:sup>
            <m:r>
              <m:rPr>
                <m:sty m:val="p"/>
              </m:rPr>
              <m:t>⊤</m:t>
            </m:r>
          </m:sup>
        </m:sSup>
        <m:sSub>
          <m:e>
            <m:acc>
              <m:accPr>
                <m:chr m:val="̃"/>
              </m:accPr>
              <m:e>
                <m:r>
                  <m:t>x</m:t>
                </m:r>
              </m:e>
            </m:acc>
          </m:e>
          <m:sub>
            <m:r>
              <m:t>0</m:t>
            </m:r>
          </m:sub>
        </m:sSub>
        <m:r>
          <m:rPr>
            <m:sty m:val="p"/>
          </m:rPr>
          <m:t>=</m:t>
        </m:r>
        <m:r>
          <m:rPr>
            <m:sty m:val="p"/>
          </m:rPr>
          <m:t>−</m:t>
        </m:r>
        <m:r>
          <m:t>b</m:t>
        </m:r>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sSup>
                <m:e>
                  <m:acc>
                    <m:accPr>
                      <m:chr m:val="̃"/>
                    </m:accPr>
                    <m:e>
                      <m:r>
                        <m:t>w</m:t>
                      </m:r>
                    </m:e>
                  </m:acc>
                </m:e>
                <m:sup>
                  <m:r>
                    <m:rPr>
                      <m:sty m:val="p"/>
                    </m:rPr>
                    <m:t>⊤</m:t>
                  </m:r>
                </m:sup>
              </m:sSup>
              <m:r>
                <m:rPr>
                  <m:sty m:val="p"/>
                </m:rPr>
                <m:t>(</m:t>
              </m:r>
              <m:acc>
                <m:accPr>
                  <m:chr m:val="̃"/>
                </m:accPr>
                <m:e>
                  <m:r>
                    <m:t>x</m:t>
                  </m:r>
                </m:e>
              </m:acc>
              <m:r>
                <m:rPr>
                  <m:sty m:val="p"/>
                </m:rPr>
                <m:t>−</m:t>
              </m:r>
              <m:sSub>
                <m:e>
                  <m:acc>
                    <m:accPr>
                      <m:chr m:val="̃"/>
                    </m:accPr>
                    <m:e>
                      <m:r>
                        <m:t>x</m:t>
                      </m:r>
                    </m:e>
                  </m:acc>
                </m:e>
                <m:sub>
                  <m:r>
                    <m:t>0</m:t>
                  </m:r>
                </m:sub>
              </m:sSub>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sSub>
                <m:e>
                  <m:acc>
                    <m:accPr>
                      <m:chr m:val="̃"/>
                    </m:accPr>
                    <m:e>
                      <m:r>
                        <m:t>x</m:t>
                      </m:r>
                    </m:e>
                  </m:acc>
                </m:e>
                <m:sub>
                  <m:r>
                    <m:t>0</m:t>
                  </m:r>
                </m:sub>
              </m:sSub>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rPr>
                  <m:sty m:val="p"/>
                </m:rPr>
                <m:t>(</m:t>
              </m:r>
              <m:r>
                <m:rPr>
                  <m:sty m:val="p"/>
                </m:rPr>
                <m:t>−</m:t>
              </m:r>
              <m:r>
                <m:t>b</m:t>
              </m:r>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t>b</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r>
          <m:rPr>
            <m:sty m:val="p"/>
          </m:rPr>
          <m:t>∈</m:t>
        </m:r>
        <m:r>
          <m:rPr>
            <m:scr m:val="script"/>
            <m:sty m:val="p"/>
          </m:rPr>
          <m:t>H</m:t>
        </m:r>
      </m:oMath>
      <w:r>
        <w:t xml:space="preserve"> </w:t>
      </w:r>
      <w:r>
        <w:t xml:space="preserve">exactly when</w:t>
      </w:r>
      <w:r>
        <w:t xml:space="preserve"> </w:t>
      </w:r>
      <m:oMath>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w:r>
        <w:t xml:space="preserve">that is, exactly when</w:t>
      </w:r>
      <w:r>
        <w:t xml:space="preserve"> </w:t>
      </w:r>
      <m:oMath>
        <m:acc>
          <m:accPr>
            <m:chr m:val="̃"/>
          </m:accPr>
          <m:e>
            <m:r>
              <m:t>x</m:t>
            </m:r>
          </m:e>
        </m:acc>
        <m:r>
          <m:rPr>
            <m:sty m:val="p"/>
          </m:rPr>
          <m:t>=</m:t>
        </m:r>
        <m:sSub>
          <m:e>
            <m:acc>
              <m:accPr>
                <m:chr m:val="̃"/>
              </m:accPr>
              <m:e>
                <m:r>
                  <m:t>x</m:t>
                </m:r>
              </m:e>
            </m:acc>
          </m:e>
          <m:sub>
            <m:r>
              <m:t>0</m:t>
            </m:r>
          </m:sub>
        </m:sSub>
        <m:r>
          <m:rPr>
            <m:sty m:val="p"/>
          </m:rPr>
          <m:t>+</m:t>
        </m:r>
        <m:acc>
          <m:accPr>
            <m:chr m:val="̃"/>
          </m:accPr>
          <m:e>
            <m:r>
              <m:t>s</m:t>
            </m:r>
          </m:e>
        </m:acc>
      </m:oMath>
      <w:r>
        <w:t xml:space="preserve"> </w:t>
      </w:r>
      <w:r>
        <w:t xml:space="preserve">with</w:t>
      </w:r>
      <w:r>
        <w:t xml:space="preserve"> </w:t>
      </w:r>
      <m:oMath>
        <m:acc>
          <m:accPr>
            <m:chr m:val="̃"/>
          </m:accPr>
          <m:e>
            <m:r>
              <m:t>s</m:t>
            </m:r>
          </m:e>
        </m:acc>
        <m:r>
          <m:rPr>
            <m:sty m:val="p"/>
          </m:rPr>
          <m:t>=</m:t>
        </m:r>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59</w:t>
        </w:r>
      </w:hyperlink>
      <w:r>
        <w:t xml:space="preserve">.</w:t>
      </w:r>
    </w:p>
    <w:p>
      <w:pPr>
        <w:pStyle w:val="BodyText"/>
      </w:pPr>
      <w:r>
        <w:rPr>
          <w:b/>
          <w:bCs/>
        </w:rPr>
        <w:t xml:space="preserve">Part 3.</w:t>
      </w:r>
      <w:r>
        <w:t xml:space="preserve"> </w:t>
      </w:r>
      <w:r>
        <w:t xml:space="preserve">For</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 both</w:t>
      </w:r>
      <w:r>
        <w:t xml:space="preserve"> </w:t>
      </w:r>
      <m:oMath>
        <m:sSup>
          <m:e>
            <m:acc>
              <m:accPr>
                <m:chr m:val="̃"/>
              </m:accPr>
              <m:e>
                <m:r>
                  <m:t>w</m:t>
                </m:r>
              </m:e>
            </m:acc>
          </m:e>
          <m:sup>
            <m:r>
              <m:rPr>
                <m:sty m:val="p"/>
              </m:rPr>
              <m:t>⊤</m:t>
            </m:r>
          </m:sup>
        </m:sSup>
        <m:acc>
          <m:accPr>
            <m:chr m:val="̃"/>
          </m:accPr>
          <m:e>
            <m:r>
              <m:t>x</m:t>
            </m:r>
          </m:e>
        </m:acc>
      </m:oMath>
      <w:r>
        <w:t xml:space="preserve"> </w:t>
      </w:r>
      <w:r>
        <w:t xml:space="preserve">and</w:t>
      </w:r>
      <w:r>
        <w:t xml:space="preserve"> </w:t>
      </w:r>
      <m:oMath>
        <m:sSup>
          <m:e>
            <m:acc>
              <m:accPr>
                <m:chr m:val="̃"/>
              </m:accPr>
              <m:e>
                <m:r>
                  <m:t>w</m:t>
                </m:r>
              </m:e>
            </m:acc>
          </m:e>
          <m:sup>
            <m:r>
              <m:rPr>
                <m:sty m:val="p"/>
              </m:rPr>
              <m:t>⊤</m:t>
            </m:r>
          </m:sup>
        </m:sSup>
        <m:acc>
          <m:accPr>
            <m:chr m:val="̃"/>
          </m:accPr>
          <m:e>
            <m:r>
              <m:t>y</m:t>
            </m:r>
          </m:e>
        </m:acc>
      </m:oMath>
      <w:r>
        <w:t xml:space="preserve"> </w:t>
      </w:r>
      <w:r>
        <w:t xml:space="preserve">equal</w:t>
      </w:r>
      <w:r>
        <w:t xml:space="preserve"> </w:t>
      </w:r>
      <m:oMath>
        <m:r>
          <m:rPr>
            <m:sty m:val="p"/>
          </m:rPr>
          <m:t>−</m:t>
        </m:r>
        <m:r>
          <m:t>b</m:t>
        </m:r>
      </m:oMath>
      <w:r>
        <w:t xml:space="preserve">, so</w:t>
      </w:r>
    </w:p>
    <w:p>
      <w:pPr>
        <w:pStyle w:val="BodyText"/>
      </w:pPr>
      <m:oMathPara>
        <m:oMathParaPr>
          <m:jc m:val="center"/>
        </m:oMathParaPr>
        <m:oMath>
          <m:eqArr>
            <m:e>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acc>
                <m:accPr>
                  <m:chr m:val="̃"/>
                </m:accPr>
                <m:e>
                  <m:r>
                    <m:t>y</m:t>
                  </m:r>
                </m:e>
              </m:acc>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p"/>
                </m:rPr>
                <m:t>(</m:t>
              </m:r>
              <m:r>
                <m:rPr>
                  <m:sty m:val="p"/>
                </m:rPr>
                <m:t>−</m:t>
              </m:r>
              <m:r>
                <m:t>b</m:t>
              </m:r>
              <m:r>
                <m:rPr>
                  <m:sty m:val="p"/>
                </m:rPr>
                <m:t>)</m:t>
              </m:r>
              <m:r>
                <m:rPr>
                  <m:sty m:val="p"/>
                </m:rPr>
                <m:t>−</m:t>
              </m:r>
              <m:r>
                <m:rPr>
                  <m:sty m:val="p"/>
                </m:rPr>
                <m:t>(</m:t>
              </m:r>
              <m:r>
                <m:rPr>
                  <m:sty m:val="p"/>
                </m:rPr>
                <m:t>−</m:t>
              </m:r>
              <m:r>
                <m:t>b</m:t>
              </m:r>
              <m:r>
                <m:rPr>
                  <m:sty m:val="p"/>
                </m:rPr>
                <m:t>)</m:t>
              </m:r>
              <m:r>
                <m:t>&amp;</m:t>
              </m:r>
              <m:r>
                <m:t>&amp;</m:t>
              </m:r>
              <m:r>
                <m:rPr>
                  <m:nor/>
                  <m:sty m:val="p"/>
                </m:rPr>
                <m:t>(</m:t>
              </m:r>
              <m:acc>
                <m:accPr>
                  <m:chr m:val="̃"/>
                </m:accPr>
                <m:e>
                  <m:r>
                    <m:t>x</m:t>
                  </m:r>
                </m:e>
              </m:acc>
              <m:r>
                <m:rPr>
                  <m:sty m:val="p"/>
                </m:rPr>
                <m:t>,</m:t>
              </m:r>
              <m:acc>
                <m:accPr>
                  <m:chr m:val="̃"/>
                </m:accPr>
                <m:e>
                  <m:r>
                    <m:t>y</m:t>
                  </m:r>
                </m:e>
              </m:acc>
              <m:r>
                <m:rPr>
                  <m:sty m:val="p"/>
                </m:rPr>
                <m:t>∈</m:t>
              </m:r>
              <m:r>
                <m:rPr>
                  <m:scr m:val="script"/>
                  <m:sty m:val="p"/>
                </m:rPr>
                <m:t>H</m:t>
              </m:r>
              <m:r>
                <m:rPr>
                  <m:nor/>
                  <m:sty m:val="p"/>
                </m:rPr>
                <m:t>)</m:t>
              </m:r>
            </m:e>
            <m:e>
              <m:r>
                <m:t>&amp;</m:t>
              </m:r>
              <m:r>
                <m:rPr>
                  <m:sty m:val="p"/>
                </m:rPr>
                <m:t>=</m:t>
              </m:r>
              <m:r>
                <m:t>0</m:t>
              </m:r>
              <m:r>
                <m:rPr>
                  <m:sty m:val="p"/>
                </m:rPr>
                <m:t>.</m:t>
              </m:r>
              <m:r>
                <m:t>&amp;</m:t>
              </m:r>
              <m:r>
                <m:t>&amp;</m:t>
              </m:r>
              <m:r>
                <m:rPr>
                  <m:nor/>
                  <m:sty m:val="p"/>
                </m:rPr>
                <m:t>(arithmetic)</m:t>
              </m:r>
            </m:e>
          </m:eqArr>
        </m:oMath>
      </m:oMathPara>
    </w:p>
    <w:bookmarkStart w:id="279" w:name="exm-hyperplane-subspace"/>
    <w:p>
      <w:pPr>
        <w:pStyle w:val="FirstParagraph"/>
      </w:pPr>
      <w:r>
        <w:rPr>
          <w:b/>
          <w:bCs/>
        </w:rPr>
        <w:t xml:space="preserve">Example 73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e>
        </m:d>
        <m:r>
          <m:t>​</m:t>
        </m:r>
      </m:oMath>
      <w:r>
        <w:t xml:space="preserve">,</w:t>
      </w:r>
      <w:r>
        <w:t xml:space="preserve"> </w:t>
      </w:r>
      <w:r>
        <w:t xml:space="preserve">the plane that</w:t>
      </w:r>
      <w:r>
        <w:t xml:space="preserve"> </w:t>
      </w:r>
      <w:hyperlink w:anchor="exm-subspace-zero">
        <w:r>
          <w:rPr>
            <w:rStyle w:val="Hyperlink"/>
          </w:rPr>
          <w:t xml:space="preserve">Example 39</w:t>
        </w:r>
      </w:hyperlink>
      <w:r>
        <w:t xml:space="preserve"> </w:t>
      </w:r>
      <w:r>
        <w:t xml:space="preserve">showed is not a subspace.</w:t>
      </w:r>
      <w:r>
        <w:t xml:space="preserve"> </w:t>
      </w:r>
      <w:r>
        <w:t xml:space="preserve">By part 1,</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0</m:t>
            </m:r>
          </m:e>
        </m:d>
        <m:r>
          <m:t>​</m:t>
        </m:r>
      </m:oMath>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9"/>
        </w:numPr>
      </w:pPr>
      <m:oMath>
        <m:sSub>
          <m:e>
            <m:acc>
              <m:accPr>
                <m:chr m:val="̃"/>
              </m:accPr>
              <m:e>
                <m:r>
                  <m:t>x</m:t>
                </m:r>
              </m:e>
            </m:acc>
          </m:e>
          <m:sub>
            <m:r>
              <m:t>0</m:t>
            </m:r>
          </m:sub>
        </m:sSub>
        <m:r>
          <m:rPr>
            <m:sty m:val="p"/>
          </m:rPr>
          <m:t>=</m:t>
        </m:r>
        <m:r>
          <m:rPr>
            <m:sty m:val="p"/>
          </m:rPr>
          <m:t>(</m:t>
        </m:r>
        <m:r>
          <m:t>1</m:t>
        </m:r>
        <m:r>
          <m:rPr>
            <m:sty m:val="p"/>
          </m:rPr>
          <m:t>,</m:t>
        </m:r>
        <m:r>
          <m:t>0</m:t>
        </m:r>
        <m:r>
          <m:rPr>
            <m:sty m:val="p"/>
          </m:rPr>
          <m:t>,</m:t>
        </m:r>
        <m:r>
          <m:t>0</m:t>
        </m:r>
        <m:r>
          <m:rPr>
            <m:sty m:val="p"/>
          </m:rPr>
          <m:t>)</m:t>
        </m:r>
      </m:oMath>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m:oMath>
        <m:acc>
          <m:accPr>
            <m:chr m:val="̃"/>
          </m:accPr>
          <m:e>
            <m:r>
              <m:t>y</m:t>
            </m:r>
          </m:e>
        </m:acc>
        <m:r>
          <m:rPr>
            <m:sty m:val="p"/>
          </m:rPr>
          <m:t>=</m:t>
        </m:r>
        <m:r>
          <m:rPr>
            <m:sty m:val="p"/>
          </m:rPr>
          <m:t>(</m:t>
        </m:r>
        <m:r>
          <m:t>0</m:t>
        </m:r>
        <m:r>
          <m:rPr>
            <m:sty m:val="p"/>
          </m:rPr>
          <m:t>,</m:t>
        </m:r>
        <m:r>
          <m:t>1</m:t>
        </m:r>
        <m:r>
          <m:rPr>
            <m:sty m:val="p"/>
          </m:rPr>
          <m:t>,</m:t>
        </m:r>
        <m:r>
          <m:t>0</m:t>
        </m:r>
        <m:r>
          <m:rPr>
            <m:sty m:val="p"/>
          </m:rPr>
          <m:t>)</m:t>
        </m:r>
      </m:oMath>
      <w:r>
        <w:t xml:space="preserve">.</w:t>
      </w:r>
    </w:p>
    <w:p>
      <w:pPr>
        <w:numPr>
          <w:ilvl w:val="0"/>
          <w:numId w:val="1029"/>
        </w:numPr>
      </w:pPr>
      <w:r>
        <w:t xml:space="preserve">Their difference</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as part 2 says.</w:t>
      </w:r>
    </w:p>
    <w:p>
      <w:pPr>
        <w:pStyle w:val="BodyText"/>
      </w:pPr>
      <m:oMathPara>
        <m:oMathParaPr>
          <m:jc m:val="center"/>
        </m:oMathParaPr>
        <m:oMath>
          <m:eqArr>
            <m:e>
              <m:acc>
                <m:accPr>
                  <m:chr m:val="̃"/>
                </m:accPr>
                <m:e>
                  <m:r>
                    <m:t>w</m:t>
                  </m:r>
                </m:e>
              </m:acc>
              <m:r>
                <m:rPr>
                  <m:sty m:val="p"/>
                </m:rPr>
                <m:t>⋅</m:t>
              </m:r>
              <m:r>
                <m:rPr>
                  <m:sty m:val="p"/>
                </m:rPr>
                <m:t>(</m:t>
              </m:r>
              <m:r>
                <m:rPr>
                  <m:sty m:val="p"/>
                </m:rPr>
                <m:t>−</m:t>
              </m:r>
              <m:r>
                <m:t>1</m:t>
              </m:r>
              <m:r>
                <m:rPr>
                  <m:sty m:val="p"/>
                </m:rPr>
                <m:t>,</m:t>
              </m:r>
              <m:r>
                <m:t>1</m:t>
              </m:r>
              <m:r>
                <m:rPr>
                  <m:sty m:val="p"/>
                </m:rPr>
                <m:t>,</m:t>
              </m:r>
              <m:r>
                <m:t>0</m:t>
              </m:r>
              <m:r>
                <m:rPr>
                  <m:sty m:val="p"/>
                </m:rPr>
                <m:t>)</m:t>
              </m:r>
              <m:r>
                <m:t>&amp;</m:t>
              </m:r>
              <m:r>
                <m:rPr>
                  <m:sty m:val="p"/>
                </m:rPr>
                <m:t>=</m:t>
              </m:r>
              <m:r>
                <m:rPr>
                  <m:sty m:val="p"/>
                </m:rPr>
                <m:t>−</m:t>
              </m:r>
              <m:r>
                <m:t>1</m:t>
              </m:r>
              <m:r>
                <m:rPr>
                  <m:sty m:val="p"/>
                </m:rPr>
                <m:t>+</m:t>
              </m:r>
              <m:r>
                <m:t>1</m:t>
              </m:r>
              <m:r>
                <m:rPr>
                  <m:sty m:val="p"/>
                </m:rPr>
                <m:t>+</m:t>
              </m:r>
              <m:r>
                <m:t>0</m:t>
              </m:r>
            </m:e>
            <m:e>
              <m:r>
                <m:t>&amp;</m:t>
              </m:r>
              <m:r>
                <m:rPr>
                  <m:sty m:val="p"/>
                </m:rPr>
                <m:t>=</m:t>
              </m:r>
              <m:r>
                <m:t>0</m:t>
              </m:r>
              <m:r>
                <m:rPr>
                  <m:sty m:val="p"/>
                </m:rPr>
                <m:t>,</m:t>
              </m:r>
            </m:e>
          </m:eqArr>
        </m:oMath>
      </m:oMathPara>
    </w:p>
    <w:p>
      <w:pPr>
        <w:numPr>
          <w:ilvl w:val="0"/>
          <w:numId w:val="1000"/>
        </w:numPr>
      </w:pPr>
      <w:r>
        <w:t xml:space="preserve">as part 3 says.</w:t>
      </w:r>
    </w:p>
    <w:p>
      <w:pPr>
        <w:numPr>
          <w:ilvl w:val="0"/>
          <w:numId w:val="1029"/>
        </w:numPr>
      </w:pPr>
      <w:r>
        <w:t xml:space="preserve">The point built in the proof is</w:t>
      </w:r>
    </w:p>
    <w:p>
      <w:pPr>
        <w:pStyle w:val="BodyText"/>
      </w:pPr>
      <m:oMathPara>
        <m:oMathParaPr>
          <m:jc m:val="center"/>
        </m:oMathParaPr>
        <m:oMath>
          <m:eqArr>
            <m:e>
              <m:sSup>
                <m:e>
                  <m:acc>
                    <m:accPr>
                      <m:chr m:val="̃"/>
                    </m:accPr>
                    <m:e>
                      <m:r>
                        <m:t>x</m:t>
                      </m:r>
                    </m:e>
                  </m:acc>
                </m:e>
                <m:sup>
                  <m:r>
                    <m:rPr>
                      <m:sty m:val="p"/>
                    </m:rPr>
                    <m:t>*</m:t>
                  </m:r>
                </m:sup>
              </m:sSup>
              <m:r>
                <m:t>&amp;</m:t>
              </m:r>
              <m:r>
                <m:rPr>
                  <m:sty m:val="p"/>
                </m:rPr>
                <m:t>=</m:t>
              </m:r>
              <m:r>
                <m:rPr>
                  <m:sty m:val="p"/>
                </m:rPr>
                <m:t>−</m:t>
              </m:r>
              <m:f>
                <m:fPr>
                  <m:type m:val="bar"/>
                </m:fPr>
                <m:num>
                  <m:r>
                    <m:rPr>
                      <m:sty m:val="p"/>
                    </m:rPr>
                    <m:t>−</m:t>
                  </m:r>
                  <m:r>
                    <m:t>1</m:t>
                  </m:r>
                </m:num>
                <m:den>
                  <m:r>
                    <m:t>3</m:t>
                  </m:r>
                </m:den>
              </m:f>
              <m:r>
                <m:t> </m:t>
              </m:r>
              <m:r>
                <m:rPr>
                  <m:sty m:val="p"/>
                </m:rPr>
                <m:t>(</m:t>
              </m:r>
              <m:r>
                <m:t>1</m:t>
              </m:r>
              <m:r>
                <m:rPr>
                  <m:sty m:val="p"/>
                </m:rPr>
                <m:t>,</m:t>
              </m:r>
              <m:r>
                <m:t>1</m:t>
              </m:r>
              <m:r>
                <m:rPr>
                  <m:sty m:val="p"/>
                </m:rPr>
                <m:t>,</m:t>
              </m:r>
              <m:r>
                <m:t>1</m:t>
              </m:r>
              <m:r>
                <m:rPr>
                  <m:sty m:val="p"/>
                </m:rPr>
                <m:t>)</m:t>
              </m:r>
            </m:e>
            <m:e>
              <m:r>
                <m:t>&amp;</m:t>
              </m:r>
              <m:r>
                <m:rPr>
                  <m:sty m:val="p"/>
                </m:rPr>
                <m:t>=</m:t>
              </m:r>
              <m:r>
                <m:t>​</m:t>
              </m:r>
              <m:d>
                <m:dPr>
                  <m:begChr m:val="("/>
                  <m:sepChr m:val=""/>
                  <m:endChr m:val=")"/>
                  <m:grow/>
                </m:dPr>
                <m:e>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e>
              </m:d>
              <m:r>
                <m:t>​</m:t>
              </m:r>
              <m:r>
                <m:rPr>
                  <m:sty m:val="p"/>
                </m:rPr>
                <m:t>,</m:t>
              </m:r>
            </m:e>
          </m:eqArr>
        </m:oMath>
      </m:oMathPara>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79"/>
    <w:bookmarkStart w:id="280" w:name="thm-hyperplane-origin"/>
    <w:p>
      <w:pPr>
        <w:pStyle w:val="FirstParagraph"/>
      </w:pPr>
      <w:r>
        <w:rPr>
          <w:b/>
          <w:bCs/>
        </w:rPr>
        <w:t xml:space="preserve">Theorem 43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41</w:t>
        </w:r>
      </w:hyperlink>
      <w:r>
        <w:t xml:space="preserve">).</w:t>
      </w:r>
    </w:p>
    <w:p>
      <w:pPr>
        <w:pStyle w:val="Compact"/>
        <w:numPr>
          <w:ilvl w:val="0"/>
          <w:numId w:val="1030"/>
        </w:numPr>
      </w:pPr>
      <m:oMath>
        <m:r>
          <m:rPr>
            <m:scr m:val="script"/>
            <m:sty m:val="p"/>
          </m:rPr>
          <m:t>H</m:t>
        </m:r>
      </m:oMath>
      <w:r>
        <w:t xml:space="preserve"> </w:t>
      </w:r>
      <w:r>
        <w:t xml:space="preserve">contains the origin</w:t>
      </w:r>
      <w:r>
        <w:t xml:space="preserve"> </w:t>
      </w:r>
      <m:oMath>
        <m:acc>
          <m:accPr>
            <m:chr m:val="̃"/>
          </m:accPr>
          <m:e>
            <m:r>
              <m:t>0</m:t>
            </m:r>
          </m:e>
        </m:acc>
      </m:oMath>
      <w:r>
        <w:t xml:space="preserve"> </w:t>
      </w:r>
      <w:r>
        <w:t xml:space="preserve">exactly when</w:t>
      </w:r>
      <w:r>
        <w:t xml:space="preserve"> </w:t>
      </w:r>
      <m:oMath>
        <m:r>
          <m:t>b</m:t>
        </m:r>
        <m:r>
          <m:rPr>
            <m:sty m:val="p"/>
          </m:rPr>
          <m:t>=</m:t>
        </m:r>
        <m:r>
          <m:t>0</m:t>
        </m:r>
      </m:oMath>
      <w:r>
        <w:t xml:space="preserve">.</w:t>
      </w:r>
    </w:p>
    <w:p>
      <w:pPr>
        <w:pStyle w:val="Compact"/>
        <w:numPr>
          <w:ilvl w:val="0"/>
          <w:numId w:val="1030"/>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t</m:t>
            </m:r>
            <m:r>
              <m:t> </m:t>
            </m:r>
            <m:acc>
              <m:accPr>
                <m:chr m:val="̃"/>
              </m:accPr>
              <m:e>
                <m:r>
                  <m:t>v</m:t>
                </m:r>
              </m:e>
            </m:acc>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2</m:t>
            </m:r>
          </m:sup>
        </m:sSup>
      </m:oMath>
      <w:r>
        <w:t xml:space="preserve"> </w:t>
      </w:r>
      <w:r>
        <w:t xml:space="preserve">and some nonzero</w:t>
      </w:r>
      <w:r>
        <w:t xml:space="preserve"> </w:t>
      </w:r>
      <m:oMath>
        <m:acc>
          <m:accPr>
            <m:chr m:val="̃"/>
          </m:accPr>
          <m:e>
            <m:r>
              <m:t>v</m:t>
            </m:r>
          </m:e>
        </m:acc>
        <m:r>
          <m:rPr>
            <m:sty m:val="p"/>
          </m:rPr>
          <m:t>∈</m:t>
        </m:r>
        <m:sSup>
          <m:e>
            <m:r>
              <m:rPr>
                <m:scr m:val="double-struck"/>
                <m:sty m:val="p"/>
              </m:rPr>
              <m:t>R</m:t>
            </m:r>
          </m:e>
          <m:sup>
            <m:r>
              <m:t>2</m:t>
            </m:r>
          </m:sup>
        </m:sSup>
      </m:oMath>
      <w:r>
        <w:t xml:space="preserve">.</w:t>
      </w:r>
    </w:p>
    <w:p>
      <w:pPr>
        <w:pStyle w:val="Compact"/>
        <w:numPr>
          <w:ilvl w:val="0"/>
          <w:numId w:val="1030"/>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3</m:t>
            </m:r>
          </m:sup>
        </m:sSup>
      </m:oMath>
      <w:r>
        <w:t xml:space="preserve"> </w:t>
      </w:r>
      <w:r>
        <w:t xml:space="preserve">and some linearly independent</w:t>
      </w:r>
      <w:r>
        <w:t xml:space="preserve"> </w:t>
      </w:r>
      <m:oMath>
        <m:sSub>
          <m:e>
            <m:acc>
              <m:accPr>
                <m:chr m:val="̃"/>
              </m:accPr>
              <m:e>
                <m:r>
                  <m:t>v</m:t>
                </m:r>
              </m:e>
            </m:acc>
          </m:e>
          <m:sub>
            <m:r>
              <m:t>1</m:t>
            </m:r>
          </m:sub>
        </m:sSub>
        <m:r>
          <m:rPr>
            <m:sty m:val="p"/>
          </m:rPr>
          <m:t>,</m:t>
        </m:r>
        <m:sSub>
          <m:e>
            <m:acc>
              <m:accPr>
                <m:chr m:val="̃"/>
              </m:accPr>
              <m:e>
                <m:r>
                  <m:t>v</m:t>
                </m:r>
              </m:e>
            </m:acc>
          </m:e>
          <m:sub>
            <m:r>
              <m:t>2</m:t>
            </m:r>
          </m:sub>
        </m:sSub>
        <m:r>
          <m:rPr>
            <m:sty m:val="p"/>
          </m:rPr>
          <m:t>∈</m:t>
        </m:r>
        <m:sSup>
          <m:e>
            <m:r>
              <m:rPr>
                <m:scr m:val="double-struck"/>
                <m:sty m:val="p"/>
              </m:rPr>
              <m:t>R</m:t>
            </m:r>
          </m:e>
          <m:sup>
            <m:r>
              <m:t>3</m:t>
            </m:r>
          </m:sup>
        </m:sSup>
      </m:oMath>
      <w:r>
        <w:t xml:space="preserve">.</w:t>
      </w:r>
    </w:p>
    <w:bookmarkEnd w:id="280"/>
    <w:p>
      <w:pPr>
        <w:pStyle w:val="FirstParagraph"/>
      </w:pPr>
      <w:r>
        <w:rPr>
          <w:i/>
          <w:iCs/>
        </w:rPr>
        <w:t xml:space="preserve">Proof</w:t>
      </w:r>
      <w:r>
        <w:t xml:space="preserve">. </w:t>
      </w:r>
      <w:r>
        <w:rPr>
          <w:b/>
          <w:bCs/>
        </w:rPr>
        <w:t xml:space="preserve">Part 1.</w:t>
      </w:r>
      <w:r>
        <w:t xml:space="preserve"> </w:t>
      </w:r>
      <w:r>
        <w:t xml:space="preserve">Since</w:t>
      </w:r>
      <w:r>
        <w:t xml:space="preserve"> </w:t>
      </w:r>
      <m:oMath>
        <m:acc>
          <m:accPr>
            <m:chr m:val="̃"/>
          </m:accPr>
          <m:e>
            <m:r>
              <m:t>w</m:t>
            </m:r>
          </m:e>
        </m:acc>
        <m:r>
          <m:rPr>
            <m:sty m:val="p"/>
          </m:rPr>
          <m:t>⋅</m:t>
        </m:r>
        <m:acc>
          <m:accPr>
            <m:chr m:val="̃"/>
          </m:accPr>
          <m:e>
            <m:r>
              <m:t>0</m:t>
            </m:r>
          </m:e>
        </m:acc>
        <m:r>
          <m:rPr>
            <m:sty m:val="p"/>
          </m:rPr>
          <m:t>=</m:t>
        </m:r>
        <m:r>
          <m:t>0</m:t>
        </m:r>
      </m:oMath>
      <w:r>
        <w:t xml:space="preserve">,</w:t>
      </w:r>
    </w:p>
    <w:p>
      <w:pPr>
        <w:pStyle w:val="BodyText"/>
      </w:pPr>
      <m:oMathPara>
        <m:oMathParaPr>
          <m:jc m:val="center"/>
        </m:oMathParaPr>
        <m:oMath>
          <m:eqArr>
            <m:e>
              <m:acc>
                <m:accPr>
                  <m:chr m:val="̃"/>
                </m:accPr>
                <m:e>
                  <m:r>
                    <m:t>w</m:t>
                  </m:r>
                </m:e>
              </m:acc>
              <m:r>
                <m:rPr>
                  <m:sty m:val="p"/>
                </m:rPr>
                <m:t>⋅</m:t>
              </m:r>
              <m:acc>
                <m:accPr>
                  <m:chr m:val="̃"/>
                </m:accPr>
                <m:e>
                  <m:r>
                    <m:t>0</m:t>
                  </m:r>
                </m:e>
              </m:acc>
              <m:r>
                <m:rPr>
                  <m:sty m:val="p"/>
                </m:rPr>
                <m:t>+</m:t>
              </m:r>
              <m:r>
                <m:t>b</m:t>
              </m:r>
              <m:r>
                <m:t>&amp;</m:t>
              </m:r>
              <m:r>
                <m:rPr>
                  <m:sty m:val="p"/>
                </m:rPr>
                <m:t>=</m:t>
              </m:r>
              <m:r>
                <m:t>0</m:t>
              </m:r>
              <m:r>
                <m:rPr>
                  <m:sty m:val="p"/>
                </m:rPr>
                <m:t>+</m:t>
              </m:r>
              <m:r>
                <m:t>b</m:t>
              </m:r>
              <m:r>
                <m:t>&amp;</m:t>
              </m:r>
              <m:r>
                <m:t>&amp;</m:t>
              </m:r>
              <m:r>
                <m:rPr>
                  <m:nor/>
                  <m:sty m:val="p"/>
                </m:rPr>
                <m:t>(the dot product with </m:t>
              </m:r>
              <m:acc>
                <m:accPr>
                  <m:chr m:val="̃"/>
                </m:accPr>
                <m:e>
                  <m:r>
                    <m:t>0</m:t>
                  </m:r>
                </m:e>
              </m:acc>
              <m:r>
                <m:rPr>
                  <m:nor/>
                  <m:sty m:val="p"/>
                </m:rPr>
                <m:t> is </m:t>
              </m:r>
              <m:r>
                <m:t>0</m:t>
              </m:r>
              <m:r>
                <m:rPr>
                  <m:nor/>
                  <m:sty m:val="p"/>
                </m:rPr>
                <m:t>)</m:t>
              </m:r>
            </m:e>
            <m:e>
              <m:r>
                <m:t>&amp;</m:t>
              </m:r>
              <m:r>
                <m:rPr>
                  <m:sty m:val="p"/>
                </m:rPr>
                <m:t>=</m:t>
              </m:r>
              <m:r>
                <m:t>b</m:t>
              </m:r>
              <m:r>
                <m:rPr>
                  <m:sty m:val="p"/>
                </m:rPr>
                <m:t>,</m:t>
              </m:r>
              <m:r>
                <m:t>&amp;</m:t>
              </m:r>
              <m:r>
                <m:t>&amp;</m:t>
              </m:r>
              <m:r>
                <m:rPr>
                  <m:nor/>
                  <m:sty m:val="p"/>
                </m:rPr>
                <m:t>(</m:t>
              </m:r>
              <m:r>
                <m:rPr>
                  <m:nor/>
                  <m:sty m:val="p"/>
                </m:rPr>
                <m:t>Theorem 4 in Convexity, Infimum and Sums</m:t>
              </m:r>
              <m:r>
                <m:rPr>
                  <m:nor/>
                  <m:sty m:val="p"/>
                </m:rPr>
                <m:t>)</m:t>
              </m:r>
            </m:e>
          </m:eqArr>
        </m:oMath>
      </m:oMathPara>
    </w:p>
    <w:p>
      <w:pPr>
        <w:pStyle w:val="FirstParagraph"/>
      </w:pPr>
      <w:r>
        <w:t xml:space="preserve">so</w:t>
      </w:r>
      <w:r>
        <w:t xml:space="preserve"> </w:t>
      </w:r>
      <m:oMath>
        <m:acc>
          <m:accPr>
            <m:chr m:val="̃"/>
          </m:accPr>
          <m:e>
            <m:r>
              <m:t>0</m:t>
            </m:r>
          </m:e>
        </m:acc>
        <m:r>
          <m:rPr>
            <m:sty m:val="p"/>
          </m:rPr>
          <m:t>∈</m:t>
        </m:r>
        <m:r>
          <m:rPr>
            <m:scr m:val="script"/>
            <m:sty m:val="p"/>
          </m:rPr>
          <m:t>H</m:t>
        </m:r>
      </m:oMath>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42</w:t>
        </w:r>
      </w:hyperlink>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 </w:t>
      </w:r>
      <w:r>
        <w:t xml:space="preserve">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48</w:t>
        </w:r>
      </w:hyperlink>
      <w:r>
        <w:t xml:space="preserve">) with one vector</w:t>
      </w:r>
      <w:r>
        <w:t xml:space="preserve"> </w:t>
      </w:r>
      <m:oMath>
        <m:acc>
          <m:accPr>
            <m:chr m:val="̃"/>
          </m:accPr>
          <m:e>
            <m:r>
              <m:t>v</m:t>
            </m:r>
          </m:e>
        </m:acc>
      </m:oMath>
      <w:r>
        <w:t xml:space="preserve">.</w:t>
      </w:r>
      <w:r>
        <w:t xml:space="preserve"> </w:t>
      </w:r>
      <w:r>
        <w:t xml:space="preserve">That vector is nonzero, and</w:t>
      </w:r>
      <w:r>
        <w:t xml:space="preserve"> </w:t>
      </w:r>
      <m:oMath>
        <m:sSub>
          <m:e>
            <m:r>
              <m:rPr>
                <m:scr m:val="script"/>
                <m:sty m:val="p"/>
              </m:rPr>
              <m:t>H</m:t>
            </m:r>
          </m:e>
          <m:sub>
            <m:r>
              <m:t>0</m:t>
            </m:r>
          </m:sub>
        </m:sSub>
        <m:r>
          <m:rPr>
            <m:sty m:val="p"/>
          </m:rPr>
          <m:t>=</m:t>
        </m:r>
        <m:r>
          <m:t>​</m:t>
        </m:r>
        <m:d>
          <m:dPr>
            <m:begChr m:val="{"/>
            <m:sepChr m:val=""/>
            <m:endChr m:val="}"/>
            <m:grow/>
          </m:dPr>
          <m:e>
            <m:r>
              <m:t>t</m:t>
            </m:r>
            <m:r>
              <m:t> </m:t>
            </m:r>
            <m:acc>
              <m:accPr>
                <m:chr m:val="̃"/>
              </m:accPr>
              <m:e>
                <m:r>
                  <m:t>v</m:t>
                </m:r>
              </m:e>
            </m:acc>
            <m:r>
              <m:rPr>
                <m:sty m:val="p"/>
              </m:rPr>
              <m:t>:</m:t>
            </m:r>
            <m:r>
              <m:t>t</m:t>
            </m:r>
            <m:r>
              <m:rPr>
                <m:sty m:val="p"/>
              </m:rPr>
              <m:t>∈</m:t>
            </m:r>
            <m:r>
              <m:rPr>
                <m:scr m:val="double-struck"/>
                <m:sty m:val="p"/>
              </m:rPr>
              <m:t>R</m:t>
            </m:r>
          </m:e>
        </m:d>
        <m:r>
          <m:t>​</m:t>
        </m:r>
      </m:oMath>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m:oMath>
        <m:sSub>
          <m:e>
            <m:acc>
              <m:accPr>
                <m:chr m:val="̃"/>
              </m:accPr>
              <m:e>
                <m:r>
                  <m:t>v</m:t>
                </m:r>
              </m:e>
            </m:acc>
          </m:e>
          <m:sub>
            <m:r>
              <m:t>1</m:t>
            </m:r>
          </m:sub>
        </m:sSub>
      </m:oMath>
      <w:r>
        <w:t xml:space="preserve"> </w:t>
      </w:r>
      <w:r>
        <w:t xml:space="preserve">and</w:t>
      </w:r>
      <w:r>
        <w:t xml:space="preserve"> </w:t>
      </w:r>
      <m:oMath>
        <m:sSub>
          <m:e>
            <m:acc>
              <m:accPr>
                <m:chr m:val="̃"/>
              </m:accPr>
              <m:e>
                <m:r>
                  <m:t>v</m:t>
                </m:r>
              </m:e>
            </m:acc>
          </m:e>
          <m:sub>
            <m:r>
              <m:t>2</m:t>
            </m:r>
          </m:sub>
        </m:sSub>
      </m:oMath>
      <w:r>
        <w:t xml:space="preserve">.</w:t>
      </w:r>
      <w:r>
        <w:t xml:space="preserve"> </w:t>
      </w:r>
      <w:r>
        <w:t xml:space="preserve">They are linearly independent, and</w:t>
      </w:r>
      <w:r>
        <w:t xml:space="preserve"> </w:t>
      </w:r>
      <m:oMath>
        <m:sSub>
          <m:e>
            <m:r>
              <m:rPr>
                <m:scr m:val="script"/>
                <m:sty m:val="p"/>
              </m:rPr>
              <m:t>H</m:t>
            </m:r>
          </m:e>
          <m:sub>
            <m:r>
              <m:t>0</m:t>
            </m:r>
          </m:sub>
        </m:sSub>
        <m:r>
          <m:rPr>
            <m:sty m:val="p"/>
          </m:rPr>
          <m:t>=</m:t>
        </m:r>
        <m:r>
          <m:t>​</m:t>
        </m:r>
        <m:d>
          <m:dPr>
            <m:begChr m:val="{"/>
            <m:sepChr m:val=""/>
            <m:endChr m:val="}"/>
            <m:grow/>
          </m:dPr>
          <m:e>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w:t>
      </w:r>
    </w:p>
    <w:bookmarkStart w:id="281" w:name="exm-hyperplane-origin"/>
    <w:p>
      <w:pPr>
        <w:pStyle w:val="BodyText"/>
      </w:pPr>
      <w:r>
        <w:rPr>
          <w:b/>
          <w:bCs/>
        </w:rPr>
        <w:t xml:space="preserve">Example 74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33</w:t>
        </w:r>
      </w:hyperlink>
      <w:r>
        <w:t xml:space="preserve">.</w:t>
      </w:r>
      <w:r>
        <w:t xml:space="preserve"> </w:t>
      </w:r>
      <w:r>
        <w:t xml:space="preserve">The point</w:t>
      </w:r>
      <w:r>
        <w:t xml:space="preserve"> </w:t>
      </w:r>
      <m:oMath>
        <m:sSub>
          <m:e>
            <m:acc>
              <m:accPr>
                <m:chr m:val="̃"/>
              </m:accPr>
              <m:e>
                <m:r>
                  <m:t>x</m:t>
                </m:r>
              </m:e>
            </m:acc>
          </m:e>
          <m:sub>
            <m:r>
              <m:t>0</m:t>
            </m:r>
          </m:sub>
        </m:sSub>
        <m:r>
          <m:rPr>
            <m:sty m:val="p"/>
          </m:rPr>
          <m:t>=</m:t>
        </m:r>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on it,</w:t>
      </w:r>
      <w:r>
        <w:t xml:space="preserve"> </w:t>
      </w:r>
      <w:r>
        <w:t xml:space="preserve">and the vector</w:t>
      </w:r>
      <w:r>
        <w:t xml:space="preserve"> </w:t>
      </w:r>
      <m:oMath>
        <m:acc>
          <m:accPr>
            <m:chr m:val="̃"/>
          </m:accPr>
          <m:e>
            <m:r>
              <m:t>v</m:t>
            </m:r>
          </m:e>
        </m:acc>
        <m:r>
          <m:rPr>
            <m:sty m:val="p"/>
          </m:rPr>
          <m:t>=</m:t>
        </m:r>
        <m:r>
          <m:rPr>
            <m:sty m:val="p"/>
          </m:rPr>
          <m:t>(</m:t>
        </m:r>
        <m:r>
          <m:rPr>
            <m:sty m:val="p"/>
          </m:rPr>
          <m:t>−</m:t>
        </m:r>
        <m:sSub>
          <m:e>
            <m:r>
              <m:t>w</m:t>
            </m:r>
          </m:e>
          <m:sub>
            <m:r>
              <m:t>2</m:t>
            </m:r>
          </m:sub>
        </m:sSub>
        <m:r>
          <m:rPr>
            <m:sty m:val="p"/>
          </m:rPr>
          <m:t>,</m:t>
        </m:r>
        <m:sSub>
          <m:e>
            <m:r>
              <m:t>w</m:t>
            </m:r>
          </m:e>
          <m:sub>
            <m:r>
              <m:t>1</m:t>
            </m:r>
          </m:sub>
        </m:sSub>
        <m:r>
          <m:rPr>
            <m:sty m:val="p"/>
          </m:rPr>
          <m:t>)</m:t>
        </m:r>
      </m:oMath>
      <w:r>
        <w:t xml:space="preserve"> </w:t>
      </w:r>
      <w:r>
        <w:t xml:space="preserve">is nonzero with</w:t>
      </w:r>
      <w:r>
        <w:t xml:space="preserve"> </w:t>
      </w:r>
      <m:oMath>
        <m:acc>
          <m:accPr>
            <m:chr m:val="̃"/>
          </m:accPr>
          <m:e>
            <m:r>
              <m:t>w</m:t>
            </m:r>
          </m:e>
        </m:acc>
        <m:r>
          <m:rPr>
            <m:sty m:val="p"/>
          </m:rPr>
          <m:t>⋅</m:t>
        </m:r>
        <m:acc>
          <m:accPr>
            <m:chr m:val="̃"/>
          </m:accPr>
          <m:e>
            <m:r>
              <m:t>v</m:t>
            </m:r>
          </m:e>
        </m:acc>
        <m:r>
          <m:rPr>
            <m:sty m:val="p"/>
          </m:rPr>
          <m:t>=</m:t>
        </m:r>
        <m:r>
          <m:t>0</m:t>
        </m:r>
      </m:oMath>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42</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73</w:t>
        </w:r>
      </w:hyperlink>
      <w:r>
        <w:t xml:space="preserve">,</w:t>
      </w:r>
      <w:r>
        <w:t xml:space="preserve"> </w:t>
      </w:r>
      <w:r>
        <w:t xml:space="preserve">with the independent vectors</w:t>
      </w:r>
      <w:r>
        <w:t xml:space="preserve"> </w:t>
      </w:r>
      <m:oMath>
        <m:sSub>
          <m:e>
            <m:acc>
              <m:accPr>
                <m:chr m:val="̃"/>
              </m:accPr>
              <m:e>
                <m:r>
                  <m:t>v</m:t>
                </m:r>
              </m:e>
            </m:acc>
          </m:e>
          <m:sub>
            <m:r>
              <m:t>1</m:t>
            </m:r>
          </m:sub>
        </m:sSub>
        <m:r>
          <m:rPr>
            <m:sty m:val="p"/>
          </m:rPr>
          <m:t>=</m:t>
        </m:r>
        <m:r>
          <m:rPr>
            <m:sty m:val="p"/>
          </m:rPr>
          <m:t>(</m:t>
        </m:r>
        <m:r>
          <m:t>1</m:t>
        </m:r>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0</m:t>
        </m:r>
        <m:r>
          <m:rPr>
            <m:sty m:val="p"/>
          </m:rPr>
          <m:t>,</m:t>
        </m:r>
        <m:r>
          <m:t>1</m:t>
        </m:r>
        <m:r>
          <m:rPr>
            <m:sty m:val="p"/>
          </m:rPr>
          <m:t>,</m:t>
        </m:r>
        <m:r>
          <m:rPr>
            <m:sty m:val="p"/>
          </m:rPr>
          <m:t>−</m:t>
        </m:r>
        <m:r>
          <m:t>1</m:t>
        </m:r>
        <m:r>
          <m:rPr>
            <m:sty m:val="p"/>
          </m:rPr>
          <m:t>)</m:t>
        </m:r>
      </m:oMath>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the origin</w:t>
      </w:r>
      <w:r>
        <w:t xml:space="preserve"> </w:t>
      </w:r>
      <w:r>
        <w:t xml:space="preserve">and at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and</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on the line</w:t>
      </w:r>
      <w:r>
        <w:t xml:space="preserve"> </w:t>
      </w:r>
      <w:r>
        <w:t xml:space="preserve">and all 25 points</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m:oMath>
        <m:r>
          <m:t>​</m:t>
        </m:r>
        <m:d>
          <m:dPr>
            <m:begChr m:val="|"/>
            <m:sepChr m:val=""/>
            <m:endChr m:val="|"/>
            <m:grow/>
          </m:dPr>
          <m:e>
            <m:acc>
              <m:accPr>
                <m:chr m:val="̃"/>
              </m:accPr>
              <m:e>
                <m:r>
                  <m:t>w</m:t>
                </m:r>
              </m:e>
            </m:acc>
            <m:r>
              <m:rPr>
                <m:sty m:val="p"/>
              </m:rPr>
              <m:t>⋅</m:t>
            </m:r>
            <m:acc>
              <m:accPr>
                <m:chr m:val="̃"/>
              </m:accPr>
              <m:e>
                <m:r>
                  <m:t>x</m:t>
                </m:r>
              </m:e>
            </m:acc>
            <m:r>
              <m:rPr>
                <m:sty m:val="p"/>
              </m:rPr>
              <m:t>+</m:t>
            </m:r>
            <m:r>
              <m:t>b</m:t>
            </m:r>
          </m:e>
        </m:d>
        <m:r>
          <m:t>​</m:t>
        </m:r>
        <m:r>
          <m:rPr>
            <m:sty m:val="p"/>
          </m:rPr>
          <m:t>&lt;</m:t>
        </m:r>
        <m:sSup>
          <m:e>
            <m:r>
              <m:t>10</m:t>
            </m:r>
          </m:e>
          <m:sup>
            <m:r>
              <m:rPr>
                <m:sty m:val="p"/>
              </m:rPr>
              <m:t>−</m:t>
            </m:r>
            <m:r>
              <m:t>10</m:t>
            </m:r>
          </m:sup>
        </m:sSup>
      </m:oMath>
      <w:r>
        <w:t xml:space="preserve">.</w:t>
      </w:r>
    </w:p>
    <w:bookmarkEnd w:id="281"/>
    <w:bookmarkStart w:id="283" w:name="def-half-space"/>
    <w:p>
      <w:pPr>
        <w:pStyle w:val="BodyText"/>
      </w:pPr>
      <w:r>
        <w:rPr>
          <w:b/>
          <w:bCs/>
        </w:rPr>
        <w:t xml:space="preserve">Definition 60 (Open half-space)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41</w:t>
        </w:r>
      </w:hyperlink>
      <w:r>
        <w:t xml:space="preserve">).</w:t>
      </w:r>
      <w:r>
        <w:t xml:space="preserve"> </w:t>
      </w:r>
      <w:r>
        <w:t xml:space="preserve">The two</w:t>
      </w:r>
      <w:r>
        <w:t xml:space="preserve"> </w:t>
      </w:r>
      <w:r>
        <w:rPr>
          <w:b/>
          <w:bCs/>
        </w:rPr>
        <w:t xml:space="preserve">open half-spaces</w:t>
      </w:r>
      <w:r>
        <w:t xml:space="preserve"> </w:t>
      </w:r>
      <w:r>
        <w:t xml:space="preserve">of</w:t>
      </w:r>
      <w:r>
        <w:t xml:space="preserve"> </w:t>
      </w:r>
      <m:oMath>
        <m:r>
          <m:rPr>
            <m:scr m:val="script"/>
            <m:sty m:val="p"/>
          </m:rPr>
          <m:t>H</m:t>
        </m:r>
      </m:oMath>
      <w:r>
        <w:t xml:space="preserve"> </w:t>
      </w:r>
      <w:r>
        <w:t xml:space="preserve">are</w:t>
      </w:r>
    </w:p>
    <w:p>
      <w:pPr>
        <w:pStyle w:val="BodyText"/>
      </w:pPr>
      <w:bookmarkStart w:id="282" w:name="eq-half-space"/>
      <m:oMathPara>
        <m:oMathParaPr>
          <m:jc m:val="center"/>
        </m:oMathParaPr>
        <m:oMath>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&gt;</m:t>
              </m:r>
              <m:r>
                <m:t>0</m:t>
              </m:r>
            </m:e>
          </m:d>
          <m:r>
            <m:t>​</m:t>
          </m:r>
          <m:r>
            <m:t> </m:t>
          </m:r>
          <m:r>
            <m:rPr>
              <m:nor/>
              <m:sty m:val="p"/>
            </m:rPr>
            <m:t>and</m:t>
          </m:r>
          <m:r>
            <m:t> </m:t>
          </m:r>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&lt;</m:t>
              </m:r>
              <m:r>
                <m:t>0</m:t>
              </m:r>
            </m:e>
          </m:d>
          <m:r>
            <m:t>​</m:t>
          </m:r>
          <m:r>
            <m:rPr>
              <m:sty m:val="p"/>
            </m:rPr>
            <m:t>.</m:t>
          </m:r>
          <m:r>
            <m:t>  </m:t>
          </m:r>
          <m:r>
            <m:rPr>
              <m:sty m:val="p"/>
            </m:rPr>
            <m:t>(</m:t>
          </m:r>
          <m:r>
            <m:t>5</m:t>
          </m:r>
          <m:r>
            <m:rPr>
              <m:sty m:val="p"/>
            </m:rPr>
            <m:t>)</m:t>
          </m:r>
        </m:oMath>
      </m:oMathPara>
      <w:bookmarkEnd w:id="282"/>
    </w:p>
    <w:bookmarkEnd w:id="283"/>
    <w:bookmarkStart w:id="284" w:name="def-closed-half-space"/>
    <w:p>
      <w:pPr>
        <w:pStyle w:val="FirstParagraph"/>
      </w:pPr>
      <w:r>
        <w:rPr>
          <w:b/>
          <w:bCs/>
        </w:rPr>
        <w:t xml:space="preserve">Definition 61 (Closed half-space)</w:t>
      </w:r>
      <w:r>
        <w:t xml:space="preserve"> </w:t>
      </w:r>
      <w:r>
        <w:t xml:space="preserve">The</w:t>
      </w:r>
      <w:r>
        <w:t xml:space="preserve"> </w:t>
      </w:r>
      <w:r>
        <w:rPr>
          <w:b/>
          <w:bCs/>
        </w:rPr>
        <w:t xml:space="preserve">closed half-spaces</w:t>
      </w:r>
      <w:r>
        <w:t xml:space="preserve"> </w:t>
      </w:r>
      <w:r>
        <w:t xml:space="preserve">of the hyperplane</w:t>
      </w:r>
      <w:r>
        <w:t xml:space="preserve"> </w:t>
      </w:r>
      <m:oMath>
        <m:r>
          <m:rPr>
            <m:scr m:val="script"/>
            <m:sty m:val="p"/>
          </m:rPr>
          <m:t>H</m:t>
        </m:r>
      </m:oMath>
      <w:r>
        <w:t xml:space="preserve"> </w:t>
      </w:r>
      <w:r>
        <w:t xml:space="preserve">of</w:t>
      </w:r>
      <w:r>
        <w:t xml:space="preserve"> </w:t>
      </w:r>
      <w:hyperlink w:anchor="def-half-space">
        <w:r>
          <w:rPr>
            <w:rStyle w:val="Hyperlink"/>
          </w:rPr>
          <w:t xml:space="preserve">Definition 60</w:t>
        </w:r>
      </w:hyperlink>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p>
    <w:bookmarkEnd w:id="284"/>
    <w:p>
      <w:pPr>
        <w:pStyle w:val="BodyText"/>
      </w:pPr>
      <w:r>
        <w:rPr>
          <w:i/>
          <w:iCs/>
        </w:rPr>
        <w:t xml:space="preserve">Remark</w:t>
      </w:r>
      <w:r>
        <w:t xml:space="preserve">. </w:t>
      </w:r>
      <w:r>
        <w:t xml:space="preserve">Replacing</w:t>
      </w:r>
      <w:r>
        <w:t xml:space="preserve"> </w:t>
      </w:r>
      <m:oMath>
        <m:r>
          <m:rPr>
            <m:sty m:val="p"/>
          </m:rPr>
          <m:t>(</m:t>
        </m:r>
        <m:acc>
          <m:accPr>
            <m:chr m:val="̃"/>
          </m:accPr>
          <m:e>
            <m:r>
              <m:t>w</m:t>
            </m:r>
          </m:e>
        </m:acc>
        <m:r>
          <m:rPr>
            <m:sty m:val="p"/>
          </m:rPr>
          <m:t>,</m:t>
        </m:r>
        <m:r>
          <m:t>b</m:t>
        </m:r>
        <m:r>
          <m:rPr>
            <m:sty m:val="p"/>
          </m:rPr>
          <m:t>)</m:t>
        </m:r>
      </m:oMath>
      <w:r>
        <w:t xml:space="preserve"> </w:t>
      </w:r>
      <w:r>
        <w:t xml:space="preserve">by</w:t>
      </w:r>
      <w:r>
        <w:t xml:space="preserve"> </w:t>
      </w:r>
      <m:oMath>
        <m:r>
          <m:rPr>
            <m:sty m:val="p"/>
          </m:rPr>
          <m:t>(</m:t>
        </m:r>
        <m:r>
          <m:rPr>
            <m:sty m:val="p"/>
          </m:rPr>
          <m:t>−</m:t>
        </m:r>
        <m:acc>
          <m:accPr>
            <m:chr m:val="̃"/>
          </m:accPr>
          <m:e>
            <m:r>
              <m:t>w</m:t>
            </m:r>
          </m:e>
        </m:acc>
        <m:r>
          <m:rPr>
            <m:sty m:val="p"/>
          </m:rPr>
          <m:t>,</m:t>
        </m:r>
        <m:r>
          <m:rPr>
            <m:sty m:val="p"/>
          </m:rPr>
          <m:t>−</m:t>
        </m:r>
        <m:r>
          <m:t>b</m:t>
        </m:r>
        <m:r>
          <m:rPr>
            <m:sty m:val="p"/>
          </m:rPr>
          <m:t>)</m:t>
        </m:r>
      </m:oMath>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tells you which side of the hyperplane</w:t>
      </w:r>
      <w:r>
        <w:t xml:space="preserve"> </w:t>
      </w:r>
      <m:oMath>
        <m:acc>
          <m:accPr>
            <m:chr m:val="̃"/>
          </m:accPr>
          <m:e>
            <m:r>
              <m:t>x</m:t>
            </m:r>
          </m:e>
        </m:acc>
      </m:oMath>
      <w:r>
        <w:t xml:space="preserve"> </w:t>
      </w:r>
      <w:r>
        <w:t xml:space="preserve">is on.</w:t>
      </w:r>
      <w:r>
        <w:t xml:space="preserve"> </w:t>
      </w:r>
      <w:r>
        <w:t xml:space="preserve">A linear classifier uses this sign to assign one of two labels.</w:t>
      </w:r>
    </w:p>
    <w:bookmarkStart w:id="285" w:name="exm-half-space-plane"/>
    <w:p>
      <w:pPr>
        <w:pStyle w:val="BodyText"/>
      </w:pPr>
      <w:r>
        <w:rPr>
          <w:b/>
          <w:bCs/>
        </w:rPr>
        <w:t xml:space="preserve">Example 75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41</w:t>
        </w:r>
      </w:hyperlink>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r>
              <m:t>2</m:t>
            </m:r>
            <m:sSub>
              <m:e>
                <m:r>
                  <m:t>x</m:t>
                </m:r>
              </m:e>
              <m:sub>
                <m:r>
                  <m:t>2</m:t>
                </m:r>
              </m:sub>
            </m:sSub>
            <m:r>
              <m:rPr>
                <m:sty m:val="p"/>
              </m:rPr>
              <m:t>−</m:t>
            </m:r>
            <m:r>
              <m:t>2</m:t>
            </m:r>
            <m:r>
              <m:rPr>
                <m:sty m:val="p"/>
              </m:rPr>
              <m:t>=</m:t>
            </m:r>
            <m:r>
              <m:t>0</m:t>
            </m:r>
          </m:e>
        </m:d>
        <m:r>
          <m:t>​</m:t>
        </m:r>
      </m:oMath>
      <w:r>
        <w:t xml:space="preserve">.</w:t>
      </w:r>
      <w:r>
        <w:t xml:space="preserve"> </w:t>
      </w:r>
      <w:r>
        <w:t xml:space="preserve">Evaluate</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three points (</w:t>
      </w:r>
      <w:hyperlink w:anchor="def-half-space">
        <w:r>
          <w:rPr>
            <w:rStyle w:val="Hyperlink"/>
          </w:rPr>
          <w:t xml:space="preserve">Definition 60</w:t>
        </w:r>
      </w:hyperlink>
      <w:r>
        <w:t xml:space="preserve">):</w:t>
      </w:r>
    </w:p>
    <w:p>
      <w:pPr>
        <w:pStyle w:val="Compact"/>
        <w:numPr>
          <w:ilvl w:val="0"/>
          <w:numId w:val="1031"/>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31"/>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31"/>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m:oMath>
        <m:acc>
          <m:accPr>
            <m:chr m:val="̃"/>
          </m:accPr>
          <m:e>
            <m:r>
              <m:t>w</m:t>
            </m:r>
          </m:e>
        </m:acc>
      </m:oMath>
      <w:r>
        <w:t xml:space="preserve"> </w:t>
      </w:r>
      <w:r>
        <w:t xml:space="preserve">leads into</w:t>
      </w:r>
      <w:r>
        <w:t xml:space="preserve"> </w:t>
      </w:r>
      <m:oMath>
        <m:sSup>
          <m:e>
            <m:r>
              <m:rPr>
                <m:scr m:val="script"/>
                <m:sty m:val="p"/>
              </m:rPr>
              <m:t>H</m:t>
            </m:r>
          </m:e>
          <m:sup>
            <m:r>
              <m:rPr>
                <m:sty m:val="p"/>
              </m:rPr>
              <m:t>+</m:t>
            </m:r>
          </m:sup>
        </m:sSup>
      </m:oMath>
      <w:r>
        <w:t xml:space="preserve">.</w:t>
      </w:r>
    </w:p>
    <w:bookmarkEnd w:id="285"/>
    <w:bookmarkStart w:id="286" w:name="rem-half-space-sides"/>
    <w:p>
      <w:pPr>
        <w:pStyle w:val="BodyText"/>
      </w:pPr>
      <w:r>
        <w:rPr>
          <w:i/>
          <w:iCs/>
        </w:rPr>
        <w:t xml:space="preserve">Remark 19</w:t>
      </w:r>
      <w:r>
        <w:t xml:space="preserve"> (The two sides of a hyperplane).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positive, zero or negative.</w:t>
      </w:r>
      <w:r>
        <w:t xml:space="preserve"> </w:t>
      </w:r>
      <w:r>
        <w:t xml:space="preserve">The vector</w:t>
      </w:r>
      <w:r>
        <w:t xml:space="preserve"> </w:t>
      </w:r>
      <m:oMath>
        <m:acc>
          <m:accPr>
            <m:chr m:val="̃"/>
          </m:accPr>
          <m:e>
            <m:r>
              <m:t>w</m:t>
            </m:r>
          </m:e>
        </m:acc>
      </m:oMath>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goes up when</w:t>
      </w:r>
      <w:r>
        <w:t xml:space="preserve"> </w:t>
      </w:r>
      <m:oMath>
        <m:acc>
          <m:accPr>
            <m:chr m:val="̃"/>
          </m:accPr>
          <m:e>
            <m:r>
              <m:t>x</m:t>
            </m:r>
          </m:e>
        </m:acc>
      </m:oMath>
      <w:r>
        <w:t xml:space="preserve"> </w:t>
      </w:r>
      <w:r>
        <w:t xml:space="preserve">moves in the direction</w:t>
      </w:r>
      <w:r>
        <w:t xml:space="preserve"> </w:t>
      </w:r>
      <m:oMath>
        <m:acc>
          <m:accPr>
            <m:chr m:val="̃"/>
          </m:accPr>
          <m:e>
            <m:r>
              <m:t>w</m:t>
            </m:r>
          </m:e>
        </m:acc>
      </m:oMath>
      <w:r>
        <w:t xml:space="preserve">.</w:t>
      </w:r>
    </w:p>
    <w:bookmarkEnd w:id="286"/>
    <w:bookmarkStart w:id="287" w:name="thm-half-space-dimension"/>
    <w:p>
      <w:pPr>
        <w:pStyle w:val="BodyText"/>
      </w:pPr>
      <w:r>
        <w:rPr>
          <w:b/>
          <w:bCs/>
        </w:rPr>
        <w:t xml:space="preserve">Theorem 44 (Differences of points in a hyperplane and in a half-space)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60</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m:oMath>
        <m:r>
          <m:t>D</m:t>
        </m:r>
        <m:r>
          <m:rPr>
            <m:sty m:val="p"/>
          </m:rPr>
          <m:t>(</m:t>
        </m:r>
        <m:r>
          <m:t>S</m:t>
        </m:r>
        <m:r>
          <m:rPr>
            <m:sty m:val="p"/>
          </m:rPr>
          <m:t>)</m:t>
        </m:r>
        <m:limUpp>
          <m:e>
            <m:r>
              <m:rPr>
                <m:sty m:val="p"/>
              </m:rPr>
              <m:t>=</m:t>
            </m:r>
          </m:e>
          <m:lim>
            <m:r>
              <m:rPr>
                <m:nor/>
                <m:sty m:val="p"/>
              </m:rPr>
              <m:t>def</m:t>
            </m:r>
          </m:lim>
        </m:limUpp>
        <m:r>
          <m:t>​</m:t>
        </m:r>
        <m:d>
          <m:dPr>
            <m:begChr m:val="{"/>
            <m:sepChr m:val=""/>
            <m:endChr m:val="}"/>
            <m:grow/>
          </m:dPr>
          <m:e>
            <m:acc>
              <m:accPr>
                <m:chr m:val="̃"/>
              </m:accPr>
              <m:e>
                <m:r>
                  <m:t>y</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r>
              <m:t>S</m:t>
            </m:r>
          </m:e>
        </m:d>
        <m:r>
          <m:t>​</m:t>
        </m:r>
      </m:oMath>
      <w:r>
        <w:t xml:space="preserve"> </w:t>
      </w:r>
      <w:r>
        <w:t xml:space="preserve">be the set of differences of its points.</w:t>
      </w:r>
    </w:p>
    <w:p>
      <w:pPr>
        <w:pStyle w:val="Compact"/>
        <w:numPr>
          <w:ilvl w:val="0"/>
          <w:numId w:val="1032"/>
        </w:numPr>
      </w:pPr>
      <m:oMath>
        <m:r>
          <m:t>D</m:t>
        </m:r>
        <m:r>
          <m:rPr>
            <m:sty m:val="p"/>
          </m:rPr>
          <m:t>(</m:t>
        </m:r>
        <m:r>
          <m:rPr>
            <m:scr m:val="script"/>
            <m:sty m:val="p"/>
          </m:rPr>
          <m:t>H</m:t>
        </m:r>
        <m:r>
          <m:rPr>
            <m:sty m:val="p"/>
          </m:rPr>
          <m:t>)</m:t>
        </m:r>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2"/>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87"/>
    <w:p>
      <w:pPr>
        <w:pStyle w:val="BodyText"/>
      </w:pPr>
      <w:r>
        <w:rPr>
          <w:i/>
          <w:iCs/>
        </w:rPr>
        <w:t xml:space="preserve">Proof</w:t>
      </w:r>
      <w:r>
        <w:t xml:space="preserve">. </w:t>
      </w:r>
      <w:r>
        <w:rPr>
          <w:b/>
          <w:bCs/>
        </w:rPr>
        <w:t xml:space="preserve">Part 1.</w:t>
      </w:r>
      <w:r>
        <w:t xml:space="preserve"> </w:t>
      </w:r>
      <w:r>
        <w:t xml:space="preserve">Let</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By</w:t>
      </w:r>
      <w:r>
        <w:t xml:space="preserve"> </w:t>
      </w:r>
      <w:hyperlink w:anchor="thm-hyperplane-subspace">
        <w:r>
          <w:rPr>
            <w:rStyle w:val="Hyperlink"/>
          </w:rPr>
          <w:t xml:space="preserve">Theorem 42</w:t>
        </w:r>
      </w:hyperlink>
      <w:r>
        <w:t xml:space="preserve"> </w:t>
      </w:r>
      <w:r>
        <w:t xml:space="preserve">part 3,</w:t>
      </w:r>
      <w:r>
        <w:t xml:space="preserve"> </w:t>
      </w:r>
      <m:oMath>
        <m:acc>
          <m:accPr>
            <m:chr m:val="̃"/>
          </m:accPr>
          <m:e>
            <m:r>
              <m:t>w</m:t>
            </m:r>
          </m:e>
        </m:acc>
        <m:r>
          <m:rPr>
            <m:sty m:val="p"/>
          </m:rPr>
          <m:t>⋅</m:t>
        </m:r>
        <m:r>
          <m:rPr>
            <m:sty m:val="p"/>
          </m:rPr>
          <m:t>(</m:t>
        </m:r>
        <m:acc>
          <m:accPr>
            <m:chr m:val="̃"/>
          </m:accPr>
          <m:e>
            <m:r>
              <m:t>y</m:t>
            </m:r>
          </m:e>
        </m:acc>
        <m:r>
          <m:rPr>
            <m:sty m:val="p"/>
          </m:rPr>
          <m:t>−</m:t>
        </m:r>
        <m:acc>
          <m:accPr>
            <m:chr m:val="̃"/>
          </m:accPr>
          <m:e>
            <m:r>
              <m:t>x</m:t>
            </m:r>
          </m:e>
        </m:acc>
        <m:r>
          <m:rPr>
            <m:sty m:val="p"/>
          </m:rPr>
          <m:t>)</m:t>
        </m:r>
        <m:r>
          <m:rPr>
            <m:sty m:val="p"/>
          </m:rPr>
          <m:t>=</m:t>
        </m:r>
        <m:r>
          <m:t>0</m:t>
        </m:r>
      </m:oMath>
      <w:r>
        <w:t xml:space="preserve">,</w:t>
      </w:r>
      <w:r>
        <w:t xml:space="preserve"> </w:t>
      </w:r>
      <w:r>
        <w:t xml:space="preserve">so</w:t>
      </w:r>
      <w:r>
        <w:t xml:space="preserve"> </w:t>
      </w:r>
      <m:oMath>
        <m:acc>
          <m:accPr>
            <m:chr m:val="̃"/>
          </m:accPr>
          <m:e>
            <m:r>
              <m:t>y</m:t>
            </m:r>
          </m:e>
        </m:acc>
        <m:r>
          <m:rPr>
            <m:sty m:val="p"/>
          </m:rPr>
          <m:t>−</m:t>
        </m:r>
        <m:acc>
          <m:accPr>
            <m:chr m:val="̃"/>
          </m:accPr>
          <m:e>
            <m:r>
              <m:t>x</m:t>
            </m:r>
          </m:e>
        </m:acc>
        <m:r>
          <m:rPr>
            <m:sty m:val="p"/>
          </m:rPr>
          <m:t>∈</m:t>
        </m:r>
        <m:sSub>
          <m:e>
            <m:r>
              <m:rPr>
                <m:scr m:val="script"/>
                <m:sty m:val="p"/>
              </m:rPr>
              <m:t>H</m:t>
            </m:r>
          </m:e>
          <m:sub>
            <m:r>
              <m:t>0</m:t>
            </m:r>
          </m:sub>
        </m:sSub>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Conversely,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(it exists by</w:t>
      </w:r>
      <w:r>
        <w:t xml:space="preserve"> </w:t>
      </w:r>
      <w:hyperlink w:anchor="thm-hyperplane-subspace">
        <w:r>
          <w:rPr>
            <w:rStyle w:val="Hyperlink"/>
          </w:rPr>
          <w:t xml:space="preserve">Theorem 42</w:t>
        </w:r>
      </w:hyperlink>
      <w:r>
        <w:t xml:space="preserve"> </w:t>
      </w:r>
      <w:r>
        <w:t xml:space="preserve">part 2).</w:t>
      </w:r>
      <w:r>
        <w:t xml:space="preserve"> </w:t>
      </w:r>
      <w:r>
        <w:t xml:space="preserve">For any</w:t>
      </w:r>
      <w:r>
        <w:t xml:space="preserve"> </w:t>
      </w:r>
      <m:oMath>
        <m:acc>
          <m:accPr>
            <m:chr m:val="̃"/>
          </m:accPr>
          <m:e>
            <m:r>
              <m:t>s</m:t>
            </m:r>
          </m:e>
        </m:acc>
        <m:r>
          <m:rPr>
            <m:sty m:val="p"/>
          </m:rPr>
          <m:t>∈</m:t>
        </m:r>
        <m:sSub>
          <m:e>
            <m:r>
              <m:rPr>
                <m:scr m:val="script"/>
                <m:sty m:val="p"/>
              </m:rPr>
              <m:t>H</m:t>
            </m:r>
          </m:e>
          <m:sub>
            <m:r>
              <m:t>0</m:t>
            </m:r>
          </m:sub>
        </m:sSub>
      </m:oMath>
      <w:r>
        <w:t xml:space="preserve">, the point</w:t>
      </w:r>
      <w:r>
        <w:t xml:space="preserve"> </w:t>
      </w:r>
      <m:oMath>
        <m:sSub>
          <m:e>
            <m:acc>
              <m:accPr>
                <m:chr m:val="̃"/>
              </m:accPr>
              <m:e>
                <m:r>
                  <m:t>x</m:t>
                </m:r>
              </m:e>
            </m:acc>
          </m:e>
          <m:sub>
            <m:r>
              <m:t>0</m:t>
            </m:r>
          </m:sub>
        </m:sSub>
        <m:r>
          <m:rPr>
            <m:sty m:val="p"/>
          </m:rPr>
          <m:t>+</m:t>
        </m:r>
        <m:acc>
          <m:accPr>
            <m:chr m:val="̃"/>
          </m:accPr>
          <m:e>
            <m:r>
              <m:t>s</m:t>
            </m:r>
          </m:e>
        </m:acc>
      </m:oMath>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m:oMath>
        <m:r>
          <m:rPr>
            <m:sty m:val="p"/>
          </m:rPr>
          <m:t>(</m:t>
        </m:r>
        <m:sSub>
          <m:e>
            <m:acc>
              <m:accPr>
                <m:chr m:val="̃"/>
              </m:accPr>
              <m:e>
                <m:r>
                  <m:t>x</m:t>
                </m:r>
              </m:e>
            </m:acc>
          </m:e>
          <m:sub>
            <m:r>
              <m:t>0</m:t>
            </m:r>
          </m:sub>
        </m:sSub>
        <m:r>
          <m:rPr>
            <m:sty m:val="p"/>
          </m:rPr>
          <m:t>+</m:t>
        </m:r>
        <m:acc>
          <m:accPr>
            <m:chr m:val="̃"/>
          </m:accPr>
          <m:e>
            <m:r>
              <m:t>s</m:t>
            </m:r>
          </m:e>
        </m:acc>
        <m:r>
          <m:rPr>
            <m:sty m:val="p"/>
          </m:rPr>
          <m:t>)</m:t>
        </m:r>
        <m:r>
          <m:rPr>
            <m:sty m:val="p"/>
          </m:rPr>
          <m:t>−</m:t>
        </m:r>
        <m:sSub>
          <m:e>
            <m:acc>
              <m:accPr>
                <m:chr m:val="̃"/>
              </m:accPr>
              <m:e>
                <m:r>
                  <m:t>x</m:t>
                </m:r>
              </m:e>
            </m:acc>
          </m:e>
          <m:sub>
            <m:r>
              <m:t>0</m:t>
            </m:r>
          </m:sub>
        </m:sSub>
        <m:r>
          <m:rPr>
            <m:sty m:val="p"/>
          </m:rPr>
          <m:t>=</m:t>
        </m:r>
        <m:acc>
          <m:accPr>
            <m:chr m:val="̃"/>
          </m:accPr>
          <m:e>
            <m:r>
              <m:t>s</m:t>
            </m:r>
          </m:e>
        </m:acc>
      </m:oMath>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42</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and any</w:t>
      </w:r>
      <w:r>
        <w:t xml:space="preserve"> </w:t>
      </w:r>
      <m:oMath>
        <m:acc>
          <m:accPr>
            <m:chr m:val="̃"/>
          </m:accPr>
          <m:e>
            <m:r>
              <m:t>v</m:t>
            </m:r>
          </m:e>
        </m:acc>
        <m:r>
          <m:rPr>
            <m:sty m:val="p"/>
          </m:rPr>
          <m:t>∈</m:t>
        </m:r>
        <m:sSup>
          <m:e>
            <m:r>
              <m:rPr>
                <m:scr m:val="double-struck"/>
                <m:sty m:val="p"/>
              </m:rPr>
              <m:t>R</m:t>
            </m:r>
          </m:e>
          <m:sup>
            <m:r>
              <m:t>p</m:t>
            </m:r>
          </m:sup>
        </m:sSup>
      </m:oMath>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m:oMath>
        <m:sSub>
          <m:e>
            <m:acc>
              <m:accPr>
                <m:chr m:val="̃"/>
              </m:accPr>
              <m:e>
                <m:r>
                  <m:t>x</m:t>
                </m:r>
              </m:e>
            </m:acc>
          </m:e>
          <m:sub>
            <m:r>
              <m:t>t</m:t>
            </m:r>
          </m:sub>
        </m:sSub>
        <m:limUpp>
          <m:e>
            <m:r>
              <m:rPr>
                <m:sty m:val="p"/>
              </m:rPr>
              <m:t>=</m:t>
            </m:r>
          </m:e>
          <m:lim>
            <m:r>
              <m:rPr>
                <m:nor/>
                <m:sty m:val="p"/>
              </m:rPr>
              <m:t>def</m:t>
            </m:r>
          </m:lim>
        </m:limUpp>
        <m:sSub>
          <m:e>
            <m:acc>
              <m:accPr>
                <m:chr m:val="̃"/>
              </m:accPr>
              <m:e>
                <m:r>
                  <m:t>x</m:t>
                </m:r>
              </m:e>
            </m:acc>
          </m:e>
          <m:sub>
            <m:r>
              <m:t>0</m:t>
            </m:r>
          </m:sub>
        </m:sSub>
        <m:r>
          <m:rPr>
            <m:sty m:val="p"/>
          </m:rPr>
          <m:t>+</m:t>
        </m:r>
        <m:r>
          <m:t>t</m:t>
        </m:r>
        <m:r>
          <m:t> </m:t>
        </m:r>
        <m:acc>
          <m:accPr>
            <m:chr m:val="̃"/>
          </m:accPr>
          <m:e>
            <m:r>
              <m:t>w</m:t>
            </m:r>
          </m:e>
        </m:acc>
      </m:oMath>
      <w:r>
        <w:t xml:space="preserve">.</w:t>
      </w:r>
      <w:r>
        <w:t xml:space="preserve"> </w:t>
      </w:r>
      <w:r>
        <w:t xml:space="preserve">Then</w:t>
      </w:r>
    </w:p>
    <w:p>
      <w:pPr>
        <w:pStyle w:val="BodyText"/>
      </w:pPr>
      <m:oMathPara>
        <m:oMathParaPr>
          <m:jc m:val="center"/>
        </m:oMathParaPr>
        <m:oMath>
          <m:eqArr>
            <m:e>
              <m:acc>
                <m:accPr>
                  <m:chr m:val="̃"/>
                </m:accPr>
                <m:e>
                  <m:r>
                    <m:t>w</m:t>
                  </m:r>
                </m:e>
              </m:acc>
              <m:r>
                <m:rPr>
                  <m:sty m:val="p"/>
                </m:rPr>
                <m:t>⋅</m:t>
              </m:r>
              <m:sSub>
                <m:e>
                  <m:acc>
                    <m:accPr>
                      <m:chr m:val="̃"/>
                    </m:accPr>
                    <m:e>
                      <m:r>
                        <m:t>x</m:t>
                      </m:r>
                    </m:e>
                  </m:acc>
                </m:e>
                <m:sub>
                  <m:r>
                    <m:t>t</m:t>
                  </m:r>
                </m:sub>
              </m:sSub>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0</m:t>
                      </m:r>
                    </m:sub>
                  </m:sSub>
                  <m:r>
                    <m:rPr>
                      <m:sty m:val="p"/>
                    </m:rPr>
                    <m:t>+</m:t>
                  </m:r>
                  <m:r>
                    <m:t>b</m:t>
                  </m:r>
                </m:e>
              </m:d>
              <m:r>
                <m:t>​</m:t>
              </m:r>
              <m:r>
                <m:rPr>
                  <m:sty m:val="p"/>
                </m:rPr>
                <m:t>+</m:t>
              </m:r>
              <m:r>
                <m:t>t</m:t>
              </m:r>
              <m:r>
                <m:t> </m:t>
              </m:r>
              <m:acc>
                <m:accPr>
                  <m:chr m:val="̃"/>
                </m:accPr>
                <m:e>
                  <m:r>
                    <m:t>w</m:t>
                  </m:r>
                </m:e>
              </m:acc>
              <m:r>
                <m:rPr>
                  <m:sty m:val="p"/>
                </m:rPr>
                <m:t>⋅</m:t>
              </m:r>
              <m:acc>
                <m:accPr>
                  <m:chr m:val="̃"/>
                </m:accPr>
                <m:e>
                  <m:r>
                    <m:t>w</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qArr>
        </m:oMath>
      </m:oMathPara>
    </w:p>
    <w:p>
      <w:pPr>
        <w:pStyle w:val="FirstParagraph"/>
      </w:pPr>
      <w:r>
        <w:t xml:space="preserve">which is positive, so</w:t>
      </w:r>
      <w:r>
        <w:t xml:space="preserve"> </w:t>
      </w:r>
      <m:oMath>
        <m:sSub>
          <m:e>
            <m:acc>
              <m:accPr>
                <m:chr m:val="̃"/>
              </m:accPr>
              <m:e>
                <m:r>
                  <m:t>x</m:t>
                </m:r>
              </m:e>
            </m:acc>
          </m:e>
          <m:sub>
            <m:r>
              <m:t>t</m:t>
            </m:r>
          </m:sub>
        </m:sSub>
        <m:r>
          <m:rPr>
            <m:sty m:val="p"/>
          </m:rPr>
          <m:t>∈</m:t>
        </m:r>
        <m:sSup>
          <m:e>
            <m:r>
              <m:rPr>
                <m:scr m:val="script"/>
                <m:sty m:val="p"/>
              </m:rPr>
              <m:t>H</m:t>
            </m:r>
          </m:e>
          <m:sup>
            <m:r>
              <m:rPr>
                <m:sty m:val="p"/>
              </m:rPr>
              <m:t>+</m:t>
            </m:r>
          </m:sup>
        </m:sSup>
      </m:oMath>
      <w:r>
        <w:t xml:space="preserve">.</w:t>
      </w:r>
      <w:r>
        <w:t xml:space="preserve"> </w:t>
      </w:r>
      <w:r>
        <w:t xml:space="preserve">Next,</w:t>
      </w:r>
    </w:p>
    <w:p>
      <w:pPr>
        <w:pStyle w:val="BodyText"/>
      </w:pPr>
      <m:oMathPara>
        <m:oMathParaPr>
          <m:jc m:val="center"/>
        </m:oMathParaPr>
        <m:oMath>
          <m:eqArr>
            <m:e>
              <m:acc>
                <m:accPr>
                  <m:chr m:val="̃"/>
                </m:accPr>
                <m:e>
                  <m:r>
                    <m:t>w</m:t>
                  </m:r>
                </m:e>
              </m:acc>
              <m:r>
                <m:rPr>
                  <m:sty m:val="p"/>
                </m:rPr>
                <m:t>⋅</m:t>
              </m:r>
              <m:r>
                <m:rPr>
                  <m:sty m:val="p"/>
                </m:rPr>
                <m:t>(</m:t>
              </m:r>
              <m:sSub>
                <m:e>
                  <m:acc>
                    <m:accPr>
                      <m:chr m:val="̃"/>
                    </m:accPr>
                    <m:e>
                      <m:r>
                        <m:t>x</m:t>
                      </m:r>
                    </m:e>
                  </m:acc>
                </m:e>
                <m:sub>
                  <m:r>
                    <m:t>t</m:t>
                  </m:r>
                </m:sub>
              </m:sSub>
              <m:r>
                <m:rPr>
                  <m:sty m:val="p"/>
                </m:rPr>
                <m:t>+</m:t>
              </m:r>
              <m:acc>
                <m:accPr>
                  <m:chr m:val="̃"/>
                </m:accPr>
                <m:e>
                  <m:r>
                    <m:t>v</m:t>
                  </m:r>
                </m:e>
              </m:acc>
              <m:r>
                <m:rPr>
                  <m:sty m:val="p"/>
                </m:rPr>
                <m:t>)</m:t>
              </m:r>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t</m:t>
                      </m:r>
                    </m:sub>
                  </m:sSub>
                  <m:r>
                    <m:rPr>
                      <m:sty m:val="p"/>
                    </m:rPr>
                    <m:t>+</m:t>
                  </m:r>
                  <m:r>
                    <m:t>b</m:t>
                  </m:r>
                </m:e>
              </m:d>
              <m:r>
                <m:t>​</m:t>
              </m:r>
              <m:r>
                <m:rPr>
                  <m:sty m:val="p"/>
                </m:rPr>
                <m:t>+</m:t>
              </m:r>
              <m:acc>
                <m:accPr>
                  <m:chr m:val="̃"/>
                </m:accPr>
                <m:e>
                  <m:r>
                    <m:t>w</m:t>
                  </m:r>
                </m:e>
              </m:acc>
              <m:r>
                <m:rPr>
                  <m:sty m:val="p"/>
                </m:rPr>
                <m:t>⋅</m:t>
              </m:r>
              <m:acc>
                <m:accPr>
                  <m:chr m:val="̃"/>
                </m:accPr>
                <m:e>
                  <m:r>
                    <m:t>v</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acc>
                <m:accPr>
                  <m:chr m:val="̃"/>
                </m:accPr>
                <m:e>
                  <m:r>
                    <m:t>w</m:t>
                  </m:r>
                </m:e>
              </m:acc>
              <m:r>
                <m:rPr>
                  <m:sty m:val="p"/>
                </m:rPr>
                <m:t>⋅</m:t>
              </m:r>
              <m:acc>
                <m:accPr>
                  <m:chr m:val="̃"/>
                </m:accPr>
                <m:e>
                  <m:r>
                    <m:t>v</m:t>
                  </m:r>
                </m:e>
              </m:acc>
              <m:r>
                <m:rPr>
                  <m:sty m:val="p"/>
                </m:rPr>
                <m:t>.</m:t>
              </m:r>
              <m:r>
                <m:t>&amp;</m:t>
              </m:r>
              <m:r>
                <m:t>&amp;</m:t>
              </m:r>
              <m:r>
                <m:rPr>
                  <m:nor/>
                  <m:sty m:val="p"/>
                </m:rPr>
                <m:t>(the display above)</m:t>
              </m:r>
            </m:e>
          </m:eqArr>
        </m:oMath>
      </m:oMathPara>
    </w:p>
    <w:p>
      <w:pPr>
        <w:pStyle w:val="FirstParagraph"/>
      </w:pPr>
      <w:r>
        <w:t xml:space="preserve">Because</w:t>
      </w:r>
      <w:r>
        <w:t xml:space="preserve"> </w:t>
      </w:r>
      <m:oMath>
        <m:acc>
          <m:accPr>
            <m:chr m:val="̃"/>
          </m:accPr>
          <m:e>
            <m:r>
              <m:t>w</m:t>
            </m:r>
          </m:e>
        </m:acc>
        <m:r>
          <m:rPr>
            <m:sty m:val="p"/>
          </m:rPr>
          <m:t>⋅</m:t>
        </m:r>
        <m:acc>
          <m:accPr>
            <m:chr m:val="̃"/>
          </m:accPr>
          <m:e>
            <m:r>
              <m:t>w</m:t>
            </m:r>
          </m:e>
        </m:acc>
        <m:r>
          <m:rPr>
            <m:sty m:val="p"/>
          </m:rPr>
          <m:t>&gt;</m:t>
        </m:r>
        <m:r>
          <m:t>0</m:t>
        </m:r>
      </m:oMath>
      <w:r>
        <w:t xml:space="preserve">, this is positive once</w:t>
      </w:r>
      <w:r>
        <w:t xml:space="preserve"> </w:t>
      </w:r>
      <m:oMath>
        <m:r>
          <m:t>t</m:t>
        </m:r>
        <m:r>
          <m:rPr>
            <m:sty m:val="p"/>
          </m:rPr>
          <m:t>&gt;</m:t>
        </m:r>
        <m:r>
          <m:rPr>
            <m:sty m:val="p"/>
          </m:rPr>
          <m:t>−</m:t>
        </m:r>
        <m:acc>
          <m:accPr>
            <m:chr m:val="̃"/>
          </m:accPr>
          <m:e>
            <m:r>
              <m:t>w</m:t>
            </m:r>
          </m:e>
        </m:acc>
        <m:r>
          <m:rPr>
            <m:sty m:val="p"/>
          </m:rPr>
          <m:t>⋅</m:t>
        </m:r>
        <m:acc>
          <m:accPr>
            <m:chr m:val="̃"/>
          </m:accPr>
          <m:e>
            <m:r>
              <m:t>v</m:t>
            </m:r>
          </m:e>
        </m:acc>
        <m:r>
          <m:rPr>
            <m:sty m:val="p"/>
          </m:rPr>
          <m:t>/</m:t>
        </m:r>
        <m:acc>
          <m:accPr>
            <m:chr m:val="̃"/>
          </m:accPr>
          <m:e>
            <m:r>
              <m:t>w</m:t>
            </m:r>
          </m:e>
        </m:acc>
        <m:r>
          <m:rPr>
            <m:sty m:val="p"/>
          </m:rPr>
          <m:t>⋅</m:t>
        </m:r>
        <m:acc>
          <m:accPr>
            <m:chr m:val="̃"/>
          </m:accPr>
          <m:e>
            <m:r>
              <m:t>w</m:t>
            </m:r>
          </m:e>
        </m:acc>
      </m:oMath>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m:oMath>
        <m:sSub>
          <m:e>
            <m:acc>
              <m:accPr>
                <m:chr m:val="̃"/>
              </m:accPr>
              <m:e>
                <m:r>
                  <m:t>x</m:t>
                </m:r>
              </m:e>
            </m:acc>
          </m:e>
          <m:sub>
            <m:r>
              <m:t>t</m:t>
            </m:r>
          </m:sub>
        </m:sSub>
      </m:oMath>
      <w:r>
        <w:t xml:space="preserve"> </w:t>
      </w:r>
      <w:r>
        <w:t xml:space="preserve">and</w:t>
      </w:r>
      <w:r>
        <w:t xml:space="preserve"> </w:t>
      </w:r>
      <m:oMath>
        <m:sSub>
          <m:e>
            <m:acc>
              <m:accPr>
                <m:chr m:val="̃"/>
              </m:accPr>
              <m:e>
                <m:r>
                  <m:t>x</m:t>
                </m:r>
              </m:e>
            </m:acc>
          </m:e>
          <m:sub>
            <m:r>
              <m:t>t</m:t>
            </m:r>
          </m:sub>
        </m:sSub>
        <m:r>
          <m:rPr>
            <m:sty m:val="p"/>
          </m:rPr>
          <m:t>+</m:t>
        </m:r>
        <m:acc>
          <m:accPr>
            <m:chr m:val="̃"/>
          </m:accPr>
          <m:e>
            <m:r>
              <m:t>v</m:t>
            </m:r>
          </m:e>
        </m:acc>
      </m:oMath>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m:oMath>
        <m:acc>
          <m:accPr>
            <m:chr m:val="̃"/>
          </m:accPr>
          <m:e>
            <m:r>
              <m:t>v</m:t>
            </m:r>
          </m:e>
        </m:acc>
      </m:oMath>
      <w:r>
        <w:t xml:space="preserve">.</w:t>
      </w:r>
      <w:r>
        <w:t xml:space="preserve"> </w:t>
      </w:r>
      <w:r>
        <w:t xml:space="preserve">So</w:t>
      </w:r>
      <w:r>
        <w:t xml:space="preserve"> </w:t>
      </w:r>
      <m:oMath>
        <m:acc>
          <m:accPr>
            <m:chr m:val="̃"/>
          </m:accPr>
          <m:e>
            <m:r>
              <m:t>v</m:t>
            </m:r>
          </m:e>
        </m:acc>
        <m:r>
          <m:rPr>
            <m:sty m:val="p"/>
          </m:rPr>
          <m:t>∈</m:t>
        </m:r>
        <m:r>
          <m:t>D</m:t>
        </m:r>
        <m:r>
          <m:rPr>
            <m:sty m:val="p"/>
          </m:rPr>
          <m:t>(</m:t>
        </m:r>
        <m:sSup>
          <m:e>
            <m:r>
              <m:rPr>
                <m:scr m:val="script"/>
                <m:sty m:val="p"/>
              </m:rPr>
              <m:t>H</m:t>
            </m:r>
          </m:e>
          <m:sup>
            <m:r>
              <m:rPr>
                <m:sty m:val="p"/>
              </m:rPr>
              <m:t>+</m:t>
            </m:r>
          </m:sup>
        </m:sSup>
        <m:r>
          <m:rPr>
            <m:sty m:val="p"/>
          </m:rPr>
          <m:t>)</m:t>
        </m:r>
      </m:oMath>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51</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 </w:t>
      </w:r>
      <w:r>
        <w:t xml:space="preserve">in place of</w:t>
      </w:r>
      <w:r>
        <w:t xml:space="preserve"> </w:t>
      </w:r>
      <m:oMath>
        <m:acc>
          <m:accPr>
            <m:chr m:val="̃"/>
          </m:accPr>
          <m:e>
            <m:r>
              <m:t>w</m:t>
            </m:r>
          </m:e>
        </m:acc>
      </m:oMath>
      <w:r>
        <w:t xml:space="preserve"> </w:t>
      </w:r>
      <w:r>
        <w:t xml:space="preserve">and</w:t>
      </w:r>
      <w:r>
        <w:t xml:space="preserve"> </w:t>
      </w:r>
      <m:oMath>
        <m:r>
          <m:t>b</m:t>
        </m:r>
      </m:oMath>
      <w:r>
        <w:t xml:space="preserve">.</w:t>
      </w:r>
    </w:p>
    <w:bookmarkStart w:id="292" w:name="exm-half-space-iris"/>
    <w:p>
      <w:pPr>
        <w:pStyle w:val="BodyText"/>
      </w:pPr>
      <w:r>
        <w:rPr>
          <w:b/>
          <w:bCs/>
        </w:rPr>
        <w:t xml:space="preserve">Example 76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 </w:t>
      </w:r>
      <w:r>
        <w:t xml:space="preserve">be the petal length and petal width of one flower.</w:t>
      </w:r>
      <w:r>
        <w:t xml:space="preserve"> </w:t>
      </w:r>
      <w:r>
        <w:t xml:space="preserve">A logistic regression of the species on</w:t>
      </w:r>
      <w:r>
        <w:t xml:space="preserve"> </w:t>
      </w:r>
      <m:oMath>
        <m:acc>
          <m:accPr>
            <m:chr m:val="̃"/>
          </m:accPr>
          <m:e>
            <m:r>
              <m:t>x</m:t>
            </m:r>
          </m:e>
        </m:acc>
      </m:oMath>
      <w:r>
        <w:t xml:space="preserve"> </w:t>
      </w:r>
      <w:r>
        <w:t xml:space="preserve">gives a coefficient vector</w:t>
      </w:r>
      <w:r>
        <w:t xml:space="preserve"> </w:t>
      </w:r>
      <m:oMath>
        <m:acc>
          <m:accPr>
            <m:chr m:val="̃"/>
          </m:accPr>
          <m:e>
            <m:r>
              <m:t>w</m:t>
            </m:r>
          </m:e>
        </m:acc>
      </m:oMath>
      <w:r>
        <w:t xml:space="preserve"> </w:t>
      </w:r>
      <w:r>
        <w:t xml:space="preserve">and an intercept</w:t>
      </w:r>
      <w:r>
        <w:t xml:space="preserve"> </w:t>
      </w:r>
      <m:oMath>
        <m:r>
          <m:t>b</m:t>
        </m:r>
      </m:oMath>
      <w:r>
        <w:t xml:space="preserve">.</w:t>
      </w:r>
      <w:r>
        <w:t xml:space="preserve"> </w:t>
      </w:r>
      <w:r>
        <w:t xml:space="preserve">The line</w:t>
      </w:r>
      <w:r>
        <w:t xml:space="preserve"> </w:t>
      </w:r>
      <m:oMath>
        <m:acc>
          <m:accPr>
            <m:chr m:val="̃"/>
          </m:accPr>
          <m:e>
            <m:r>
              <m:t>w</m:t>
            </m:r>
          </m:e>
        </m:acc>
        <m:r>
          <m:rPr>
            <m:sty m:val="p"/>
          </m:rPr>
          <m:t>⋅</m:t>
        </m:r>
        <m:acc>
          <m:accPr>
            <m:chr m:val="̃"/>
          </m:accPr>
          <m:e>
            <m:r>
              <m:t>x</m:t>
            </m:r>
          </m:e>
        </m:acc>
        <m:r>
          <m:rPr>
            <m:sty m:val="p"/>
          </m:rPr>
          <m:t>+</m:t>
        </m:r>
        <m:r>
          <m:t>b</m:t>
        </m:r>
        <m:r>
          <m:rPr>
            <m:sty m:val="p"/>
          </m:rPr>
          <m:t>=</m:t>
        </m:r>
        <m:r>
          <m:t>0</m:t>
        </m:r>
      </m:oMath>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41</w:t>
        </w:r>
      </w:hyperlink>
      <w:r>
        <w:t xml:space="preserve">),</w:t>
      </w:r>
      <w:r>
        <w:t xml:space="preserve"> </w:t>
      </w:r>
      <w:r>
        <w:t xml:space="preserve">and the two species mostly fall in its two open half-spaces (</w:t>
      </w:r>
      <w:hyperlink w:anchor="def-half-space">
        <w:r>
          <w:rPr>
            <w:rStyle w:val="Hyperlink"/>
          </w:rPr>
          <w:t xml:space="preserve">Definition 60</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91" w:name="fig-half-space-iris"/>
          <w:p>
            <w:pPr>
              <w:pStyle w:val="Compact"/>
              <w:jc w:val="center"/>
            </w:pPr>
            <w:r>
              <w:drawing>
                <wp:inline>
                  <wp:extent cx="4620126" cy="3696101"/>
                  <wp:effectExtent b="0" l="0" r="0" t="0"/>
                  <wp:docPr descr="" title="" id="289" name="Picture"/>
                  <a:graphic>
                    <a:graphicData uri="http://schemas.openxmlformats.org/drawingml/2006/picture">
                      <pic:pic>
                        <pic:nvPicPr>
                          <pic:cNvPr descr="linear-algebra_files/figure-docx/fig-half-space-iris-1.png" id="290" name="Picture"/>
                          <pic:cNvPicPr>
                            <a:picLocks noChangeArrowheads="1" noChangeAspect="1"/>
                          </pic:cNvPicPr>
                        </pic:nvPicPr>
                        <pic:blipFill>
                          <a:blip r:embed="rId288"/>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91"/>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m:oMath>
        <m:acc>
          <m:accPr>
            <m:chr m:val="̃"/>
          </m:accPr>
          <m:e>
            <m:r>
              <m:t>w</m:t>
            </m:r>
          </m:e>
        </m:acc>
      </m:oMath>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44</w:t>
        </w:r>
      </w:hyperlink>
      <w:r>
        <w:t xml:space="preserve">).</w:t>
      </w:r>
    </w:p>
    <w:bookmarkEnd w:id="292"/>
    <w:bookmarkStart w:id="293"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73</w:t>
        </w:r>
      </w:hyperlink>
      <w:r>
        <w:t xml:space="preserve">).</w:t>
      </w:r>
    </w:p>
    <w:p>
      <w:pPr>
        <w:pStyle w:val="Compact"/>
        <w:numPr>
          <w:ilvl w:val="0"/>
          <w:numId w:val="1033"/>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60</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3"/>
        </w:numPr>
      </w:pPr>
      <w:r>
        <w:t xml:space="preserve">Write the plane and its half-spaces using</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3"/>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44</w:t>
        </w:r>
      </w:hyperlink>
      <w:r>
        <w:t xml:space="preserve">).</w:t>
      </w:r>
    </w:p>
    <w:bookmarkEnd w:id="293"/>
    <w:bookmarkStart w:id="294" w:name="sol-half-space-sides"/>
    <w:p>
      <w:pPr>
        <w:pStyle w:val="FirstParagraph"/>
      </w:pPr>
      <w:r>
        <w:rPr>
          <w:i/>
          <w:iCs/>
        </w:rPr>
        <w:t xml:space="preserve">Solution 7</w:t>
      </w:r>
      <w:r>
        <w:t xml:space="preserve">. </w:t>
      </w:r>
    </w:p>
    <w:p>
      <w:pPr>
        <w:numPr>
          <w:ilvl w:val="0"/>
          <w:numId w:val="1034"/>
        </w:numPr>
      </w:pPr>
      <w:r>
        <w:t xml:space="preserve">Compute</w:t>
      </w:r>
      <w:r>
        <w:t xml:space="preserve"> </w:t>
      </w:r>
      <m:oMath>
        <m:acc>
          <m:accPr>
            <m:chr m:val="̃"/>
          </m:accPr>
          <m:e>
            <m:r>
              <m:t>w</m:t>
            </m:r>
          </m:e>
        </m:acc>
        <m:r>
          <m:rPr>
            <m:sty m:val="p"/>
          </m:rPr>
          <m:t>⋅</m:t>
        </m:r>
        <m:acc>
          <m:accPr>
            <m:chr m:val="̃"/>
          </m:accPr>
          <m:e>
            <m:r>
              <m:t>x</m:t>
            </m:r>
          </m:e>
        </m:acc>
        <m:r>
          <m:rPr>
            <m:sty m:val="p"/>
          </m:rPr>
          <m:t>+</m:t>
        </m:r>
        <m:r>
          <m:t>b</m:t>
        </m:r>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oMath>
      <w:r>
        <w:t xml:space="preserve"> </w:t>
      </w:r>
      <w:r>
        <w:t xml:space="preserve">at each point.</w:t>
      </w:r>
    </w:p>
    <w:p>
      <w:pPr>
        <w:pStyle w:val="Compact"/>
        <w:numPr>
          <w:ilvl w:val="1"/>
          <w:numId w:val="1035"/>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5"/>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5"/>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4"/>
        </w:numPr>
      </w:pPr>
      <w:r>
        <w:t xml:space="preserve">With</w:t>
      </w:r>
      <w:r>
        <w:t xml:space="preserve"> </w:t>
      </w:r>
      <m:oMath>
        <m:r>
          <m:rPr>
            <m:sty m:val="p"/>
          </m:rPr>
          <m:t>−</m:t>
        </m:r>
        <m:acc>
          <m:accPr>
            <m:chr m:val="̃"/>
          </m:accPr>
          <m:e>
            <m:r>
              <m:t>w</m:t>
            </m:r>
          </m:e>
        </m:acc>
        <m:r>
          <m:rPr>
            <m:sty m:val="p"/>
          </m:rPr>
          <m:t>=</m:t>
        </m:r>
        <m:r>
          <m:rPr>
            <m:sty m:val="p"/>
          </m:rPr>
          <m:t>(</m:t>
        </m:r>
        <m:r>
          <m:rPr>
            <m:sty m:val="p"/>
          </m:rPr>
          <m:t>−</m:t>
        </m:r>
        <m:r>
          <m:t>1</m:t>
        </m:r>
        <m:r>
          <m:rPr>
            <m:sty m:val="p"/>
          </m:rPr>
          <m:t>,</m:t>
        </m:r>
        <m:r>
          <m:rPr>
            <m:sty m:val="p"/>
          </m:rPr>
          <m:t>−</m:t>
        </m:r>
        <m:r>
          <m:t>1</m:t>
        </m:r>
        <m:r>
          <m:rPr>
            <m:sty m:val="p"/>
          </m:rPr>
          <m:t>,</m:t>
        </m:r>
        <m:r>
          <m:rPr>
            <m:sty m:val="p"/>
          </m:rPr>
          <m:t>−</m:t>
        </m:r>
        <m:r>
          <m:t>1</m:t>
        </m:r>
        <m:r>
          <m:rPr>
            <m:sty m:val="p"/>
          </m:rPr>
          <m:t>)</m:t>
        </m:r>
      </m:oMath>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4"/>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m:oMath>
        <m:r>
          <m:t>​</m:t>
        </m:r>
        <m:d>
          <m:dPr>
            <m:begChr m:val="{"/>
            <m:sepChr m:val=""/>
            <m:endChr m:val="}"/>
            <m:grow/>
          </m:dPr>
          <m:e>
            <m:acc>
              <m:accPr>
                <m:chr m:val="̃"/>
              </m:accPr>
              <m:e>
                <m:r>
                  <m:t>s</m:t>
                </m:r>
              </m:e>
            </m:acc>
            <m:r>
              <m:rPr>
                <m:sty m:val="p"/>
              </m:rPr>
              <m:t>:</m:t>
            </m:r>
            <m:sSub>
              <m:e>
                <m:r>
                  <m:t>s</m:t>
                </m:r>
              </m:e>
              <m:sub>
                <m:r>
                  <m:t>1</m:t>
                </m:r>
              </m:sub>
            </m:sSub>
            <m:r>
              <m:rPr>
                <m:sty m:val="p"/>
              </m:rPr>
              <m:t>+</m:t>
            </m:r>
            <m:sSub>
              <m:e>
                <m:r>
                  <m:t>s</m:t>
                </m:r>
              </m:e>
              <m:sub>
                <m:r>
                  <m:t>2</m:t>
                </m:r>
              </m:sub>
            </m:sSub>
            <m:r>
              <m:rPr>
                <m:sty m:val="p"/>
              </m:rPr>
              <m:t>+</m:t>
            </m:r>
            <m:sSub>
              <m:e>
                <m:r>
                  <m:t>s</m:t>
                </m:r>
              </m:e>
              <m:sub>
                <m:r>
                  <m:t>3</m:t>
                </m:r>
              </m:sub>
            </m:sSub>
            <m:r>
              <m:rPr>
                <m:sty m:val="p"/>
              </m:rPr>
              <m:t>=</m:t>
            </m:r>
            <m:r>
              <m:t>0</m:t>
            </m:r>
          </m:e>
        </m:d>
        <m:r>
          <m:t>​</m:t>
        </m:r>
      </m:oMath>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294"/>
    <w:bookmarkStart w:id="295" w:name="def-rank-factorization"/>
    <w:p>
      <w:pPr>
        <w:pStyle w:val="FirstParagraph"/>
      </w:pPr>
      <w:r>
        <w:rPr>
          <w:b/>
          <w:bCs/>
        </w:rPr>
        <w:t xml:space="preserve">Definition 62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295"/>
    <w:bookmarkStart w:id="296" w:name="exm-rank-factorization"/>
    <w:p>
      <w:pPr>
        <w:pStyle w:val="FirstParagraph"/>
      </w:pPr>
      <w:r>
        <w:rPr>
          <w:b/>
          <w:bCs/>
        </w:rPr>
        <w:t xml:space="preserve">Example 77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66</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296"/>
    <w:bookmarkStart w:id="297" w:name="thm-rank-factorization"/>
    <w:p>
      <w:pPr>
        <w:pStyle w:val="BodyText"/>
      </w:pPr>
      <w:r>
        <w:rPr>
          <w:b/>
          <w:bCs/>
        </w:rPr>
        <w:t xml:space="preserve">Theorem 45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62</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297"/>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38</w:t>
        </w:r>
      </w:hyperlink>
      <w:r>
        <w:t xml:space="preserve">),</w:t>
      </w:r>
      <w:r>
        <w:t xml:space="preserve"> </w:t>
      </w:r>
      <w:r>
        <w:t xml:space="preserve">so it has a basis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r</m:t>
            </m:r>
          </m:sub>
        </m:sSub>
      </m:oMath>
      <w:r>
        <w:t xml:space="preserve"> </w:t>
      </w:r>
      <w:r>
        <w:t xml:space="preserve">(</w:t>
      </w:r>
      <w:hyperlink w:anchor="thm-extend-basis">
        <w:r>
          <w:rPr>
            <w:rStyle w:val="Hyperlink"/>
          </w:rPr>
          <w:t xml:space="preserve">Theorem 29</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m:oMath>
        <m:sSub>
          <m:e>
            <m:acc>
              <m:accPr>
                <m:chr m:val="̃"/>
              </m:accPr>
              <m:e>
                <m:r>
                  <m:t>a</m:t>
                </m:r>
              </m:e>
            </m:acc>
          </m:e>
          <m:sub>
            <m:r>
              <m:t>j</m:t>
            </m:r>
          </m:sub>
        </m:sSub>
      </m:oMath>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sSub>
          <m:e>
            <m:acc>
              <m:accPr>
                <m:chr m:val="̃"/>
              </m:accPr>
              <m:e>
                <m:r>
                  <m:t>a</m:t>
                </m:r>
              </m:e>
            </m:acc>
          </m:e>
          <m:sub>
            <m:r>
              <m:t>j</m:t>
            </m:r>
          </m:sub>
        </m:sSub>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oMath>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m:oMath>
        <m:sSub>
          <m:e>
            <m:acc>
              <m:accPr>
                <m:chr m:val="̃"/>
              </m:accPr>
              <m:e>
                <m:r>
                  <m:t>r</m:t>
                </m:r>
              </m:e>
            </m:acc>
          </m:e>
          <m:sub>
            <m:r>
              <m:t>j</m:t>
            </m:r>
          </m:sub>
        </m:sSub>
        <m:r>
          <m:rPr>
            <m:sty m:val="p"/>
          </m:rPr>
          <m:t>=</m:t>
        </m:r>
        <m:r>
          <m:rPr>
            <m:sty m:val="p"/>
          </m:rPr>
          <m:t>(</m:t>
        </m:r>
        <m:sSub>
          <m:e>
            <m:r>
              <m:t>r</m:t>
            </m:r>
          </m:e>
          <m:sub>
            <m:r>
              <m:t>1</m:t>
            </m:r>
            <m:r>
              <m:t>j</m:t>
            </m:r>
          </m:sub>
        </m:sSub>
        <m:r>
          <m:rPr>
            <m:sty m:val="p"/>
          </m:rPr>
          <m:t>,</m:t>
        </m:r>
        <m:r>
          <m:rPr>
            <m:sty m:val="p"/>
          </m:rPr>
          <m:t>…</m:t>
        </m:r>
        <m:r>
          <m:rPr>
            <m:sty m:val="p"/>
          </m:rPr>
          <m:t>,</m:t>
        </m:r>
        <m:sSub>
          <m:e>
            <m:r>
              <m:t>r</m:t>
            </m:r>
          </m:e>
          <m:sub>
            <m:r>
              <m:t>r</m:t>
            </m:r>
            <m:r>
              <m:t>j</m:t>
            </m:r>
          </m:sub>
        </m:sSub>
        <m:r>
          <m:rPr>
            <m:sty m:val="p"/>
          </m:rPr>
          <m:t>)</m:t>
        </m:r>
      </m:oMath>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m:oMathPara>
        <m:oMathParaPr>
          <m:jc m:val="center"/>
        </m:oMathParaPr>
        <m:oMath>
          <m:eqArr>
            <m:e>
              <m:r>
                <m:rPr>
                  <m:sty m:val="bi"/>
                </m:rPr>
                <m:t>C</m:t>
              </m:r>
              <m:sSub>
                <m:e>
                  <m:acc>
                    <m:accPr>
                      <m:chr m:val="̃"/>
                    </m:accPr>
                    <m:e>
                      <m:r>
                        <m:t>r</m:t>
                      </m:r>
                    </m:e>
                  </m:acc>
                </m:e>
                <m:sub>
                  <m:r>
                    <m:t>j</m:t>
                  </m:r>
                </m:sub>
              </m:sSub>
              <m:r>
                <m:t>&amp;</m:t>
              </m:r>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r>
                <m:t>&amp;</m:t>
              </m:r>
              <m:r>
                <m:t>&amp;</m:t>
              </m:r>
              <m:r>
                <m:rPr>
                  <m:nor/>
                  <m:sty m:val="p"/>
                </m:rPr>
                <m:t>(</m:t>
              </m:r>
              <m:r>
                <m:rPr>
                  <m:nor/>
                  <m:sty m:val="p"/>
                </m:rPr>
                <m:t>Theorem 23</m:t>
              </m:r>
              <m:r>
                <m:rPr>
                  <m:nor/>
                  <m:sty m:val="p"/>
                </m:rPr>
                <m:t>)</m:t>
              </m:r>
            </m:e>
            <m:e>
              <m:r>
                <m:t>&amp;</m:t>
              </m:r>
              <m:r>
                <m:rPr>
                  <m:sty m:val="p"/>
                </m:rPr>
                <m:t>=</m:t>
              </m:r>
              <m:sSub>
                <m:e>
                  <m:acc>
                    <m:accPr>
                      <m:chr m:val="̃"/>
                    </m:accPr>
                    <m:e>
                      <m:r>
                        <m:t>a</m:t>
                      </m:r>
                    </m:e>
                  </m:acc>
                </m:e>
                <m:sub>
                  <m:r>
                    <m:t>j</m:t>
                  </m:r>
                </m:sub>
              </m:sSub>
              <m:r>
                <m:rPr>
                  <m:sty m:val="p"/>
                </m:rPr>
                <m:t>,</m:t>
              </m:r>
              <m:r>
                <m:t>&amp;</m:t>
              </m:r>
              <m:r>
                <m:t>&amp;</m:t>
              </m:r>
              <m:r>
                <m:rPr>
                  <m:nor/>
                  <m:sty m:val="p"/>
                </m:rPr>
                <m:t>(choice of the </m:t>
              </m:r>
              <m:sSub>
                <m:e>
                  <m:r>
                    <m:t>r</m:t>
                  </m:r>
                </m:e>
                <m:sub>
                  <m:r>
                    <m:t>i</m:t>
                  </m:r>
                  <m:r>
                    <m:t>j</m:t>
                  </m:r>
                </m:sub>
              </m:sSub>
              <m:r>
                <m:rPr>
                  <m:nor/>
                  <m:sty m:val="p"/>
                </m:rPr>
                <m:t>)</m:t>
              </m:r>
            </m:e>
          </m:eqArr>
        </m:oMath>
      </m:oMathPara>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298" w:name="exm-rank-factorization-construct"/>
    <w:p>
      <w:pPr>
        <w:pStyle w:val="BodyText"/>
      </w:pPr>
      <w:r>
        <w:rPr>
          <w:b/>
          <w:bCs/>
        </w:rPr>
        <w:t xml:space="preserve">Example 78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m:oMath>
        <m:r>
          <m:t>c</m:t>
        </m:r>
        <m:r>
          <m:t> </m:t>
        </m:r>
        <m:r>
          <m:rPr>
            <m:sty m:val="p"/>
          </m:rPr>
          <m:t>(</m:t>
        </m:r>
        <m:r>
          <m:t>1</m:t>
        </m:r>
        <m:r>
          <m:rPr>
            <m:sty m:val="p"/>
          </m:rPr>
          <m:t>,</m:t>
        </m:r>
        <m:r>
          <m:t>3</m:t>
        </m:r>
        <m:r>
          <m:rPr>
            <m:sty m:val="p"/>
          </m:rPr>
          <m:t>)</m:t>
        </m:r>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45</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77</w:t>
        </w:r>
      </w:hyperlink>
      <w:r>
        <w:t xml:space="preserve">.</w:t>
      </w:r>
    </w:p>
    <w:bookmarkEnd w:id="298"/>
    <w:bookmarkEnd w:id="299"/>
    <w:bookmarkStart w:id="322"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00" name="Picture"/>
                  <a:graphic>
                    <a:graphicData uri="http://schemas.openxmlformats.org/drawingml/2006/picture">
                      <pic:pic>
                        <pic:nvPicPr>
                          <pic:cNvPr descr="/opt/quarto/share/formats/docx/note.png" id="301"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39</w:t>
              </w:r>
            </w:hyperlink>
            <w:r>
              <w:t xml:space="preserve">) instead.</w:t>
            </w:r>
          </w:p>
          <w:p/>
        </w:tc>
      </w:tr>
    </w:tbl>
    <w:bookmarkStart w:id="302" w:name="def-subspace-sum"/>
    <w:p>
      <w:pPr>
        <w:pStyle w:val="BodyText"/>
      </w:pPr>
      <w:r>
        <w:rPr>
          <w:b/>
          <w:bCs/>
        </w:rPr>
        <w:t xml:space="preserve">Definition 63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m:oMathPara>
        <m:oMathParaPr>
          <m:jc m:val="center"/>
        </m:oMathParaPr>
        <m:oMath>
          <m:sSub>
            <m:e>
              <m:r>
                <m:rPr>
                  <m:scr m:val="script"/>
                  <m:sty m:val="p"/>
                </m:rPr>
                <m:t>S</m:t>
              </m:r>
            </m:e>
            <m:sub>
              <m:r>
                <m:t>1</m:t>
              </m:r>
            </m:sub>
          </m:sSub>
          <m:r>
            <m:rPr>
              <m:sty m:val="p"/>
            </m:rPr>
            <m:t>+</m:t>
          </m:r>
          <m:sSub>
            <m:e>
              <m:r>
                <m:rPr>
                  <m:scr m:val="script"/>
                  <m:sty m:val="p"/>
                </m:rPr>
                <m:t>S</m:t>
              </m:r>
            </m:e>
            <m:sub>
              <m:r>
                <m:t>2</m:t>
              </m:r>
            </m:sub>
          </m:sSub>
          <m:limUpp>
            <m:e>
              <m:r>
                <m:rPr>
                  <m:sty m:val="p"/>
                </m:rPr>
                <m:t>=</m:t>
              </m:r>
            </m:e>
            <m:lim>
              <m:r>
                <m:rPr>
                  <m:nor/>
                  <m:sty m:val="p"/>
                </m:rPr>
                <m:t>def</m:t>
              </m:r>
            </m:lim>
          </m:limUpp>
          <m:r>
            <m:t>​</m:t>
          </m:r>
          <m:d>
            <m:dPr>
              <m:begChr m:val="{"/>
              <m:sepChr m:val=""/>
              <m:endChr m:val="}"/>
              <m:grow/>
            </m:dPr>
            <m:e>
              <m:sSub>
                <m:e>
                  <m:acc>
                    <m:accPr>
                      <m:chr m:val="̃"/>
                    </m:accPr>
                    <m:e>
                      <m:r>
                        <m:t>x</m:t>
                      </m:r>
                    </m:e>
                  </m:acc>
                </m:e>
                <m:sub>
                  <m:r>
                    <m:t>1</m:t>
                  </m:r>
                </m:sub>
              </m:sSub>
              <m:r>
                <m:rPr>
                  <m:sty m:val="p"/>
                </m:rPr>
                <m:t>+</m:t>
              </m:r>
              <m:sSub>
                <m:e>
                  <m:acc>
                    <m:accPr>
                      <m:chr m:val="̃"/>
                    </m:accPr>
                    <m:e>
                      <m:r>
                        <m:t>x</m:t>
                      </m:r>
                    </m:e>
                  </m:acc>
                </m:e>
                <m:sub>
                  <m:r>
                    <m:t>2</m:t>
                  </m:r>
                </m:sub>
              </m:sSub>
              <m:r>
                <m:rPr>
                  <m:sty m:val="p"/>
                </m:rPr>
                <m:t>:</m:t>
              </m:r>
              <m:sSub>
                <m:e>
                  <m:acc>
                    <m:accPr>
                      <m:chr m:val="̃"/>
                    </m:accPr>
                    <m:e>
                      <m:r>
                        <m:t>x</m:t>
                      </m:r>
                    </m:e>
                  </m:acc>
                </m:e>
                <m:sub>
                  <m:r>
                    <m:t>1</m:t>
                  </m:r>
                </m:sub>
              </m:sSub>
              <m:r>
                <m:rPr>
                  <m:sty m:val="p"/>
                </m:rPr>
                <m:t>∈</m:t>
              </m:r>
              <m:sSub>
                <m:e>
                  <m:r>
                    <m:rPr>
                      <m:scr m:val="script"/>
                      <m:sty m:val="p"/>
                    </m:rPr>
                    <m:t>S</m:t>
                  </m:r>
                </m:e>
                <m:sub>
                  <m:r>
                    <m:t>1</m:t>
                  </m:r>
                </m:sub>
              </m:sSub>
              <m:r>
                <m:rPr>
                  <m:sty m:val="p"/>
                </m:rPr>
                <m:t>,</m:t>
              </m:r>
              <m:r>
                <m:t> </m:t>
              </m:r>
              <m:sSub>
                <m:e>
                  <m:acc>
                    <m:accPr>
                      <m:chr m:val="̃"/>
                    </m:accPr>
                    <m:e>
                      <m:r>
                        <m:t>x</m:t>
                      </m:r>
                    </m:e>
                  </m:acc>
                </m:e>
                <m:sub>
                  <m:r>
                    <m:t>2</m:t>
                  </m:r>
                </m:sub>
              </m:sSub>
              <m:r>
                <m:rPr>
                  <m:sty m:val="p"/>
                </m:rPr>
                <m:t>∈</m:t>
              </m:r>
              <m:sSub>
                <m:e>
                  <m:r>
                    <m:rPr>
                      <m:scr m:val="script"/>
                      <m:sty m:val="p"/>
                    </m:rPr>
                    <m:t>S</m:t>
                  </m:r>
                </m:e>
                <m:sub>
                  <m:r>
                    <m:t>2</m:t>
                  </m:r>
                </m:sub>
              </m:sSub>
            </m:e>
          </m:d>
          <m:r>
            <m:t>​</m:t>
          </m:r>
          <m:r>
            <m:rPr>
              <m:sty m:val="p"/>
            </m:rPr>
            <m:t>.</m:t>
          </m:r>
        </m:oMath>
      </m:oMathPara>
    </w:p>
    <w:bookmarkEnd w:id="302"/>
    <w:bookmarkStart w:id="303" w:name="exm-subspace-sum"/>
    <w:p>
      <w:pPr>
        <w:pStyle w:val="FirstParagraph"/>
      </w:pPr>
      <w:r>
        <w:rPr>
          <w:b/>
          <w:bCs/>
        </w:rPr>
        <w:t xml:space="preserve">Example 79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303"/>
    <w:bookmarkStart w:id="304" w:name="exm-sum-not-union"/>
    <w:p>
      <w:pPr>
        <w:pStyle w:val="BodyText"/>
      </w:pPr>
      <w:r>
        <w:rPr>
          <w:b/>
          <w:bCs/>
        </w:rPr>
        <w:t xml:space="preserve">Example 80 (The sum is not the union)</w:t>
      </w:r>
      <w:r>
        <w:t xml:space="preserve"> </w:t>
      </w:r>
      <w:r>
        <w:t xml:space="preserve">For the two lines in</w:t>
      </w:r>
      <w:r>
        <w:t xml:space="preserve"> </w:t>
      </w:r>
      <w:hyperlink w:anchor="exm-subspace-sum">
        <w:r>
          <w:rPr>
            <w:rStyle w:val="Hyperlink"/>
          </w:rPr>
          <w:t xml:space="preserve">Example 79</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304"/>
    <w:bookmarkStart w:id="305" w:name="thm-sum-intersection-subspace"/>
    <w:p>
      <w:pPr>
        <w:pStyle w:val="BodyText"/>
      </w:pPr>
      <w:r>
        <w:rPr>
          <w:b/>
          <w:bCs/>
        </w:rPr>
        <w:t xml:space="preserve">Theorem 46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63</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305"/>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21</w:t>
        </w:r>
      </w:hyperlink>
      <w:r>
        <w:t xml:space="preserve">).</w:t>
      </w:r>
    </w:p>
    <w:p>
      <w:pPr>
        <w:pStyle w:val="BodyText"/>
      </w:pPr>
      <w:r>
        <w:rPr>
          <w:b/>
          <w:bCs/>
        </w:rPr>
        <w:t xml:space="preserve">The sum.</w:t>
      </w:r>
      <w:r>
        <w:t xml:space="preserve"> </w:t>
      </w:r>
      <w:r>
        <w:t xml:space="preserve">It is not empty: it contains</w:t>
      </w:r>
      <w:r>
        <w:t xml:space="preserve"> </w:t>
      </w:r>
      <m:oMath>
        <m:acc>
          <m:accPr>
            <m:chr m:val="̃"/>
          </m:accPr>
          <m:e>
            <m:r>
              <m:t>0</m:t>
            </m:r>
          </m:e>
        </m:acc>
        <m:r>
          <m:rPr>
            <m:sty m:val="p"/>
          </m:rPr>
          <m:t>+</m:t>
        </m:r>
        <m:acc>
          <m:accPr>
            <m:chr m:val="̃"/>
          </m:accPr>
          <m:e>
            <m:r>
              <m:t>0</m:t>
            </m:r>
          </m:e>
        </m:acc>
        <m:r>
          <m:rPr>
            <m:sty m:val="p"/>
          </m:rPr>
          <m:t>=</m:t>
        </m:r>
        <m:acc>
          <m:accPr>
            <m:chr m:val="̃"/>
          </m:accPr>
          <m:e>
            <m:r>
              <m:t>0</m:t>
            </m:r>
          </m:e>
        </m:acc>
      </m:oMath>
      <w:r>
        <w:t xml:space="preserve">.</w:t>
      </w:r>
      <w:r>
        <w:t xml:space="preserve"> </w:t>
      </w:r>
      <w:r>
        <w:t xml:space="preserve">Take two of its vectors,</w:t>
      </w:r>
      <w:r>
        <w:t xml:space="preserve"> </w:t>
      </w:r>
      <m:oMath>
        <m:acc>
          <m:accPr>
            <m:chr m:val="̃"/>
          </m:accPr>
          <m:e>
            <m:r>
              <m:t>u</m:t>
            </m:r>
          </m:e>
        </m:acc>
        <m:r>
          <m:rPr>
            <m:sty m:val="p"/>
          </m:rPr>
          <m:t>=</m:t>
        </m:r>
        <m:sSub>
          <m:e>
            <m:acc>
              <m:accPr>
                <m:chr m:val="̃"/>
              </m:accPr>
              <m:e>
                <m:r>
                  <m:t>u</m:t>
                </m:r>
              </m:e>
            </m:acc>
          </m:e>
          <m:sub>
            <m:r>
              <m:t>1</m:t>
            </m:r>
          </m:sub>
        </m:sSub>
        <m:r>
          <m:rPr>
            <m:sty m:val="p"/>
          </m:rPr>
          <m:t>+</m:t>
        </m:r>
        <m:sSub>
          <m:e>
            <m:acc>
              <m:accPr>
                <m:chr m:val="̃"/>
              </m:accPr>
              <m:e>
                <m:r>
                  <m:t>u</m:t>
                </m:r>
              </m:e>
            </m:acc>
          </m:e>
          <m:sub>
            <m:r>
              <m:t>2</m:t>
            </m:r>
          </m:sub>
        </m:sSub>
      </m:oMath>
      <w:r>
        <w:t xml:space="preserve"> </w:t>
      </w:r>
      <w:r>
        <w:t xml:space="preserve">and</w:t>
      </w:r>
      <w:r>
        <w:t xml:space="preserve"> </w:t>
      </w:r>
      <m:oMath>
        <m:acc>
          <m:accPr>
            <m:chr m:val="̃"/>
          </m:accPr>
          <m:e>
            <m:r>
              <m:t>w</m:t>
            </m:r>
          </m:e>
        </m:acc>
        <m:r>
          <m:rPr>
            <m:sty m:val="p"/>
          </m:rPr>
          <m:t>=</m:t>
        </m:r>
        <m:sSub>
          <m:e>
            <m:acc>
              <m:accPr>
                <m:chr m:val="̃"/>
              </m:accPr>
              <m:e>
                <m:r>
                  <m:t>w</m:t>
                </m:r>
              </m:e>
            </m:acc>
          </m:e>
          <m:sub>
            <m:r>
              <m:t>1</m:t>
            </m:r>
          </m:sub>
        </m:sSub>
        <m:r>
          <m:rPr>
            <m:sty m:val="p"/>
          </m:rPr>
          <m:t>+</m:t>
        </m:r>
        <m:sSub>
          <m:e>
            <m:acc>
              <m:accPr>
                <m:chr m:val="̃"/>
              </m:accPr>
              <m:e>
                <m:r>
                  <m:t>w</m:t>
                </m:r>
              </m:e>
            </m:acc>
          </m:e>
          <m:sub>
            <m:r>
              <m:t>2</m:t>
            </m:r>
          </m:sub>
        </m:sSub>
      </m:oMath>
      <w:r>
        <w:t xml:space="preserve">,</w:t>
      </w:r>
      <w:r>
        <w:t xml:space="preserve"> </w:t>
      </w:r>
      <w:r>
        <w:t xml:space="preserve">with</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and a number</w:t>
      </w:r>
      <w:r>
        <w:t xml:space="preserve"> </w:t>
      </w:r>
      <m:oMath>
        <m:r>
          <m:t>c</m:t>
        </m:r>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r>
                <m:rPr>
                  <m:sty m:val="p"/>
                </m:rPr>
                <m:t>(</m:t>
              </m:r>
              <m:sSub>
                <m:e>
                  <m:acc>
                    <m:accPr>
                      <m:chr m:val="̃"/>
                    </m:accPr>
                    <m:e>
                      <m:r>
                        <m:t>w</m:t>
                      </m:r>
                    </m:e>
                  </m:acc>
                </m:e>
                <m:sub>
                  <m:r>
                    <m:t>1</m:t>
                  </m:r>
                </m:sub>
              </m:sSub>
              <m:r>
                <m:rPr>
                  <m:sty m:val="p"/>
                </m:rPr>
                <m:t>+</m:t>
              </m:r>
              <m:sSub>
                <m:e>
                  <m:acc>
                    <m:accPr>
                      <m:chr m:val="̃"/>
                    </m:accPr>
                    <m:e>
                      <m:r>
                        <m:t>w</m:t>
                      </m:r>
                    </m:e>
                  </m:acc>
                </m:e>
                <m:sub>
                  <m:r>
                    <m:t>2</m:t>
                  </m:r>
                </m:sub>
              </m:sSub>
              <m:r>
                <m:rPr>
                  <m:sty m:val="p"/>
                </m:rPr>
                <m:t>)</m:t>
              </m:r>
              <m:r>
                <m:t>&amp;</m:t>
              </m:r>
              <m:r>
                <m:t>&amp;</m:t>
              </m:r>
              <m:r>
                <m:rPr>
                  <m:nor/>
                  <m:sty m:val="p"/>
                </m:rPr>
                <m:t>(substitute)</m:t>
              </m:r>
            </m:e>
            <m:e>
              <m:r>
                <m:t>&amp;</m:t>
              </m:r>
              <m:r>
                <m:rPr>
                  <m:sty m:val="p"/>
                </m:rPr>
                <m:t>=</m:t>
              </m:r>
              <m:r>
                <m:rPr>
                  <m:sty m:val="p"/>
                </m:rPr>
                <m:t>(</m:t>
              </m:r>
              <m:sSub>
                <m:e>
                  <m:acc>
                    <m:accPr>
                      <m:chr m:val="̃"/>
                    </m:accPr>
                    <m:e>
                      <m:r>
                        <m:t>u</m:t>
                      </m:r>
                    </m:e>
                  </m:acc>
                </m:e>
                <m:sub>
                  <m:r>
                    <m:t>1</m:t>
                  </m:r>
                </m:sub>
              </m:sSub>
              <m:r>
                <m:rPr>
                  <m:sty m:val="p"/>
                </m:rPr>
                <m:t>+</m:t>
              </m:r>
              <m:sSub>
                <m:e>
                  <m:acc>
                    <m:accPr>
                      <m:chr m:val="̃"/>
                    </m:accPr>
                    <m:e>
                      <m:r>
                        <m:t>w</m:t>
                      </m:r>
                    </m:e>
                  </m:acc>
                </m:e>
                <m:sub>
                  <m:r>
                    <m:t>1</m:t>
                  </m:r>
                </m:sub>
              </m:sSub>
              <m:r>
                <m:rPr>
                  <m:sty m:val="p"/>
                </m:rPr>
                <m:t>)</m:t>
              </m:r>
              <m:r>
                <m:rPr>
                  <m:sty m:val="p"/>
                </m:rPr>
                <m:t>+</m:t>
              </m:r>
              <m:r>
                <m:rPr>
                  <m:sty m:val="p"/>
                </m:rPr>
                <m:t>(</m:t>
              </m:r>
              <m:sSub>
                <m:e>
                  <m:acc>
                    <m:accPr>
                      <m:chr m:val="̃"/>
                    </m:accPr>
                    <m:e>
                      <m:r>
                        <m:t>u</m:t>
                      </m:r>
                    </m:e>
                  </m:acc>
                </m:e>
                <m:sub>
                  <m:r>
                    <m:t>2</m:t>
                  </m:r>
                </m:sub>
              </m:sSub>
              <m:r>
                <m:rPr>
                  <m:sty m:val="p"/>
                </m:rPr>
                <m:t>+</m:t>
              </m:r>
              <m:sSub>
                <m:e>
                  <m:acc>
                    <m:accPr>
                      <m:chr m:val="̃"/>
                    </m:accPr>
                    <m:e>
                      <m:r>
                        <m:t>w</m:t>
                      </m:r>
                    </m:e>
                  </m:acc>
                </m:e>
                <m:sub>
                  <m:r>
                    <m:t>2</m:t>
                  </m:r>
                </m:sub>
              </m:sSub>
              <m:r>
                <m:rPr>
                  <m:sty m:val="p"/>
                </m:rPr>
                <m:t>)</m:t>
              </m:r>
              <m:r>
                <m:rPr>
                  <m:sty m:val="p"/>
                </m:rPr>
                <m:t>,</m:t>
              </m:r>
              <m:r>
                <m:t>&amp;</m:t>
              </m:r>
              <m:r>
                <m:t>&amp;</m:t>
              </m:r>
              <m:r>
                <m:rPr>
                  <m:nor/>
                  <m:sty m:val="p"/>
                </m:rPr>
                <m:t>(regroup; vector addition is entrywise)</m:t>
              </m:r>
            </m:e>
          </m:eqArr>
        </m:oMath>
      </m:oMathPara>
    </w:p>
    <w:p>
      <w:pPr>
        <w:pStyle w:val="FirstParagraph"/>
      </w:pPr>
      <w:r>
        <w:t xml:space="preserve">where</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addition.</w:t>
      </w:r>
      <w:r>
        <w:t xml:space="preserve"> </w:t>
      </w:r>
      <w:r>
        <w:t xml:space="preserve">Likewise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t>&amp;</m:t>
              </m:r>
              <m:r>
                <m:t>&amp;</m:t>
              </m:r>
              <m:r>
                <m:rPr>
                  <m:nor/>
                  <m:sty m:val="p"/>
                </m:rPr>
                <m:t>(substitute)</m:t>
              </m:r>
            </m:e>
            <m:e>
              <m:r>
                <m:t>&amp;</m:t>
              </m:r>
              <m:r>
                <m:rPr>
                  <m:sty m:val="p"/>
                </m:rPr>
                <m:t>=</m:t>
              </m:r>
              <m:r>
                <m:t>c</m:t>
              </m:r>
              <m:r>
                <m:t> </m:t>
              </m:r>
              <m:sSub>
                <m:e>
                  <m:acc>
                    <m:accPr>
                      <m:chr m:val="̃"/>
                    </m:accPr>
                    <m:e>
                      <m:r>
                        <m:t>u</m:t>
                      </m:r>
                    </m:e>
                  </m:acc>
                </m:e>
                <m:sub>
                  <m:r>
                    <m:t>1</m:t>
                  </m:r>
                </m:sub>
              </m:sSub>
              <m:r>
                <m:rPr>
                  <m:sty m:val="p"/>
                </m:rPr>
                <m:t>+</m:t>
              </m:r>
              <m:r>
                <m:t>c</m:t>
              </m:r>
              <m:r>
                <m:t> </m:t>
              </m:r>
              <m:sSub>
                <m:e>
                  <m:acc>
                    <m:accPr>
                      <m:chr m:val="̃"/>
                    </m:accPr>
                    <m:e>
                      <m:r>
                        <m:t>u</m:t>
                      </m:r>
                    </m:e>
                  </m:acc>
                </m:e>
                <m:sub>
                  <m:r>
                    <m:t>2</m:t>
                  </m:r>
                </m:sub>
              </m:sSub>
              <m:r>
                <m:rPr>
                  <m:sty m:val="p"/>
                </m:rPr>
                <m:t>,</m:t>
              </m:r>
              <m:r>
                <m:t>&amp;</m:t>
              </m:r>
              <m:r>
                <m:t>&amp;</m:t>
              </m:r>
              <m:r>
                <m:rPr>
                  <m:nor/>
                  <m:sty m:val="p"/>
                </m:rPr>
                <m:t>(distribute </m:t>
              </m:r>
              <m:r>
                <m:t>c</m:t>
              </m:r>
              <m:r>
                <m:rPr>
                  <m:nor/>
                  <m:sty m:val="p"/>
                </m:rPr>
                <m:t> entrywise)</m:t>
              </m:r>
            </m:e>
          </m:eqArr>
        </m:oMath>
      </m:oMathPara>
    </w:p>
    <w:p>
      <w:pPr>
        <w:pStyle w:val="FirstParagraph"/>
      </w:pPr>
      <w:r>
        <w:t xml:space="preserve">where</w:t>
      </w:r>
      <w:r>
        <w:t xml:space="preserve"> </w:t>
      </w:r>
      <m:oMath>
        <m:r>
          <m:t>c</m:t>
        </m:r>
        <m:r>
          <m:t> </m:t>
        </m:r>
        <m:sSub>
          <m:e>
            <m:acc>
              <m:accPr>
                <m:chr m:val="̃"/>
              </m:accPr>
              <m:e>
                <m:r>
                  <m:t>u</m:t>
                </m:r>
              </m:e>
            </m:acc>
          </m:e>
          <m:sub>
            <m:r>
              <m:t>1</m:t>
            </m:r>
          </m:sub>
        </m:sSub>
        <m:r>
          <m:rPr>
            <m:sty m:val="p"/>
          </m:rPr>
          <m:t>∈</m:t>
        </m:r>
        <m:sSub>
          <m:e>
            <m:r>
              <m:rPr>
                <m:scr m:val="script"/>
                <m:sty m:val="p"/>
              </m:rPr>
              <m:t>S</m:t>
            </m:r>
          </m:e>
          <m:sub>
            <m:r>
              <m:t>1</m:t>
            </m:r>
          </m:sub>
        </m:sSub>
      </m:oMath>
      <w:r>
        <w:t xml:space="preserve"> </w:t>
      </w:r>
      <w:r>
        <w:t xml:space="preserve">and</w:t>
      </w:r>
      <w:r>
        <w:t xml:space="preserve"> </w:t>
      </w:r>
      <m:oMath>
        <m:r>
          <m:t>c</m:t>
        </m:r>
        <m:r>
          <m:t> </m:t>
        </m:r>
        <m:sSub>
          <m:e>
            <m:acc>
              <m:accPr>
                <m:chr m:val="̃"/>
              </m:accPr>
              <m:e>
                <m:r>
                  <m:t>u</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scalar multiplication.</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m:oMath>
        <m:acc>
          <m:accPr>
            <m:chr m:val="̃"/>
          </m:accPr>
          <m:e>
            <m:r>
              <m:t>0</m:t>
            </m:r>
          </m:e>
        </m:acc>
      </m:oMath>
      <w:r>
        <w:t xml:space="preserv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306" w:name="exm-sum-intersection-subspace"/>
    <w:p>
      <w:pPr>
        <w:pStyle w:val="BodyText"/>
      </w:pPr>
      <w:r>
        <w:rPr>
          <w:b/>
          <w:bCs/>
        </w:rPr>
        <w:t xml:space="preserve">Example 81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6"/>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6"/>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306"/>
    <w:bookmarkStart w:id="307" w:name="thm-dim-sum"/>
    <w:p>
      <w:pPr>
        <w:pStyle w:val="FirstParagraph"/>
      </w:pPr>
      <w:r>
        <w:rPr>
          <w:b/>
          <w:bCs/>
        </w:rPr>
        <w:t xml:space="preserve">Theorem 47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307"/>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46</w:t>
        </w:r>
      </w:hyperlink>
      <w:r>
        <w:t xml:space="preserve">),</w:t>
      </w:r>
      <w:r>
        <w:t xml:space="preserve"> </w:t>
      </w:r>
      <w:r>
        <w:t xml:space="preserve">so each has a dimension (</w:t>
      </w:r>
      <w:hyperlink w:anchor="def-dimension">
        <w:r>
          <w:rPr>
            <w:rStyle w:val="Hyperlink"/>
          </w:rPr>
          <w:t xml:space="preserve">Definition 51</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oMath>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29</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29</w:t>
        </w:r>
      </w:hyperlink>
      <w:r>
        <w:t xml:space="preserve"> </w:t>
      </w:r>
      <w:r>
        <w:t xml:space="preserve">extends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x</m:t>
                </m:r>
              </m:e>
            </m:acc>
          </m:e>
          <m:sub>
            <m:r>
              <m:t>1</m:t>
            </m:r>
          </m:sub>
        </m:sSub>
        <m:r>
          <m:rPr>
            <m:sty m:val="p"/>
          </m:rPr>
          <m:t>,</m:t>
        </m:r>
        <m:r>
          <m:rPr>
            <m:sty m:val="p"/>
          </m:rPr>
          <m:t>…</m:t>
        </m:r>
        <m:r>
          <m:rPr>
            <m:sty m:val="p"/>
          </m:rPr>
          <m:t>,</m:t>
        </m:r>
        <m:sSub>
          <m:e>
            <m:acc>
              <m:accPr>
                <m:chr m:val="̃"/>
              </m:accPr>
              <m:e>
                <m:r>
                  <m:t>x</m:t>
                </m:r>
              </m:e>
            </m:acc>
          </m:e>
          <m:sub>
            <m:sSub>
              <m:e>
                <m:r>
                  <m:t>d</m:t>
                </m:r>
              </m:e>
              <m:sub>
                <m:r>
                  <m:t>1</m:t>
                </m:r>
              </m:sub>
            </m:sSub>
            <m:r>
              <m:rPr>
                <m:sty m:val="p"/>
              </m:rPr>
              <m:t>−</m:t>
            </m:r>
            <m:r>
              <m:t>k</m:t>
            </m:r>
          </m:sub>
        </m:sSub>
      </m:oMath>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27</w:t>
        </w:r>
      </w:hyperlink>
      <w:r>
        <w:t xml:space="preserve">).</w:t>
      </w:r>
      <w:r>
        <w:t xml:space="preserve"> </w:t>
      </w:r>
      <w:r>
        <w:t xml:space="preserve">In the same way, extend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sSub>
              <m:e>
                <m:r>
                  <m:t>d</m:t>
                </m:r>
              </m:e>
              <m:sub>
                <m:r>
                  <m:t>2</m:t>
                </m:r>
              </m:sub>
            </m:sSub>
            <m:r>
              <m:rPr>
                <m:sty m:val="p"/>
              </m:rPr>
              <m:t>−</m:t>
            </m:r>
            <m:r>
              <m:t>k</m:t>
            </m:r>
          </m:sub>
        </m:sSub>
      </m:oMath>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m:oMath>
        <m:acc>
          <m:accPr>
            <m:chr m:val="̃"/>
          </m:accPr>
          <m:e>
            <m:r>
              <m:t>z</m:t>
            </m:r>
          </m:e>
        </m:acc>
      </m:oMath>
      <w:r>
        <w:t xml:space="preserve">’s,</w:t>
      </w:r>
      <w:r>
        <w:t xml:space="preserve"> </w:t>
      </w:r>
      <m:oMath>
        <m:acc>
          <m:accPr>
            <m:chr m:val="̃"/>
          </m:accPr>
          <m:e>
            <m:r>
              <m:t>x</m:t>
            </m:r>
          </m:e>
        </m:acc>
      </m:oMath>
      <w:r>
        <w:t xml:space="preserve">’s and</w:t>
      </w:r>
      <w:r>
        <w:t xml:space="preserve"> </w:t>
      </w:r>
      <m:oMath>
        <m:acc>
          <m:accPr>
            <m:chr m:val="̃"/>
          </m:accPr>
          <m:e>
            <m:r>
              <m:t>y</m:t>
            </m:r>
          </m:e>
        </m:acc>
      </m:oMath>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m:oMath>
        <m:acc>
          <m:accPr>
            <m:chr m:val="̃"/>
          </m:accPr>
          <m:e>
            <m:r>
              <m:t>v</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w:t>
      </w:r>
      <w:r>
        <w:t xml:space="preserve"> </w:t>
      </w:r>
      <m:oMath>
        <m:sSub>
          <m:e>
            <m:acc>
              <m:accPr>
                <m:chr m:val="̃"/>
              </m:accPr>
              <m:e>
                <m:r>
                  <m:t>v</m:t>
                </m:r>
              </m:e>
            </m:acc>
          </m:e>
          <m:sub>
            <m:r>
              <m:t>1</m:t>
            </m:r>
          </m:sub>
        </m:sSub>
        <m:r>
          <m:rPr>
            <m:sty m:val="p"/>
          </m:rPr>
          <m:t>+</m:t>
        </m:r>
        <m:sSub>
          <m:e>
            <m:acc>
              <m:accPr>
                <m:chr m:val="̃"/>
              </m:accPr>
              <m:e>
                <m:r>
                  <m:t>v</m:t>
                </m:r>
              </m:e>
            </m:acc>
          </m:e>
          <m:sub>
            <m:r>
              <m:t>2</m:t>
            </m:r>
          </m:sub>
        </m:sSub>
      </m:oMath>
      <w:r>
        <w:t xml:space="preserve"> </w:t>
      </w:r>
      <w:r>
        <w:t xml:space="preserve">with</w:t>
      </w:r>
      <w:r>
        <w:t xml:space="preserve"> </w:t>
      </w:r>
      <m:oMath>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v</m:t>
                </m:r>
              </m:e>
            </m:acc>
          </m:e>
          <m:sub>
            <m:r>
              <m:t>2</m:t>
            </m:r>
          </m:sub>
        </m:sSub>
        <m:r>
          <m:rPr>
            <m:sty m:val="p"/>
          </m:rPr>
          <m:t>∈</m:t>
        </m:r>
        <m:sSub>
          <m:e>
            <m:r>
              <m:rPr>
                <m:scr m:val="script"/>
                <m:sty m:val="p"/>
              </m:rPr>
              <m:t>S</m:t>
            </m:r>
          </m:e>
          <m:sub>
            <m:r>
              <m:t>2</m:t>
            </m:r>
          </m:sub>
        </m:sSub>
      </m:oMath>
      <w:r>
        <w:t xml:space="preserve">.</w:t>
      </w:r>
      <w:r>
        <w:t xml:space="preserve"> </w:t>
      </w:r>
      <m:oMath>
        <m:sSub>
          <m:e>
            <m:acc>
              <m:accPr>
                <m:chr m:val="̃"/>
              </m:accPr>
              <m:e>
                <m:r>
                  <m:t>v</m:t>
                </m:r>
              </m:e>
            </m:acc>
          </m:e>
          <m:sub>
            <m:r>
              <m:t>1</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x</m:t>
            </m:r>
          </m:e>
        </m:acc>
      </m:oMath>
      <w:r>
        <w:t xml:space="preserve">’s,</w:t>
      </w:r>
      <w:r>
        <w:t xml:space="preserve"> </w:t>
      </w:r>
      <w:r>
        <w:t xml:space="preserve">and</w:t>
      </w:r>
      <w:r>
        <w:t xml:space="preserve"> </w:t>
      </w:r>
      <m:oMath>
        <m:sSub>
          <m:e>
            <m:acc>
              <m:accPr>
                <m:chr m:val="̃"/>
              </m:accPr>
              <m:e>
                <m:r>
                  <m:t>v</m:t>
                </m:r>
              </m:e>
            </m:acc>
          </m:e>
          <m:sub>
            <m:r>
              <m:t>2</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y</m:t>
            </m:r>
          </m:e>
        </m:acc>
      </m:oMath>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m:oMath>
        <m:sSub>
          <m:e>
            <m:acc>
              <m:accPr>
                <m:chr m:val="̃"/>
              </m:accPr>
              <m:e>
                <m:r>
                  <m:t>x</m:t>
                </m:r>
              </m:e>
            </m:acc>
          </m:e>
          <m:sub>
            <m:r>
              <m:t>1</m:t>
            </m:r>
          </m:sub>
        </m:sSub>
        <m:r>
          <m:rPr>
            <m:sty m:val="p"/>
          </m:rPr>
          <m:t>=</m:t>
        </m:r>
        <m:sSub>
          <m:e>
            <m:acc>
              <m:accPr>
                <m:chr m:val="̃"/>
              </m:accPr>
              <m:e>
                <m:r>
                  <m:t>x</m:t>
                </m:r>
              </m:e>
            </m:acc>
          </m:e>
          <m:sub>
            <m:r>
              <m:t>1</m:t>
            </m:r>
          </m:sub>
        </m:sSub>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m:oMathPara>
        <m:oMathParaPr>
          <m:jc m:val="center"/>
        </m:oMathParaPr>
        <m:oMath>
          <m:nary>
            <m:naryPr>
              <m:chr m:val="∑"/>
              <m:limLoc m:val="undOvr"/>
              <m:subHide m:val="off"/>
              <m:supHide m:val="off"/>
            </m:naryPr>
            <m:sub>
              <m:r>
                <m:t>i</m:t>
              </m:r>
              <m:r>
                <m:rPr>
                  <m:sty m:val="p"/>
                </m:rPr>
                <m:t>=</m:t>
              </m:r>
              <m:r>
                <m:t>1</m:t>
              </m:r>
            </m:sub>
            <m:sup>
              <m:r>
                <m:t>k</m:t>
              </m:r>
            </m:sup>
            <m:e>
              <m:sSub>
                <m:e>
                  <m:r>
                    <m:t>a</m:t>
                  </m:r>
                </m:e>
                <m:sub>
                  <m:r>
                    <m:t>i</m:t>
                  </m:r>
                </m:sub>
              </m:sSub>
            </m:e>
          </m:nary>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sSub>
                <m:e>
                  <m:r>
                    <m:t>b</m:t>
                  </m:r>
                </m:e>
                <m:sub>
                  <m:r>
                    <m:t>j</m:t>
                  </m:r>
                </m:sub>
              </m:sSub>
            </m:e>
          </m:nary>
          <m:sSub>
            <m:e>
              <m:acc>
                <m:accPr>
                  <m:chr m:val="̃"/>
                </m:accPr>
                <m:e>
                  <m:r>
                    <m:t>x</m:t>
                  </m:r>
                </m:e>
              </m:acc>
            </m:e>
            <m:sub>
              <m:r>
                <m:t>j</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rPr>
              <m:sty m:val="p"/>
            </m:rPr>
            <m:t>=</m:t>
          </m:r>
          <m:acc>
            <m:accPr>
              <m:chr m:val="̃"/>
            </m:accPr>
            <m:e>
              <m:r>
                <m:t>0</m:t>
              </m:r>
            </m:e>
          </m:acc>
          <m:r>
            <m:rPr>
              <m:sty m:val="p"/>
            </m:rPr>
            <m:t>.</m:t>
          </m:r>
        </m:oMath>
      </m:oMathPara>
    </w:p>
    <w:p>
      <w:pPr>
        <w:pStyle w:val="FirstParagraph"/>
      </w:pPr>
      <w:r>
        <w:t xml:space="preserve">Let</w:t>
      </w:r>
      <w:r>
        <w:t xml:space="preserve"> </w:t>
      </w:r>
      <m:oMath>
        <m:acc>
          <m:accPr>
            <m:chr m:val="̃"/>
          </m:accPr>
          <m:e>
            <m:r>
              <m:t>w</m:t>
            </m:r>
          </m:e>
        </m:acc>
        <m:limUpp>
          <m:e>
            <m:r>
              <m:rPr>
                <m:sty m:val="p"/>
              </m:rPr>
              <m:t>=</m:t>
            </m:r>
          </m:e>
          <m:lim>
            <m:r>
              <m:rPr>
                <m:nor/>
                <m:sty m:val="p"/>
              </m:rPr>
              <m:t>def</m:t>
            </m:r>
          </m:lim>
        </m:limUpp>
        <m:nary>
          <m:naryPr>
            <m:chr m:val="∑"/>
            <m:limLoc m:val="undOvr"/>
            <m:subHide m:val="off"/>
            <m:supHide m:val="on"/>
          </m:naryPr>
          <m:sub>
            <m:r>
              <m:t>l</m:t>
            </m:r>
          </m:sub>
          <m:sup>
            <m:r>
              <m:t>​</m:t>
            </m:r>
          </m:sup>
          <m:e>
            <m:sSub>
              <m:e>
                <m:r>
                  <m:t>c</m:t>
                </m:r>
              </m:e>
              <m:sub>
                <m:r>
                  <m:t>l</m:t>
                </m:r>
              </m:sub>
            </m:sSub>
          </m:e>
        </m:nary>
        <m:sSub>
          <m:e>
            <m:acc>
              <m:accPr>
                <m:chr m:val="̃"/>
              </m:accPr>
              <m:e>
                <m:r>
                  <m:t>y</m:t>
                </m:r>
              </m:e>
            </m:acc>
          </m:e>
          <m:sub>
            <m:r>
              <m:t>l</m:t>
            </m:r>
          </m:sub>
        </m:sSub>
      </m:oMath>
      <w:r>
        <w:t xml:space="preserve">.</w:t>
      </w:r>
      <w:r>
        <w:t xml:space="preserve"> </w:t>
      </w:r>
      <w:r>
        <w:t xml:space="preserve">Then</w:t>
      </w:r>
      <w:r>
        <w:t xml:space="preserve"> </w:t>
      </w:r>
      <m:oMath>
        <m:acc>
          <m:accPr>
            <m:chr m:val="̃"/>
          </m:accPr>
          <m:e>
            <m:r>
              <m:t>w</m:t>
            </m:r>
          </m:e>
        </m:acc>
        <m:r>
          <m:rPr>
            <m:sty m:val="p"/>
          </m:rPr>
          <m:t>∈</m:t>
        </m:r>
        <m:sSub>
          <m:e>
            <m:r>
              <m:rPr>
                <m:scr m:val="script"/>
                <m:sty m:val="p"/>
              </m:rPr>
              <m:t>S</m:t>
            </m:r>
          </m:e>
          <m:sub>
            <m:r>
              <m:t>2</m:t>
            </m:r>
          </m:sub>
        </m:sSub>
      </m:oMath>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oMath>
      <w:r>
        <w:t xml:space="preserve"> </w:t>
      </w:r>
      <w:r>
        <w:t xml:space="preserve">from both sides of the supposed equation gives</w:t>
      </w:r>
    </w:p>
    <w:p>
      <w:pPr>
        <w:pStyle w:val="BodyText"/>
      </w:pPr>
      <m:oMathPara>
        <m:oMathParaPr>
          <m:jc m:val="center"/>
        </m:oMathParaPr>
        <m:oMath>
          <m:acc>
            <m:accPr>
              <m:chr m:val="̃"/>
            </m:accPr>
            <m:e>
              <m:r>
                <m:t>w</m:t>
              </m:r>
            </m:e>
          </m:acc>
          <m:r>
            <m:rPr>
              <m:sty m:val="p"/>
            </m:rPr>
            <m:t>=</m:t>
          </m:r>
          <m:nary>
            <m:naryPr>
              <m:chr m:val="∑"/>
              <m:limLoc m:val="undOvr"/>
              <m:subHide m:val="off"/>
              <m:supHide m:val="off"/>
            </m:naryPr>
            <m:sub>
              <m:r>
                <m:t>i</m:t>
              </m:r>
              <m:r>
                <m:rPr>
                  <m:sty m:val="p"/>
                </m:rPr>
                <m:t>=</m:t>
              </m:r>
              <m:r>
                <m:t>1</m:t>
              </m:r>
            </m:sub>
            <m:sup>
              <m:r>
                <m:t>k</m:t>
              </m:r>
            </m:sup>
            <m:e>
              <m:r>
                <m:rPr>
                  <m:sty m:val="p"/>
                </m:rPr>
                <m:t>(</m:t>
              </m:r>
            </m:e>
          </m:nary>
          <m:r>
            <m:rPr>
              <m:sty m:val="p"/>
            </m:rPr>
            <m:t>−</m:t>
          </m:r>
          <m:sSub>
            <m:e>
              <m:r>
                <m:t>a</m:t>
              </m:r>
            </m:e>
            <m:sub>
              <m:r>
                <m:t>i</m:t>
              </m:r>
            </m:sub>
          </m:sSub>
          <m:r>
            <m:rPr>
              <m:sty m:val="p"/>
            </m:rPr>
            <m:t>)</m:t>
          </m:r>
          <m:r>
            <m:t> </m:t>
          </m:r>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r>
                <m:rPr>
                  <m:sty m:val="p"/>
                </m:rPr>
                <m:t>(</m:t>
              </m:r>
            </m:e>
          </m:nary>
          <m:r>
            <m:rPr>
              <m:sty m:val="p"/>
            </m:rPr>
            <m:t>−</m:t>
          </m:r>
          <m:sSub>
            <m:e>
              <m:r>
                <m:t>b</m:t>
              </m:r>
            </m:e>
            <m:sub>
              <m:r>
                <m:t>j</m:t>
              </m:r>
            </m:sub>
          </m:sSub>
          <m:r>
            <m:rPr>
              <m:sty m:val="p"/>
            </m:rPr>
            <m:t>)</m:t>
          </m:r>
          <m:r>
            <m:t> </m:t>
          </m:r>
          <m:sSub>
            <m:e>
              <m:acc>
                <m:accPr>
                  <m:chr m:val="̃"/>
                </m:accPr>
                <m:e>
                  <m:r>
                    <m:t>x</m:t>
                  </m:r>
                </m:e>
              </m:acc>
            </m:e>
            <m:sub>
              <m:r>
                <m:t>j</m:t>
              </m:r>
            </m:sub>
          </m:sSub>
          <m:r>
            <m:rPr>
              <m:sty m:val="p"/>
            </m:rPr>
            <m:t>,</m:t>
          </m:r>
        </m:oMath>
      </m:oMathPara>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m:oMath>
        <m:acc>
          <m:accPr>
            <m:chr m:val="̃"/>
          </m:accPr>
          <m:e>
            <m:r>
              <m:t>w</m:t>
            </m:r>
          </m:e>
        </m:acc>
        <m:r>
          <m:rPr>
            <m:sty m:val="p"/>
          </m:rPr>
          <m:t>∈</m:t>
        </m:r>
        <m:sSub>
          <m:e>
            <m:r>
              <m:rPr>
                <m:scr m:val="script"/>
                <m:sty m:val="p"/>
              </m:rPr>
              <m:t>S</m:t>
            </m:r>
          </m:e>
          <m:sub>
            <m:r>
              <m:t>1</m:t>
            </m:r>
          </m:sub>
        </m:sSub>
      </m:oMath>
      <w:r>
        <w:t xml:space="preserve"> </w:t>
      </w:r>
      <w:r>
        <w:t xml:space="preserve">too.</w:t>
      </w:r>
      <w:r>
        <w:t xml:space="preserve"> </w:t>
      </w:r>
      <w:r>
        <w:t xml:space="preserve">So</w:t>
      </w:r>
      <w:r>
        <w:t xml:space="preserve"> </w:t>
      </w:r>
      <m:oMath>
        <m:acc>
          <m:accPr>
            <m:chr m:val="̃"/>
          </m:accPr>
          <m:e>
            <m:r>
              <m:t>w</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w</m:t>
            </m:r>
          </m:e>
        </m:acc>
        <m:r>
          <m:rPr>
            <m:sty m:val="p"/>
          </m:rPr>
          <m:t>=</m:t>
        </m:r>
        <m:nary>
          <m:naryPr>
            <m:chr m:val="∑"/>
            <m:limLoc m:val="undOvr"/>
            <m:subHide m:val="off"/>
            <m:supHide m:val="on"/>
          </m:naryPr>
          <m:sub>
            <m:r>
              <m:t>i</m:t>
            </m:r>
          </m:sub>
          <m:sup>
            <m:r>
              <m:t>​</m:t>
            </m:r>
          </m:sup>
          <m:e>
            <m:sSub>
              <m:e>
                <m:r>
                  <m:t>e</m:t>
                </m:r>
              </m:e>
              <m:sub>
                <m:r>
                  <m:t>i</m:t>
                </m:r>
              </m:sub>
            </m:sSub>
          </m:e>
        </m:nary>
        <m:sSub>
          <m:e>
            <m:acc>
              <m:accPr>
                <m:chr m:val="̃"/>
              </m:accPr>
              <m:e>
                <m:r>
                  <m:t>z</m:t>
                </m:r>
              </m:e>
            </m:acc>
          </m:e>
          <m:sub>
            <m:r>
              <m:t>i</m:t>
            </m:r>
          </m:sub>
        </m:sSub>
      </m:oMath>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m:oMath>
        <m:acc>
          <m:accPr>
            <m:chr m:val="̃"/>
          </m:accPr>
          <m:e>
            <m:r>
              <m:t>z</m:t>
            </m:r>
          </m:e>
        </m:acc>
      </m:oMath>
      <w:r>
        <w:t xml:space="preserve">’s span the intersection.</w:t>
      </w:r>
      <w:r>
        <w:t xml:space="preserve"> </w:t>
      </w:r>
      <w:r>
        <w:t xml:space="preserve">Then</w:t>
      </w:r>
    </w:p>
    <w:p>
      <w:pPr>
        <w:pStyle w:val="BodyText"/>
      </w:pPr>
      <m:oMathPara>
        <m:oMathParaPr>
          <m:jc m:val="center"/>
        </m:oMathParaPr>
        <m:oMath>
          <m:eqArr>
            <m:e>
              <m:acc>
                <m:accPr>
                  <m:chr m:val="̃"/>
                </m:accPr>
                <m:e>
                  <m:r>
                    <m:t>0</m:t>
                  </m:r>
                </m:e>
              </m:acc>
              <m:r>
                <m:t>&amp;</m:t>
              </m:r>
              <m:r>
                <m:rPr>
                  <m:sty m:val="p"/>
                </m:rPr>
                <m:t>=</m:t>
              </m:r>
              <m:acc>
                <m:accPr>
                  <m:chr m:val="̃"/>
                </m:accPr>
                <m:e>
                  <m:r>
                    <m:t>w</m:t>
                  </m:r>
                </m:e>
              </m:acc>
              <m:r>
                <m:rPr>
                  <m:sty m:val="p"/>
                </m:rPr>
                <m:t>−</m:t>
              </m:r>
              <m:acc>
                <m:accPr>
                  <m:chr m:val="̃"/>
                </m:accPr>
                <m:e>
                  <m:r>
                    <m:t>w</m:t>
                  </m:r>
                </m:e>
              </m:acc>
              <m:r>
                <m:t>&amp;</m:t>
              </m:r>
              <m:r>
                <m:t>&amp;</m:t>
              </m:r>
              <m:r>
                <m:rPr>
                  <m:nor/>
                  <m:sty m:val="p"/>
                </m:rPr>
                <m:t>(a vector minus itself)</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t>&amp;</m:t>
              </m:r>
              <m:r>
                <m:t>&amp;</m:t>
              </m:r>
              <m:r>
                <m:rPr>
                  <m:nor/>
                  <m:sty m:val="p"/>
                </m:rPr>
                <m:t>(substitute the two expressions for </m:t>
              </m:r>
              <m:acc>
                <m:accPr>
                  <m:chr m:val="̃"/>
                </m:accPr>
                <m:e>
                  <m:r>
                    <m:t>w</m:t>
                  </m:r>
                </m:e>
              </m:acc>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r>
                    <m:rPr>
                      <m:sty m:val="p"/>
                    </m:rPr>
                    <m:t>(</m:t>
                  </m:r>
                </m:e>
              </m:nary>
              <m:r>
                <m:rPr>
                  <m:sty m:val="p"/>
                </m:rPr>
                <m:t>−</m:t>
              </m:r>
              <m:sSub>
                <m:e>
                  <m:r>
                    <m:t>c</m:t>
                  </m:r>
                </m:e>
                <m:sub>
                  <m:r>
                    <m:t>l</m:t>
                  </m:r>
                </m:sub>
              </m:sSub>
              <m:r>
                <m:rPr>
                  <m:sty m:val="p"/>
                </m:rPr>
                <m:t>)</m:t>
              </m:r>
              <m:r>
                <m:t> </m:t>
              </m:r>
              <m:sSub>
                <m:e>
                  <m:acc>
                    <m:accPr>
                      <m:chr m:val="̃"/>
                    </m:accPr>
                    <m:e>
                      <m:r>
                        <m:t>y</m:t>
                      </m:r>
                    </m:e>
                  </m:acc>
                </m:e>
                <m:sub>
                  <m:r>
                    <m:t>l</m:t>
                  </m:r>
                </m:sub>
              </m:sSub>
              <m:r>
                <m:rPr>
                  <m:sty m:val="p"/>
                </m:rPr>
                <m:t>,</m:t>
              </m:r>
              <m:r>
                <m:t>&amp;</m:t>
              </m:r>
              <m:r>
                <m:t>&amp;</m:t>
              </m:r>
              <m:r>
                <m:rPr>
                  <m:nor/>
                  <m:sty m:val="p"/>
                </m:rPr>
                <m:t>(write each subtraction as adding </m:t>
              </m:r>
              <m:r>
                <m:rPr>
                  <m:sty m:val="p"/>
                </m:rPr>
                <m:t>−</m:t>
              </m:r>
              <m:r>
                <m:t>1</m:t>
              </m:r>
              <m:r>
                <m:rPr>
                  <m:nor/>
                  <m:sty m:val="p"/>
                </m:rPr>
                <m:t> times)</m:t>
              </m:r>
            </m:e>
          </m:eqArr>
        </m:oMath>
      </m:oMathPara>
    </w:p>
    <w:p>
      <w:pPr>
        <w:pStyle w:val="FirstParagraph"/>
      </w:pPr>
      <w:r>
        <w:t xml:space="preserve">and because the</w:t>
      </w:r>
      <w:r>
        <w:t xml:space="preserve"> </w:t>
      </w:r>
      <m:oMath>
        <m:acc>
          <m:accPr>
            <m:chr m:val="̃"/>
          </m:accPr>
          <m:e>
            <m:r>
              <m:t>z</m:t>
            </m:r>
          </m:e>
        </m:acc>
      </m:oMath>
      <w:r>
        <w:t xml:space="preserve">’s and</w:t>
      </w:r>
      <w:r>
        <w:t xml:space="preserve"> </w:t>
      </w:r>
      <m:oMath>
        <m:acc>
          <m:accPr>
            <m:chr m:val="̃"/>
          </m:accPr>
          <m:e>
            <m:r>
              <m:t>y</m:t>
            </m:r>
          </m:e>
        </m:acc>
      </m:oMath>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r>
          <m:rPr>
            <m:sty m:val="p"/>
          </m:rPr>
          <m:t>=</m:t>
        </m:r>
        <m:acc>
          <m:accPr>
            <m:chr m:val="̃"/>
          </m:accPr>
          <m:e>
            <m:r>
              <m:t>0</m:t>
            </m:r>
          </m:e>
        </m:acc>
      </m:oMath>
      <w:r>
        <w:t xml:space="preserve">,</w:t>
      </w:r>
      <w:r>
        <w:t xml:space="preserve"> </w:t>
      </w:r>
      <w:r>
        <w:t xml:space="preserve">and because the</w:t>
      </w:r>
      <w:r>
        <w:t xml:space="preserve"> </w:t>
      </w:r>
      <m:oMath>
        <m:acc>
          <m:accPr>
            <m:chr m:val="̃"/>
          </m:accPr>
          <m:e>
            <m:r>
              <m:t>z</m:t>
            </m:r>
          </m:e>
        </m:acc>
      </m:oMath>
      <w:r>
        <w:t xml:space="preserve">’s and</w:t>
      </w:r>
      <w:r>
        <w:t xml:space="preserve"> </w:t>
      </w:r>
      <m:oMath>
        <m:acc>
          <m:accPr>
            <m:chr m:val="̃"/>
          </m:accPr>
          <m:e>
            <m:r>
              <m:t>x</m:t>
            </m:r>
          </m:e>
        </m:acc>
      </m:oMath>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m:oMath>
        <m:acc>
          <m:accPr>
            <m:chr m:val="̃"/>
          </m:accPr>
          <m:e>
            <m:r>
              <m:t>0</m:t>
            </m:r>
          </m:e>
        </m:acc>
      </m:oMath>
      <w:r>
        <w:t xml:space="preserve"> </w:t>
      </w:r>
      <w:r>
        <w:t xml:space="preserve">and the argument goes through unchanged.</w:t>
      </w:r>
    </w:p>
    <w:bookmarkStart w:id="308" w:name="exm-dim-sum"/>
    <w:p>
      <w:pPr>
        <w:pStyle w:val="BodyText"/>
      </w:pPr>
      <w:r>
        <w:rPr>
          <w:b/>
          <w:bCs/>
        </w:rPr>
        <w:t xml:space="preserve">Example 82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81</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50</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47</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81</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50</w:t>
        </w:r>
      </w:hyperlink>
      <w:r>
        <w:t xml:space="preserve">).</w:t>
      </w:r>
    </w:p>
    <w:bookmarkEnd w:id="308"/>
    <w:bookmarkStart w:id="309" w:name="cor-dim-subadditive"/>
    <w:p>
      <w:pPr>
        <w:pStyle w:val="BodyText"/>
      </w:pPr>
      <w:r>
        <w:rPr>
          <w:b/>
          <w:bCs/>
        </w:rPr>
        <w:t xml:space="preserve">Corollary 4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End w:id="309"/>
    <w:p>
      <w:pPr>
        <w:pStyle w:val="BodyText"/>
      </w:pPr>
      <w:r>
        <w:rPr>
          <w:i/>
          <w:iCs/>
        </w:rPr>
        <w:t xml:space="preserve">Proof</w:t>
      </w:r>
      <w:r>
        <w:t xml:space="preserve">. </w:t>
      </w:r>
      <w:r>
        <w:t xml:space="preserve">By</w:t>
      </w:r>
      <w:r>
        <w:t xml:space="preserve"> </w:t>
      </w:r>
      <w:hyperlink w:anchor="thm-dim-sum">
        <w:r>
          <w:rPr>
            <w:rStyle w:val="Hyperlink"/>
          </w:rPr>
          <w:t xml:space="preserve">Theorem 47</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47</w:t>
        </w:r>
      </w:hyperlink>
      <w:r>
        <w:t xml:space="preserve">,</w:t>
      </w:r>
      <w:r>
        <w:t xml:space="preserve"> </w:t>
      </w:r>
      <w:hyperlink w:anchor="exm-dimension">
        <w:r>
          <w:rPr>
            <w:rStyle w:val="Hyperlink"/>
          </w:rPr>
          <w:t xml:space="preserve">Example 50</w:t>
        </w:r>
      </w:hyperlink>
      <w:r>
        <w:t xml:space="preserve">).</w:t>
      </w:r>
    </w:p>
    <w:bookmarkStart w:id="311" w:name="exm-dim-subadditive"/>
    <w:p>
      <w:pPr>
        <w:pStyle w:val="BodyText"/>
      </w:pPr>
      <w:r>
        <w:rPr>
          <w:b/>
          <w:bCs/>
        </w:rPr>
        <w:t xml:space="preserve">Example 83 (Equality and strict inequality)</w:t>
      </w:r>
      <w:r>
        <w:t xml:space="preserve"> </w:t>
      </w:r>
      <w:r>
        <w:t xml:space="preserve"> </w:t>
      </w:r>
    </w:p>
    <w:p>
      <w:pPr>
        <w:numPr>
          <w:ilvl w:val="0"/>
          <w:numId w:val="1037"/>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79</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m:t>
        </m:r>
        <m:r>
          <m:t>a</m:t>
        </m:r>
        <m:r>
          <m:rPr>
            <m:sty m:val="p"/>
          </m:rPr>
          <m:t>,</m:t>
        </m:r>
        <m:r>
          <m:rPr>
            <m:sty m:val="p"/>
          </m:rPr>
          <m:t>−</m:t>
        </m:r>
        <m:r>
          <m:t>b</m:t>
        </m:r>
        <m:r>
          <m:rPr>
            <m:sty m:val="p"/>
          </m:rPr>
          <m:t>,</m:t>
        </m:r>
        <m:r>
          <m:t>0</m:t>
        </m:r>
        <m:r>
          <m:rPr>
            <m:sty m:val="p"/>
          </m:rPr>
          <m:t>)</m:t>
        </m:r>
        <m:r>
          <m:rPr>
            <m:sty m:val="p"/>
          </m:rPr>
          <m:t>=</m:t>
        </m:r>
        <m:acc>
          <m:accPr>
            <m:chr m:val="̃"/>
          </m:accPr>
          <m:e>
            <m:r>
              <m:t>0</m:t>
            </m:r>
          </m:e>
        </m:acc>
      </m:oMath>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m:oMath>
        <m:r>
          <m:t>​</m:t>
        </m:r>
        <m:d>
          <m:dPr>
            <m:begChr m:val="{"/>
            <m:sepChr m:val=""/>
            <m:endChr m:val="}"/>
            <m:grow/>
          </m:dPr>
          <m:e>
            <m:acc>
              <m:accPr>
                <m:chr m:val="̃"/>
              </m:accPr>
              <m:e>
                <m:r>
                  <m:t>0</m:t>
                </m:r>
              </m:e>
            </m:acc>
          </m:e>
        </m:d>
        <m:r>
          <m:t>​</m:t>
        </m:r>
      </m:oMath>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79</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7"/>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310">
        <w:r>
          <w:rPr>
            <w:rStyle w:val="Hyperlink"/>
          </w:rPr>
          <w:t xml:space="preserve">strict inequality</w:t>
        </w:r>
      </w:hyperlink>
      <w:r>
        <w:t xml:space="preserve">.</w:t>
      </w:r>
    </w:p>
    <w:bookmarkEnd w:id="311"/>
    <w:bookmarkStart w:id="312" w:name="thm-rank-subadditive"/>
    <w:p>
      <w:pPr>
        <w:pStyle w:val="FirstParagraph"/>
      </w:pPr>
      <w:r>
        <w:rPr>
          <w:b/>
          <w:bCs/>
        </w:rPr>
        <w:t xml:space="preserve">Theorem 48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312"/>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m:oMath>
        <m:r>
          <m:rPr>
            <m:sty m:val="p"/>
          </m:rPr>
          <m:t>(</m:t>
        </m:r>
        <m:r>
          <m:rPr>
            <m:sty m:val="bi"/>
          </m:rPr>
          <m:t>A</m:t>
        </m:r>
        <m:r>
          <m:rPr>
            <m:sty m:val="p"/>
          </m:rPr>
          <m:t>+</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52</w:t>
        </w:r>
      </w:hyperlink>
      <w:r>
        <w:t xml:space="preserve">), and</w:t>
      </w:r>
      <w:r>
        <w:t xml:space="preserve"> </w:t>
      </w:r>
      <m:oMath>
        <m:r>
          <m:rPr>
            <m:sty m:val="p"/>
          </m:rPr>
          <m:t>(</m:t>
        </m:r>
        <m:r>
          <m:rPr>
            <m:sty m:val="bi"/>
          </m:rPr>
          <m:t>A</m:t>
        </m:r>
        <m:r>
          <m:rPr>
            <m:sty m:val="p"/>
          </m:rPr>
          <m:t>+</m:t>
        </m:r>
        <m:r>
          <m:rPr>
            <m:sty m:val="bi"/>
          </m:rPr>
          <m:t>B</m:t>
        </m:r>
        <m:r>
          <m:rPr>
            <m:sty m:val="p"/>
          </m:rPr>
          <m:t>)</m:t>
        </m:r>
        <m:r>
          <m:t> </m:t>
        </m:r>
        <m:acc>
          <m:accPr>
            <m:chr m:val="̃"/>
          </m:accPr>
          <m:e>
            <m:r>
              <m:t>x</m:t>
            </m:r>
          </m:e>
        </m:acc>
        <m:r>
          <m:rPr>
            <m:sty m:val="p"/>
          </m:rPr>
          <m:t>=</m:t>
        </m:r>
        <m:r>
          <m:rPr>
            <m:sty m:val="bi"/>
          </m:rPr>
          <m:t>A</m:t>
        </m:r>
        <m:acc>
          <m:accPr>
            <m:chr m:val="̃"/>
          </m:accPr>
          <m:e>
            <m:r>
              <m:t>x</m:t>
            </m:r>
          </m:e>
        </m:acc>
        <m:r>
          <m:rPr>
            <m:sty m:val="p"/>
          </m:rPr>
          <m:t>+</m:t>
        </m:r>
        <m:r>
          <m:rPr>
            <m:sty m:val="bi"/>
          </m:rPr>
          <m:t>B</m:t>
        </m:r>
        <m:acc>
          <m:accPr>
            <m:chr m:val="̃"/>
          </m:accPr>
          <m:e>
            <m:r>
              <m:t>x</m:t>
            </m:r>
          </m:e>
        </m:acc>
      </m:oMath>
      <w:r>
        <w:t xml:space="preserve"> </w:t>
      </w:r>
      <w:r>
        <w:t xml:space="preserve">(</w:t>
      </w:r>
      <w:hyperlink w:anchor="thm-matmul-distrib">
        <w:r>
          <w:rPr>
            <w:rStyle w:val="Hyperlink"/>
          </w:rPr>
          <w:t xml:space="preserve">Theorem 9</w:t>
        </w:r>
      </w:hyperlink>
      <w:r>
        <w:t xml:space="preserve">, with</w:t>
      </w:r>
      <w:r>
        <w:t xml:space="preserve"> </w:t>
      </w:r>
      <m:oMath>
        <m:acc>
          <m:accPr>
            <m:chr m:val="̃"/>
          </m:accPr>
          <m:e>
            <m:r>
              <m:t>x</m:t>
            </m:r>
          </m:e>
        </m:acc>
      </m:oMath>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w:t>
      </w:r>
      <w:r>
        <w:t xml:space="preserve"> </w:t>
      </w:r>
      <w:hyperlink w:anchor="thm-sum-intersection-subspace">
        <w:r>
          <w:rPr>
            <w:rStyle w:val="Hyperlink"/>
          </w:rPr>
          <w:t xml:space="preserve">Theorem 46</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30</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4</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38</m:t>
              </m:r>
              <m:r>
                <m:rPr>
                  <m:nor/>
                  <m:sty m:val="p"/>
                </m:rPr>
                <m:t>)</m:t>
              </m:r>
            </m:e>
          </m:eqArr>
        </m:oMath>
      </m:oMathPara>
    </w:p>
    <w:bookmarkStart w:id="313" w:name="exm-rank-subadditive"/>
    <w:p>
      <w:pPr>
        <w:pStyle w:val="FirstParagraph"/>
      </w:pPr>
      <w:r>
        <w:rPr>
          <w:b/>
          <w:bCs/>
        </w:rPr>
        <w:t xml:space="preserve">Example 84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m:oMath>
        <m:r>
          <m:t>c</m:t>
        </m:r>
        <m:r>
          <m:t> </m:t>
        </m:r>
        <m:acc>
          <m:accPr>
            <m:chr m:val="̃"/>
          </m:accPr>
          <m:e>
            <m:r>
              <m:t>v</m:t>
            </m:r>
          </m:e>
        </m:acc>
        <m:r>
          <m:rPr>
            <m:sty m:val="p"/>
          </m:rPr>
          <m:t>=</m:t>
        </m:r>
        <m:sSub>
          <m:e>
            <m:acc>
              <m:accPr>
                <m:chr m:val="̃"/>
              </m:accPr>
              <m:e>
                <m:r>
                  <m:t>0</m:t>
                </m:r>
              </m:e>
            </m:acc>
          </m:e>
          <m:sub>
            <m:r>
              <m:t>2</m:t>
            </m:r>
          </m:sub>
        </m:sSub>
      </m:oMath>
      <w:r>
        <w:t xml:space="preserve"> </w:t>
      </w:r>
      <w:r>
        <w:t xml:space="preserve">with</w:t>
      </w:r>
      <w:r>
        <w:t xml:space="preserve"> </w:t>
      </w:r>
      <m:oMath>
        <m:acc>
          <m:accPr>
            <m:chr m:val="̃"/>
          </m:accPr>
          <m:e>
            <m:r>
              <m:t>v</m:t>
            </m:r>
          </m:e>
        </m:acc>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m:oMath>
        <m:sSub>
          <m:e>
            <m:acc>
              <m:accPr>
                <m:chr m:val="̃"/>
              </m:accPr>
              <m:e>
                <m:r>
                  <m:t>0</m:t>
                </m:r>
              </m:e>
            </m:acc>
          </m:e>
          <m:sub>
            <m:r>
              <m:t>2</m:t>
            </m:r>
          </m:sub>
        </m:sSub>
      </m:oMath>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44</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8"/>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68</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8"/>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m:oMath>
        <m:sSub>
          <m:e>
            <m:acc>
              <m:accPr>
                <m:chr m:val="̃"/>
              </m:accPr>
              <m:e>
                <m:r>
                  <m:t>0</m:t>
                </m:r>
              </m:e>
            </m:acc>
          </m:e>
          <m:sub>
            <m:r>
              <m:t>2</m:t>
            </m:r>
          </m:sub>
        </m:sSub>
      </m:oMath>
      <w:r>
        <w:t xml:space="preserve">,</w:t>
      </w:r>
      <w:r>
        <w:t xml:space="preserve"> </w:t>
      </w:r>
      <w:r>
        <w:t xml:space="preserve">and</w:t>
      </w:r>
      <w:r>
        <w:t xml:space="preserve"> </w:t>
      </w:r>
      <m:oMath>
        <m:r>
          <m:t>1</m:t>
        </m:r>
        <m:r>
          <m:rPr>
            <m:sty m:val="p"/>
          </m:rPr>
          <m:t>⋅</m:t>
        </m:r>
        <m:sSub>
          <m:e>
            <m:acc>
              <m:accPr>
                <m:chr m:val="̃"/>
              </m:accPr>
              <m:e>
                <m:r>
                  <m:t>0</m:t>
                </m:r>
              </m:e>
            </m:acc>
          </m:e>
          <m:sub>
            <m:r>
              <m:t>2</m:t>
            </m:r>
          </m:sub>
        </m:sSub>
        <m:r>
          <m:rPr>
            <m:sty m:val="p"/>
          </m:rPr>
          <m:t>=</m:t>
        </m:r>
        <m:sSub>
          <m:e>
            <m:acc>
              <m:accPr>
                <m:chr m:val="̃"/>
              </m:accPr>
              <m:e>
                <m:r>
                  <m:t>0</m:t>
                </m:r>
              </m:e>
            </m:acc>
          </m:e>
          <m:sub>
            <m:r>
              <m:t>2</m:t>
            </m:r>
          </m:sub>
        </m:sSub>
      </m:oMath>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313"/>
    <w:bookmarkStart w:id="314" w:name="def-complementary-subspaces"/>
    <w:p>
      <w:pPr>
        <w:pStyle w:val="FirstParagraph"/>
      </w:pPr>
      <w:r>
        <w:rPr>
          <w:b/>
          <w:bCs/>
        </w:rPr>
        <w:t xml:space="preserve">Definition 64 (Complementary subspaces)</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m:oMathPara>
        <m:oMathParaPr>
          <m:jc m:val="center"/>
        </m:oMathPara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r>
            <m:t> </m:t>
          </m:r>
          <m:r>
            <m:rPr>
              <m:nor/>
              <m:sty m:val="p"/>
            </m:rPr>
            <m:t>and</m:t>
          </m:r>
          <m:r>
            <m:t> </m:t>
          </m:r>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m:oMathPara>
    </w:p>
    <w:p>
      <w:pPr>
        <w:pStyle w:val="FirstParagraph"/>
      </w:pPr>
      <w:r>
        <w:t xml:space="preserve">(</w:t>
      </w:r>
      <w:hyperlink w:anchor="def-subspace-sum">
        <w:r>
          <w:rPr>
            <w:rStyle w:val="Hyperlink"/>
          </w:rPr>
          <w:t xml:space="preserve">Definition 63</w:t>
        </w:r>
      </w:hyperlink>
      <w:r>
        <w:t xml:space="preserve">).</w:t>
      </w:r>
    </w:p>
    <w:bookmarkEnd w:id="314"/>
    <w:bookmarkStart w:id="315" w:name="def-direct-sum"/>
    <w:p>
      <w:pPr>
        <w:pStyle w:val="BodyText"/>
      </w:pPr>
      <w:r>
        <w:rPr>
          <w:b/>
          <w:bCs/>
        </w:rPr>
        <w:t xml:space="preserve">Definition 65 (Direct sum)</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complementary in</w:t>
      </w:r>
      <w:r>
        <w:t xml:space="preserve"> </w:t>
      </w:r>
      <m:oMath>
        <m:r>
          <m:rPr>
            <m:scr m:val="script"/>
            <m:sty m:val="p"/>
          </m:rPr>
          <m:t>V</m:t>
        </m:r>
      </m:oMath>
      <w:r>
        <w:t xml:space="preserve"> </w:t>
      </w:r>
      <w:r>
        <w:t xml:space="preserve">(</w:t>
      </w:r>
      <w:hyperlink w:anchor="def-complementary-subspaces">
        <w:r>
          <w:rPr>
            <w:rStyle w:val="Hyperlink"/>
          </w:rPr>
          <w:t xml:space="preserve">Definition 64</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15"/>
    <w:bookmarkStart w:id="316" w:name="exm-direct-sum"/>
    <w:p>
      <w:pPr>
        <w:pStyle w:val="BodyText"/>
      </w:pPr>
      <w:r>
        <w:rPr>
          <w:b/>
          <w:bCs/>
        </w:rPr>
        <w:t xml:space="preserve">Example 85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9"/>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9"/>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16"/>
    <w:bookmarkStart w:id="317" w:name="exm-not-direct-sum"/>
    <w:p>
      <w:pPr>
        <w:pStyle w:val="BodyText"/>
      </w:pPr>
      <w:r>
        <w:rPr>
          <w:b/>
          <w:bCs/>
        </w:rPr>
        <w:t xml:space="preserve">Example 86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81</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m:oMathPara>
        <m:oMathParaPr>
          <m:jc m:val="center"/>
        </m:oMathParaPr>
        <m:oMath>
          <m:eqArr>
            <m:e>
              <m:r>
                <m:rPr>
                  <m:sty m:val="p"/>
                </m:rPr>
                <m:t>(</m:t>
              </m:r>
              <m:r>
                <m:t>0</m:t>
              </m:r>
              <m:r>
                <m:rPr>
                  <m:sty m:val="p"/>
                </m:rPr>
                <m:t>,</m:t>
              </m:r>
              <m:r>
                <m:t>1</m:t>
              </m:r>
              <m:r>
                <m:rPr>
                  <m:sty m:val="p"/>
                </m:rPr>
                <m:t>,</m:t>
              </m:r>
              <m:r>
                <m:t>0</m:t>
              </m:r>
              <m:r>
                <m:rPr>
                  <m:sty m:val="p"/>
                </m:rPr>
                <m:t>)</m:t>
              </m:r>
              <m:r>
                <m:t>&amp;</m:t>
              </m:r>
              <m:r>
                <m:rPr>
                  <m:sty m:val="p"/>
                </m:rPr>
                <m:t>=</m:t>
              </m:r>
              <m:r>
                <m:rPr>
                  <m:sty m:val="p"/>
                </m:rPr>
                <m:t>(</m:t>
              </m:r>
              <m:r>
                <m:t>0</m:t>
              </m:r>
              <m:r>
                <m:rPr>
                  <m:sty m:val="p"/>
                </m:rPr>
                <m:t>,</m:t>
              </m:r>
              <m:r>
                <m:t>1</m:t>
              </m:r>
              <m:r>
                <m:rPr>
                  <m:sty m:val="p"/>
                </m:rPr>
                <m:t>,</m:t>
              </m:r>
              <m:r>
                <m:t>0</m:t>
              </m:r>
              <m:r>
                <m:rPr>
                  <m:sty m:val="p"/>
                </m:rPr>
                <m:t>)</m:t>
              </m:r>
              <m:r>
                <m:rPr>
                  <m:sty m:val="p"/>
                </m:rPr>
                <m:t>+</m:t>
              </m:r>
              <m:acc>
                <m:accPr>
                  <m:chr m:val="̃"/>
                </m:accPr>
                <m:e>
                  <m:r>
                    <m:t>0</m:t>
                  </m:r>
                </m:e>
              </m:acc>
            </m:e>
            <m:e>
              <m:r>
                <m:t>&amp;</m:t>
              </m:r>
              <m:r>
                <m:rPr>
                  <m:sty m:val="p"/>
                </m:rPr>
                <m:t>=</m:t>
              </m:r>
              <m:acc>
                <m:accPr>
                  <m:chr m:val="̃"/>
                </m:accPr>
                <m:e>
                  <m:r>
                    <m:t>0</m:t>
                  </m:r>
                </m:e>
              </m:acc>
              <m:r>
                <m:rPr>
                  <m:sty m:val="p"/>
                </m:rPr>
                <m:t>+</m:t>
              </m:r>
              <m:r>
                <m:rPr>
                  <m:sty m:val="p"/>
                </m:rPr>
                <m:t>(</m:t>
              </m:r>
              <m:r>
                <m:t>0</m:t>
              </m:r>
              <m:r>
                <m:rPr>
                  <m:sty m:val="p"/>
                </m:rPr>
                <m:t>,</m:t>
              </m:r>
              <m:r>
                <m:t>1</m:t>
              </m:r>
              <m:r>
                <m:rPr>
                  <m:sty m:val="p"/>
                </m:rPr>
                <m:t>,</m:t>
              </m:r>
              <m:r>
                <m:t>0</m:t>
              </m:r>
              <m:r>
                <m:rPr>
                  <m:sty m:val="p"/>
                </m:rPr>
                <m:t>)</m:t>
              </m:r>
              <m:r>
                <m:rPr>
                  <m:sty m:val="p"/>
                </m:rPr>
                <m:t>,</m:t>
              </m:r>
            </m:e>
          </m:eqArr>
        </m:oMath>
      </m:oMathPara>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317"/>
    <w:bookmarkStart w:id="318" w:name="thm-direct-sum-equiv"/>
    <w:p>
      <w:pPr>
        <w:pStyle w:val="BodyText"/>
      </w:pPr>
      <w:r>
        <w:rPr>
          <w:b/>
          <w:bCs/>
        </w:rPr>
        <w:t xml:space="preserve">Theorem 49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40"/>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65</w:t>
        </w:r>
      </w:hyperlink>
      <w:r>
        <w:t xml:space="preserve">).</w:t>
      </w:r>
    </w:p>
    <w:p>
      <w:pPr>
        <w:pStyle w:val="Compact"/>
        <w:numPr>
          <w:ilvl w:val="0"/>
          <w:numId w:val="1040"/>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40"/>
        </w:numPr>
      </w:pPr>
      <w:r>
        <w:t xml:space="preserve">Every</w:t>
      </w:r>
      <w:r>
        <w:t xml:space="preserve"> </w:t>
      </w:r>
      <m:oMath>
        <m:acc>
          <m:accPr>
            <m:chr m:val="̃"/>
          </m:accPr>
          <m:e>
            <m:r>
              <m:t>x</m:t>
            </m:r>
          </m:e>
        </m:acc>
        <m:r>
          <m:rPr>
            <m:sty m:val="p"/>
          </m:rPr>
          <m:t>∈</m:t>
        </m:r>
        <m:r>
          <m:rPr>
            <m:scr m:val="script"/>
            <m:sty m:val="p"/>
          </m:rPr>
          <m:t>V</m:t>
        </m:r>
      </m:oMath>
      <w:r>
        <w:t xml:space="preserve"> </w:t>
      </w:r>
      <w:r>
        <w:t xml:space="preserve">can be written as</w:t>
      </w:r>
      <w:r>
        <w:t xml:space="preserve"> </w:t>
      </w:r>
      <m:oMath>
        <m:acc>
          <m:accPr>
            <m:chr m:val="̃"/>
          </m:accPr>
          <m:e>
            <m:r>
              <m:t>x</m:t>
            </m:r>
          </m:e>
        </m:acc>
        <m:r>
          <m:rPr>
            <m:sty m:val="p"/>
          </m:rPr>
          <m:t>=</m:t>
        </m:r>
        <m:sSub>
          <m:e>
            <m:acc>
              <m:accPr>
                <m:chr m:val="̃"/>
              </m:accPr>
              <m:e>
                <m:r>
                  <m:t>x</m:t>
                </m:r>
              </m:e>
            </m:acc>
          </m:e>
          <m:sub>
            <m:r>
              <m:t>1</m:t>
            </m:r>
          </m:sub>
        </m:sSub>
        <m:r>
          <m:rPr>
            <m:sty m:val="p"/>
          </m:rPr>
          <m:t>+</m:t>
        </m:r>
        <m:sSub>
          <m:e>
            <m:acc>
              <m:accPr>
                <m:chr m:val="̃"/>
              </m:accPr>
              <m:e>
                <m:r>
                  <m:t>x</m:t>
                </m:r>
              </m:e>
            </m:acc>
          </m:e>
          <m:sub>
            <m:r>
              <m:t>2</m:t>
            </m:r>
          </m:sub>
        </m:sSub>
      </m:oMath>
      <w:r>
        <w:t xml:space="preserve"> </w:t>
      </w:r>
      <w:r>
        <w:t xml:space="preserve">with</w:t>
      </w:r>
      <w:r>
        <w:t xml:space="preserve"> </w:t>
      </w:r>
      <m:oMath>
        <m:sSub>
          <m:e>
            <m:acc>
              <m:accPr>
                <m:chr m:val="̃"/>
              </m:accPr>
              <m:e>
                <m:r>
                  <m:t>x</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x</m:t>
                </m:r>
              </m:e>
            </m:acc>
          </m:e>
          <m:sub>
            <m:r>
              <m:t>2</m:t>
            </m:r>
          </m:sub>
        </m:sSub>
        <m:r>
          <m:rPr>
            <m:sty m:val="p"/>
          </m:rPr>
          <m:t>∈</m:t>
        </m:r>
        <m:sSub>
          <m:e>
            <m:r>
              <m:rPr>
                <m:scr m:val="script"/>
                <m:sty m:val="p"/>
              </m:rPr>
              <m:t>S</m:t>
            </m:r>
          </m:e>
          <m:sub>
            <m:r>
              <m:t>2</m:t>
            </m:r>
          </m:sub>
        </m:sSub>
      </m:oMath>
      <w:r>
        <w:t xml:space="preserve"> </w:t>
      </w:r>
      <w:r>
        <w:t xml:space="preserve">in only one way.</w:t>
      </w:r>
    </w:p>
    <w:bookmarkEnd w:id="318"/>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4</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implies 3.</w:t>
      </w:r>
      <w:r>
        <w:t xml:space="preserve"> </w:t>
      </w:r>
      <w:r>
        <w:t xml:space="preserve">Every</w:t>
      </w:r>
      <w:r>
        <w:t xml:space="preserve"> </w:t>
      </w:r>
      <m:oMath>
        <m:acc>
          <m:accPr>
            <m:chr m:val="̃"/>
          </m:accPr>
          <m:e>
            <m:r>
              <m:t>x</m:t>
            </m:r>
          </m:e>
        </m:acc>
        <m:r>
          <m:rPr>
            <m:sty m:val="p"/>
          </m:rPr>
          <m:t>∈</m:t>
        </m:r>
        <m:r>
          <m:rPr>
            <m:scr m:val="script"/>
            <m:sty m:val="p"/>
          </m:rPr>
          <m:t>V</m:t>
        </m:r>
      </m:oMath>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m:oMathPara>
        <m:oMathParaPr>
          <m:jc m:val="center"/>
        </m:oMathParaPr>
        <m:oMath>
          <m:eqArr>
            <m:e>
              <m:acc>
                <m:accPr>
                  <m:chr m:val="̃"/>
                </m:accPr>
                <m:e>
                  <m:r>
                    <m:t>x</m:t>
                  </m:r>
                </m:e>
              </m:acc>
              <m:r>
                <m:t>&amp;</m:t>
              </m:r>
              <m:r>
                <m:rPr>
                  <m:sty m:val="p"/>
                </m:rPr>
                <m:t>=</m:t>
              </m:r>
              <m:sSub>
                <m:e>
                  <m:acc>
                    <m:accPr>
                      <m:chr m:val="̃"/>
                    </m:accPr>
                    <m:e>
                      <m:r>
                        <m:t>u</m:t>
                      </m:r>
                    </m:e>
                  </m:acc>
                </m:e>
                <m:sub>
                  <m:r>
                    <m:t>1</m:t>
                  </m:r>
                </m:sub>
              </m:sSub>
              <m:r>
                <m:rPr>
                  <m:sty m:val="p"/>
                </m:rPr>
                <m:t>+</m:t>
              </m:r>
              <m:sSub>
                <m:e>
                  <m:acc>
                    <m:accPr>
                      <m:chr m:val="̃"/>
                    </m:accPr>
                    <m:e>
                      <m:r>
                        <m:t>u</m:t>
                      </m:r>
                    </m:e>
                  </m:acc>
                </m:e>
                <m:sub>
                  <m:r>
                    <m:t>2</m:t>
                  </m:r>
                </m:sub>
              </m:sSub>
            </m:e>
            <m:e>
              <m:r>
                <m:t>&amp;</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e>
          </m:eqArr>
        </m:oMath>
      </m:oMathPara>
    </w:p>
    <w:p>
      <w:pPr>
        <w:pStyle w:val="FirstParagraph"/>
      </w:pPr>
      <w:r>
        <w:t xml:space="preserve">with</w:t>
      </w:r>
      <w:r>
        <w:t xml:space="preserve"> </w:t>
      </w:r>
      <m:oMath>
        <m:sSub>
          <m:e>
            <m:acc>
              <m:accPr>
                <m:chr m:val="̃"/>
              </m:accPr>
              <m:e>
                <m:r>
                  <m:t>u</m:t>
                </m:r>
              </m:e>
            </m:acc>
          </m:e>
          <m:sub>
            <m:r>
              <m:t>1</m:t>
            </m:r>
          </m:sub>
        </m:sSub>
        <m:r>
          <m:rPr>
            <m:sty m:val="p"/>
          </m:rPr>
          <m:t>,</m:t>
        </m:r>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r>
          <m:rPr>
            <m:sty m:val="p"/>
          </m:rPr>
          <m:t>∈</m:t>
        </m:r>
        <m:sSub>
          <m:e>
            <m:r>
              <m:rPr>
                <m:scr m:val="script"/>
                <m:sty m:val="p"/>
              </m:rPr>
              <m:t>S</m:t>
            </m:r>
          </m:e>
          <m:sub>
            <m:r>
              <m:t>2</m:t>
            </m:r>
          </m:sub>
        </m:sSub>
      </m:oMath>
      <w:r>
        <w:t xml:space="preserve">.</w:t>
      </w:r>
      <w:r>
        <w:t xml:space="preserve"> </w:t>
      </w:r>
      <w:r>
        <w:t xml:space="preserve">Then</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v</m:t>
                      </m:r>
                    </m:e>
                  </m:acc>
                </m:e>
                <m:sub>
                  <m:r>
                    <m:t>1</m:t>
                  </m:r>
                </m:sub>
              </m:sSub>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(add and subtract </m:t>
              </m:r>
              <m:sSub>
                <m:e>
                  <m:acc>
                    <m:accPr>
                      <m:chr m:val="̃"/>
                    </m:accPr>
                    <m:e>
                      <m:r>
                        <m:t>u</m:t>
                      </m:r>
                    </m:e>
                  </m:acc>
                </m:e>
                <m:sub>
                  <m:r>
                    <m:t>2</m:t>
                  </m:r>
                </m:sub>
              </m:sSub>
              <m:r>
                <m:rPr>
                  <m:nor/>
                  <m:sty m:val="p"/>
                </m:rPr>
                <m:t>)</m:t>
              </m:r>
            </m:e>
            <m:e>
              <m:r>
                <m:t>&amp;</m:t>
              </m:r>
              <m:r>
                <m:rPr>
                  <m:sty m:val="p"/>
                </m:rPr>
                <m:t>=</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(substitute </m:t>
              </m:r>
              <m:sSub>
                <m:e>
                  <m:acc>
                    <m:accPr>
                      <m:chr m:val="̃"/>
                    </m:accPr>
                    <m:e>
                      <m:r>
                        <m:t>u</m:t>
                      </m:r>
                    </m:e>
                  </m:acc>
                </m:e>
                <m:sub>
                  <m:r>
                    <m:t>1</m:t>
                  </m:r>
                </m:sub>
              </m:sSub>
              <m:r>
                <m:rPr>
                  <m:sty m:val="p"/>
                </m:rPr>
                <m:t>+</m:t>
              </m:r>
              <m:sSub>
                <m:e>
                  <m:acc>
                    <m:accPr>
                      <m:chr m:val="̃"/>
                    </m:accPr>
                    <m:e>
                      <m:r>
                        <m:t>u</m:t>
                      </m:r>
                    </m:e>
                  </m:acc>
                </m:e>
                <m:sub>
                  <m:r>
                    <m:t>2</m:t>
                  </m:r>
                </m:sub>
              </m:sSub>
              <m:r>
                <m:rPr>
                  <m:sty m:val="p"/>
                </m:rPr>
                <m:t>=</m:t>
              </m:r>
              <m:sSub>
                <m:e>
                  <m:acc>
                    <m:accPr>
                      <m:chr m:val="̃"/>
                    </m:accPr>
                    <m:e>
                      <m:r>
                        <m:t>v</m:t>
                      </m:r>
                    </m:e>
                  </m:acc>
                </m:e>
                <m:sub>
                  <m:r>
                    <m:t>1</m:t>
                  </m:r>
                </m:sub>
              </m:sSub>
              <m:r>
                <m:rPr>
                  <m:sty m:val="p"/>
                </m:rPr>
                <m:t>+</m:t>
              </m:r>
              <m:sSub>
                <m:e>
                  <m:acc>
                    <m:accPr>
                      <m:chr m:val="̃"/>
                    </m:accPr>
                    <m:e>
                      <m:r>
                        <m:t>v</m:t>
                      </m:r>
                    </m:e>
                  </m:acc>
                </m:e>
                <m:sub>
                  <m:r>
                    <m:t>2</m:t>
                  </m:r>
                </m:sub>
              </m:sSub>
              <m:r>
                <m:rPr>
                  <m:nor/>
                  <m:sty m:val="p"/>
                </m:rPr>
                <m:t>)</m:t>
              </m:r>
            </m:e>
            <m:e>
              <m:r>
                <m:t>&amp;</m:t>
              </m:r>
              <m:r>
                <m:rPr>
                  <m:sty m:val="p"/>
                </m:rPr>
                <m:t>=</m:t>
              </m:r>
              <m:sSub>
                <m:e>
                  <m:acc>
                    <m:accPr>
                      <m:chr m:val="̃"/>
                    </m:accPr>
                    <m:e>
                      <m:r>
                        <m:t>v</m:t>
                      </m:r>
                    </m:e>
                  </m:acc>
                </m:e>
                <m:sub>
                  <m:r>
                    <m:t>2</m:t>
                  </m:r>
                </m:sub>
              </m:sSub>
              <m:r>
                <m:rPr>
                  <m:sty m:val="p"/>
                </m:rPr>
                <m:t>−</m:t>
              </m:r>
              <m:sSub>
                <m:e>
                  <m:acc>
                    <m:accPr>
                      <m:chr m:val="̃"/>
                    </m:accPr>
                    <m:e>
                      <m:r>
                        <m:t>u</m:t>
                      </m:r>
                    </m:e>
                  </m:acc>
                </m:e>
                <m:sub>
                  <m:r>
                    <m:t>2</m:t>
                  </m:r>
                </m:sub>
              </m:sSub>
              <m:r>
                <m:rPr>
                  <m:sty m:val="p"/>
                </m:rPr>
                <m:t>.</m:t>
              </m:r>
              <m:r>
                <m:t>&amp;</m:t>
              </m:r>
              <m:r>
                <m:t>&amp;</m:t>
              </m:r>
              <m:r>
                <m:rPr>
                  <m:nor/>
                  <m:sty m:val="p"/>
                </m:rPr>
                <m:t>(cancel </m:t>
              </m:r>
              <m:sSub>
                <m:e>
                  <m:acc>
                    <m:accPr>
                      <m:chr m:val="̃"/>
                    </m:accPr>
                    <m:e>
                      <m:r>
                        <m:t>v</m:t>
                      </m:r>
                    </m:e>
                  </m:acc>
                </m:e>
                <m:sub>
                  <m:r>
                    <m:t>1</m:t>
                  </m:r>
                </m:sub>
              </m:sSub>
              <m:r>
                <m:rPr>
                  <m:nor/>
                  <m:sty m:val="p"/>
                </m:rPr>
                <m:t>)</m:t>
              </m:r>
            </m:e>
          </m:eqArr>
        </m:oMath>
      </m:oMathPara>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m:oMath>
        <m:sSub>
          <m:e>
            <m:acc>
              <m:accPr>
                <m:chr m:val="̃"/>
              </m:accPr>
              <m:e>
                <m:r>
                  <m:t>u</m:t>
                </m:r>
              </m:e>
            </m:acc>
          </m:e>
          <m:sub>
            <m:r>
              <m:t>1</m:t>
            </m:r>
          </m:sub>
        </m:sSub>
        <m:r>
          <m:rPr>
            <m:sty m:val="p"/>
          </m:rPr>
          <m:t>+</m:t>
        </m:r>
        <m:r>
          <m:rPr>
            <m:sty m:val="p"/>
          </m:rPr>
          <m:t>(</m:t>
        </m:r>
        <m:r>
          <m:rPr>
            <m:sty m:val="p"/>
          </m:rPr>
          <m:t>−</m:t>
        </m:r>
        <m:r>
          <m:t>1</m:t>
        </m:r>
        <m:r>
          <m:rPr>
            <m:sty m:val="p"/>
          </m:rPr>
          <m:t>)</m:t>
        </m:r>
        <m:r>
          <m:t> </m:t>
        </m:r>
        <m:sSub>
          <m:e>
            <m:acc>
              <m:accPr>
                <m:chr m:val="̃"/>
              </m:accPr>
              <m:e>
                <m:r>
                  <m:t>v</m:t>
                </m:r>
              </m:e>
            </m:acc>
          </m:e>
          <m:sub>
            <m:r>
              <m:t>1</m:t>
            </m:r>
          </m:sub>
        </m:sSub>
      </m:oMath>
      <w:r>
        <w:t xml:space="preserve">).</w:t>
      </w:r>
      <w:r>
        <w:t xml:space="preserve"> </w:t>
      </w:r>
      <w:r>
        <w:t xml:space="preserve">So both sides are in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r>
        <w:t xml:space="preserve"> </w:t>
      </w:r>
      <w:r>
        <w:t xml:space="preserve">which gives</w:t>
      </w:r>
      <w:r>
        <w:t xml:space="preserve"> </w:t>
      </w:r>
      <m:oMath>
        <m:sSub>
          <m:e>
            <m:acc>
              <m:accPr>
                <m:chr m:val="̃"/>
              </m:accPr>
              <m:e>
                <m:r>
                  <m:t>u</m:t>
                </m:r>
              </m:e>
            </m:acc>
          </m:e>
          <m:sub>
            <m:r>
              <m:t>1</m:t>
            </m:r>
          </m:sub>
        </m:sSub>
        <m:r>
          <m:rPr>
            <m:sty m:val="p"/>
          </m:rPr>
          <m:t>=</m:t>
        </m:r>
        <m:sSub>
          <m:e>
            <m:acc>
              <m:accPr>
                <m:chr m:val="̃"/>
              </m:accPr>
              <m:e>
                <m:r>
                  <m:t>v</m:t>
                </m:r>
              </m:e>
            </m:acc>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oMath>
      <w:r>
        <w:t xml:space="preserve">.</w:t>
      </w:r>
    </w:p>
    <w:p>
      <w:pPr>
        <w:pStyle w:val="BodyText"/>
      </w:pPr>
      <w:r>
        <w:rPr>
          <w:b/>
          <w:bCs/>
        </w:rPr>
        <w:t xml:space="preserve">3 implies 1.</w:t>
      </w:r>
      <w:r>
        <w:t xml:space="preserve"> </w:t>
      </w:r>
      <w:r>
        <w:t xml:space="preserve">Take any</w:t>
      </w:r>
      <w:r>
        <w:t xml:space="preserve"> </w:t>
      </w:r>
      <m:oMath>
        <m:acc>
          <m:accPr>
            <m:chr m:val="̃"/>
          </m:accPr>
          <m:e>
            <m:r>
              <m:t>x</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Then</w:t>
      </w:r>
      <w:r>
        <w:t xml:space="preserve"> </w:t>
      </w:r>
      <m:oMath>
        <m:acc>
          <m:accPr>
            <m:chr m:val="̃"/>
          </m:accPr>
          <m:e>
            <m:r>
              <m:t>x</m:t>
            </m:r>
          </m:e>
        </m:acc>
        <m:r>
          <m:rPr>
            <m:sty m:val="p"/>
          </m:rPr>
          <m:t>=</m:t>
        </m:r>
        <m:acc>
          <m:accPr>
            <m:chr m:val="̃"/>
          </m:accPr>
          <m:e>
            <m:r>
              <m:t>x</m:t>
            </m:r>
          </m:e>
        </m:acc>
        <m:r>
          <m:rPr>
            <m:sty m:val="p"/>
          </m:rPr>
          <m:t>+</m:t>
        </m:r>
        <m:acc>
          <m:accPr>
            <m:chr m:val="̃"/>
          </m:accPr>
          <m:e>
            <m:r>
              <m:t>0</m:t>
            </m:r>
          </m:e>
        </m:acc>
      </m:oMath>
      <w:r>
        <w:t xml:space="preserve">, with</w:t>
      </w:r>
      <w:r>
        <w:t xml:space="preserve"> </w:t>
      </w:r>
      <m:oMath>
        <m:acc>
          <m:accPr>
            <m:chr m:val="̃"/>
          </m:accPr>
          <m:e>
            <m:r>
              <m:t>x</m:t>
            </m:r>
          </m:e>
        </m:acc>
        <m:r>
          <m:rPr>
            <m:sty m:val="p"/>
          </m:rPr>
          <m:t>∈</m:t>
        </m:r>
        <m:sSub>
          <m:e>
            <m:r>
              <m:rPr>
                <m:scr m:val="script"/>
                <m:sty m:val="p"/>
              </m:rPr>
              <m:t>S</m:t>
            </m:r>
          </m:e>
          <m:sub>
            <m:r>
              <m:t>1</m:t>
            </m:r>
          </m:sub>
        </m:sSub>
      </m:oMath>
      <w:r>
        <w:t xml:space="preserve"> </w:t>
      </w:r>
      <w:r>
        <w:t xml:space="preserve">and</w:t>
      </w:r>
      <w:r>
        <w:t xml:space="preserve"> </w:t>
      </w:r>
      <m:oMath>
        <m:acc>
          <m:accPr>
            <m:chr m:val="̃"/>
          </m:accPr>
          <m:e>
            <m:r>
              <m:t>0</m:t>
            </m:r>
          </m:e>
        </m:acc>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with</w:t>
      </w:r>
      <w:r>
        <w:t xml:space="preserve"> </w:t>
      </w:r>
      <m:oMath>
        <m:acc>
          <m:accPr>
            <m:chr m:val="̃"/>
          </m:accPr>
          <m:e>
            <m:r>
              <m:t>0</m:t>
            </m:r>
          </m:e>
        </m:acc>
        <m:r>
          <m:rPr>
            <m:sty m:val="p"/>
          </m:rPr>
          <m:t>∈</m:t>
        </m:r>
        <m:sSub>
          <m:e>
            <m:r>
              <m:rPr>
                <m:scr m:val="script"/>
                <m:sty m:val="p"/>
              </m:rPr>
              <m:t>S</m:t>
            </m:r>
          </m:e>
          <m:sub>
            <m:r>
              <m:t>1</m:t>
            </m:r>
          </m:sub>
        </m:sSub>
      </m:oMath>
      <w:r>
        <w:t xml:space="preserve"> </w:t>
      </w:r>
      <w:r>
        <w:t xml:space="preserve">and</w:t>
      </w:r>
      <w:r>
        <w:t xml:space="preserve"> </w:t>
      </w:r>
      <m:oMath>
        <m:acc>
          <m:accPr>
            <m:chr m:val="̃"/>
          </m:accPr>
          <m:e>
            <m:r>
              <m:t>x</m:t>
            </m:r>
          </m:e>
        </m:acc>
        <m:r>
          <m:rPr>
            <m:sty m:val="p"/>
          </m:rPr>
          <m:t>∈</m:t>
        </m:r>
        <m:sSub>
          <m:e>
            <m:r>
              <m:rPr>
                <m:scr m:val="script"/>
                <m:sty m:val="p"/>
              </m:rPr>
              <m:t>S</m:t>
            </m:r>
          </m:e>
          <m:sub>
            <m:r>
              <m:t>2</m:t>
            </m:r>
          </m:sub>
        </m:sSub>
      </m:oMath>
      <w:r>
        <w:t xml:space="preserve"> </w:t>
      </w:r>
      <w:r>
        <w:t xml:space="preserve">(</w:t>
      </w:r>
      <w:hyperlink w:anchor="thm-subspace-zero">
        <w:r>
          <w:rPr>
            <w:rStyle w:val="Hyperlink"/>
          </w:rPr>
          <w:t xml:space="preserve">Theorem 21</w:t>
        </w:r>
      </w:hyperlink>
      <w:r>
        <w:t xml:space="preserve">).</w:t>
      </w:r>
      <w:r>
        <w:t xml:space="preserve"> </w:t>
      </w:r>
      <w:r>
        <w:t xml:space="preserve">By statement 3 these two expressions are the same,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Start w:id="319" w:name="exm-direct-sum-equiv"/>
    <w:p>
      <w:pPr>
        <w:pStyle w:val="BodyText"/>
      </w:pPr>
      <w:r>
        <w:rPr>
          <w:b/>
          <w:bCs/>
        </w:rPr>
        <w:t xml:space="preserve">Example 87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85</w:t>
        </w:r>
      </w:hyperlink>
      <w:r>
        <w:t xml:space="preserve">:</w:t>
      </w:r>
    </w:p>
    <w:p>
      <w:pPr>
        <w:numPr>
          <w:ilvl w:val="0"/>
          <w:numId w:val="1041"/>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50</w:t>
        </w:r>
      </w:hyperlink>
      <w:r>
        <w:t xml:space="preserve">);</w:t>
      </w:r>
    </w:p>
    <w:p>
      <w:pPr>
        <w:numPr>
          <w:ilvl w:val="0"/>
          <w:numId w:val="1041"/>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86</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82</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319"/>
    <w:bookmarkStart w:id="320" w:name="def-projection"/>
    <w:p>
      <w:pPr>
        <w:pStyle w:val="BodyText"/>
      </w:pPr>
      <w:r>
        <w:rPr>
          <w:b/>
          <w:bCs/>
        </w:rPr>
        <w:t xml:space="preserve">Definition 66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65</w:t>
        </w:r>
      </w:hyperlink>
      <w:r>
        <w:t xml:space="preserve">),</w:t>
      </w:r>
      <w:r>
        <w:t xml:space="preserve"> </w:t>
      </w:r>
      <w:r>
        <w:t xml:space="preserve">and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direct-sum-equiv">
        <w:r>
          <w:rPr>
            <w:rStyle w:val="Hyperlink"/>
          </w:rPr>
          <w:t xml:space="preserve">Theorem 49</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T</m:t>
        </m:r>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(Banerjee and Roy 2014, Definition 6.3, p. 163)</w:t>
      </w:r>
      <w:r>
        <w:t xml:space="preserve">.</w:t>
      </w:r>
    </w:p>
    <w:bookmarkEnd w:id="320"/>
    <w:bookmarkStart w:id="321" w:name="exm-projection"/>
    <w:p>
      <w:pPr>
        <w:pStyle w:val="BodyText"/>
      </w:pPr>
      <w:r>
        <w:rPr>
          <w:b/>
          <w:bCs/>
        </w:rPr>
        <w:t xml:space="preserve">Example 88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m:oMath>
        <m:acc>
          <m:accPr>
            <m:chr m:val="̃"/>
          </m:accPr>
          <m:e>
            <m:r>
              <m:t>y</m:t>
            </m:r>
          </m:e>
        </m:acc>
        <m:r>
          <m:rPr>
            <m:sty m:val="p"/>
          </m:rPr>
          <m:t>=</m:t>
        </m:r>
        <m:r>
          <m:rPr>
            <m:sty m:val="p"/>
          </m:rPr>
          <m:t>(</m:t>
        </m:r>
        <m:r>
          <m:t>3</m:t>
        </m:r>
        <m:r>
          <m:rPr>
            <m:sty m:val="p"/>
          </m:rPr>
          <m:t>,</m:t>
        </m:r>
        <m:r>
          <m:t>2</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m:oMath>
        <m:acc>
          <m:accPr>
            <m:chr m:val="̃"/>
          </m:accPr>
          <m:e>
            <m:r>
              <m:t>0</m:t>
            </m:r>
          </m:e>
        </m:acc>
      </m:oMath>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65</w:t>
        </w:r>
      </w:hyperlink>
      <w:r>
        <w:t xml:space="preserve">,</w:t>
      </w:r>
      <w:r>
        <w:t xml:space="preserve"> </w:t>
      </w:r>
      <w:hyperlink w:anchor="thm-direct-sum-equiv">
        <w:r>
          <w:rPr>
            <w:rStyle w:val="Hyperlink"/>
          </w:rPr>
          <w:t xml:space="preserve">Theorem 49</w:t>
        </w:r>
      </w:hyperlink>
      <w:r>
        <w:t xml:space="preserve">).</w:t>
      </w:r>
      <w:r>
        <w:t xml:space="preserve"> </w:t>
      </w:r>
      <w:r>
        <w:t xml:space="preserve">The same vector has a different projection onto the same subspace</w:t>
      </w:r>
      <w:r>
        <w:t xml:space="preserve"> </w:t>
      </w:r>
      <w:r>
        <w:t xml:space="preserve">when the complement changes.</w:t>
      </w:r>
    </w:p>
    <w:bookmarkEnd w:id="321"/>
    <w:bookmarkEnd w:id="322"/>
    <w:bookmarkStart w:id="337" w:name="sec-orthogonal-complements"/>
    <w:p>
      <w:pPr>
        <w:pStyle w:val="Heading2"/>
      </w:pPr>
      <w:r>
        <w:t xml:space="preserve">8 Orthogonal complements</w:t>
      </w:r>
    </w:p>
    <w:bookmarkStart w:id="323" w:name="thm-dot-linear"/>
    <w:p>
      <w:pPr>
        <w:pStyle w:val="FirstParagraph"/>
      </w:pPr>
      <w:r>
        <w:rPr>
          <w:b/>
          <w:bCs/>
        </w:rPr>
        <w:t xml:space="preserve">Theorem 50 (The dot product is linear in each slot)</w:t>
      </w:r>
      <w:r>
        <w:t xml:space="preserve"> </w:t>
      </w:r>
      <w:r>
        <w:t xml:space="preserve">For vectors</w:t>
      </w:r>
      <w:r>
        <w:t xml:space="preserve"> </w:t>
      </w:r>
      <m:oMath>
        <m:acc>
          <m:accPr>
            <m:chr m:val="̃"/>
          </m:accPr>
          <m:e>
            <m:r>
              <m:t>x</m:t>
            </m:r>
          </m:e>
        </m:acc>
        <m:r>
          <m:rPr>
            <m:sty m:val="p"/>
          </m:rPr>
          <m:t>,</m:t>
        </m:r>
        <m:acc>
          <m:accPr>
            <m:chr m:val="̃"/>
          </m:accPr>
          <m:e>
            <m:r>
              <m:t>u</m:t>
            </m:r>
          </m:e>
        </m:acc>
        <m:r>
          <m:rPr>
            <m:sty m:val="p"/>
          </m:rPr>
          <m:t>,</m:t>
        </m:r>
        <m:acc>
          <m:accPr>
            <m:chr m:val="̃"/>
          </m:accPr>
          <m:e>
            <m:r>
              <m:t>w</m:t>
            </m:r>
          </m:e>
        </m:acc>
        <m:r>
          <m:rPr>
            <m:sty m:val="p"/>
          </m:rPr>
          <m:t>∈</m:t>
        </m:r>
        <m:sSup>
          <m:e>
            <m:r>
              <m:rPr>
                <m:scr m:val="double-struck"/>
                <m:sty m:val="p"/>
              </m:rPr>
              <m:t>R</m:t>
            </m:r>
          </m:e>
          <m:sup>
            <m:r>
              <m:t>p</m:t>
            </m:r>
          </m:sup>
        </m:sSup>
      </m:oMath>
      <w:r>
        <w:t xml:space="preserve"> </w:t>
      </w:r>
      <w:r>
        <w:t xml:space="preserve">and numbers</w:t>
      </w:r>
      <w:r>
        <w:t xml:space="preserve"> </w:t>
      </w:r>
      <m:oMath>
        <m:r>
          <m:t>a</m:t>
        </m:r>
        <m:r>
          <m:rPr>
            <m:sty m:val="p"/>
          </m:rPr>
          <m:t>,</m:t>
        </m:r>
        <m:r>
          <m:t>b</m:t>
        </m:r>
      </m:oMath>
      <w:r>
        <w:t xml:space="preserve">,</w:t>
      </w:r>
    </w:p>
    <w:p>
      <w:pPr>
        <w:pStyle w:val="BodyText"/>
      </w:pPr>
      <m:oMathPara>
        <m:oMathParaPr>
          <m:jc m:val="center"/>
        </m:oMathParaPr>
        <m:oMath>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oMath>
      </m:oMathPara>
    </w:p>
    <w:p>
      <w:pPr>
        <w:pStyle w:val="FirstParagraph"/>
      </w:pPr>
      <w:r>
        <w:t xml:space="preserve">and</w:t>
      </w:r>
    </w:p>
    <w:p>
      <w:pPr>
        <w:pStyle w:val="BodyText"/>
      </w:pPr>
      <m:oMathPara>
        <m:oMathParaPr>
          <m:jc m:val="center"/>
        </m:oMathParaPr>
        <m:oMath>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oMath>
      </m:oMathPara>
    </w:p>
    <w:bookmarkEnd w:id="323"/>
    <w:p>
      <w:pPr>
        <w:pStyle w:val="FirstParagraph"/>
      </w:pPr>
      <w:r>
        <w:rPr>
          <w:i/>
          <w:iCs/>
        </w:rPr>
        <w:t xml:space="preserve">Proof</w:t>
      </w:r>
      <w:r>
        <w:t xml:space="preserve">. </w:t>
      </w:r>
      <w:r>
        <w:rPr>
          <w:b/>
          <w:bCs/>
        </w:rPr>
        <w:t xml:space="preserve">Second slot.</w:t>
      </w:r>
    </w:p>
    <w:p>
      <w:pPr>
        <w:pStyle w:val="BodyText"/>
      </w:pPr>
      <m:oMathPara>
        <m:oMathParaPr>
          <m:jc m:val="center"/>
        </m:oMathParaPr>
        <m:oMath>
          <m:eqArr>
            <m:e>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r>
                <m:t> </m:t>
              </m:r>
              <m:acc>
                <m:accPr>
                  <m:chr m:val="̃"/>
                </m:accPr>
                <m:e>
                  <m:r>
                    <m:t>u</m:t>
                  </m:r>
                </m:e>
              </m:acc>
              <m:r>
                <m:rPr>
                  <m:sty m:val="p"/>
                </m:rPr>
                <m:t>+</m:t>
              </m:r>
              <m:r>
                <m:t>b</m:t>
              </m:r>
              <m:r>
                <m:t> </m:t>
              </m:r>
              <m:acc>
                <m:accPr>
                  <m:chr m:val="̃"/>
                </m:accPr>
                <m:e>
                  <m:r>
                    <m:t>w</m:t>
                  </m:r>
                </m:e>
              </m:acc>
              <m:sSub>
                <m:e>
                  <m:r>
                    <m:rPr>
                      <m:sty m:val="p"/>
                    </m:rPr>
                    <m:t>)</m:t>
                  </m:r>
                </m:e>
                <m:sub>
                  <m:r>
                    <m:t>i</m:t>
                  </m:r>
                </m:sub>
              </m:sSub>
              <m:r>
                <m:t>&amp;</m:t>
              </m:r>
              <m:r>
                <m:t>&amp;</m:t>
              </m:r>
              <m:r>
                <m:rPr>
                  <m:nor/>
                  <m:sty m:val="p"/>
                </m:rPr>
                <m:t>(</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sSub>
                <m:e>
                  <m:r>
                    <m:t>u</m:t>
                  </m:r>
                </m:e>
                <m:sub>
                  <m:r>
                    <m:t>i</m:t>
                  </m:r>
                </m:sub>
              </m:sSub>
              <m:r>
                <m:rPr>
                  <m:sty m:val="p"/>
                </m:rPr>
                <m:t>+</m:t>
              </m:r>
              <m:r>
                <m:t>b</m:t>
              </m:r>
              <m:sSub>
                <m:e>
                  <m:r>
                    <m:t>w</m:t>
                  </m:r>
                </m:e>
                <m:sub>
                  <m:r>
                    <m:t>i</m:t>
                  </m:r>
                </m:sub>
              </m:sSub>
              <m:r>
                <m:rPr>
                  <m:sty m:val="p"/>
                </m:rPr>
                <m:t>)</m:t>
              </m:r>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r>
                    <m:t>a</m:t>
                  </m:r>
                  <m:sSub>
                    <m:e>
                      <m:r>
                        <m:t>u</m:t>
                      </m:r>
                    </m:e>
                    <m:sub>
                      <m:r>
                        <m:t>i</m:t>
                      </m:r>
                    </m:sub>
                  </m:sSub>
                  <m:r>
                    <m:rPr>
                      <m:sty m:val="p"/>
                    </m:rPr>
                    <m:t>+</m:t>
                  </m:r>
                  <m:sSub>
                    <m:e>
                      <m:r>
                        <m:t>x</m:t>
                      </m:r>
                    </m:e>
                    <m:sub>
                      <m:r>
                        <m:t>i</m:t>
                      </m:r>
                    </m:sub>
                  </m:sSub>
                  <m:r>
                    <m:t>b</m:t>
                  </m:r>
                  <m:sSub>
                    <m:e>
                      <m:r>
                        <m:t>w</m:t>
                      </m:r>
                    </m:e>
                    <m:sub>
                      <m:r>
                        <m:t>i</m:t>
                      </m:r>
                    </m:sub>
                  </m:sSub>
                </m:e>
              </m:d>
              <m:r>
                <m:t>​</m:t>
              </m:r>
              <m:r>
                <m:t>&amp;</m:t>
              </m:r>
              <m:r>
                <m:t>&amp;</m:t>
              </m:r>
              <m:r>
                <m:rPr>
                  <m:nor/>
                  <m:sty m:val="p"/>
                </m:rPr>
                <m:t>(distribute each </m:t>
              </m:r>
              <m:sSub>
                <m:e>
                  <m:r>
                    <m:t>x</m:t>
                  </m:r>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x</m:t>
                      </m:r>
                    </m:e>
                    <m:sub>
                      <m:r>
                        <m:t>i</m:t>
                      </m:r>
                    </m:sub>
                  </m:sSub>
                  <m:sSub>
                    <m:e>
                      <m:r>
                        <m:t>u</m:t>
                      </m:r>
                    </m:e>
                    <m:sub>
                      <m:r>
                        <m:t>i</m:t>
                      </m:r>
                    </m:sub>
                  </m:sSub>
                  <m:r>
                    <m:rPr>
                      <m:sty m:val="p"/>
                    </m:rPr>
                    <m:t>+</m:t>
                  </m:r>
                  <m:r>
                    <m:t>b</m:t>
                  </m:r>
                  <m:r>
                    <m:t> </m:t>
                  </m:r>
                  <m:sSub>
                    <m:e>
                      <m:r>
                        <m:t>x</m:t>
                      </m:r>
                    </m:e>
                    <m:sub>
                      <m:r>
                        <m:t>i</m:t>
                      </m:r>
                    </m:sub>
                  </m:sSub>
                  <m:sSub>
                    <m:e>
                      <m:r>
                        <m:t>w</m:t>
                      </m:r>
                    </m:e>
                    <m:sub>
                      <m:r>
                        <m:t>i</m:t>
                      </m:r>
                    </m:sub>
                  </m:sSub>
                </m:e>
              </m:d>
              <m:r>
                <m:t>​</m:t>
              </m:r>
              <m:r>
                <m:t>&amp;</m:t>
              </m:r>
              <m:r>
                <m:t>&amp;</m:t>
              </m:r>
              <m:r>
                <m:rPr>
                  <m:nor/>
                  <m:sty m:val="p"/>
                </m:rPr>
                <m:t>(commute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x</m:t>
                  </m:r>
                </m:e>
                <m:sub>
                  <m:r>
                    <m:t>i</m:t>
                  </m:r>
                </m:sub>
              </m:sSub>
              <m:sSub>
                <m:e>
                  <m:r>
                    <m:t>u</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x</m:t>
                  </m:r>
                </m:e>
                <m:sub>
                  <m:r>
                    <m:t>i</m:t>
                  </m:r>
                </m:sub>
              </m:sSub>
              <m:sSub>
                <m:e>
                  <m:r>
                    <m:t>w</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x</m:t>
                      </m:r>
                    </m:e>
                    <m:sub>
                      <m:r>
                        <m:t>i</m:t>
                      </m:r>
                    </m:sub>
                  </m:sSub>
                </m:e>
              </m:nary>
              <m:sSub>
                <m:e>
                  <m:r>
                    <m:t>u</m:t>
                  </m:r>
                </m:e>
                <m:sub>
                  <m:r>
                    <m:t>i</m:t>
                  </m:r>
                </m:sub>
              </m:sSub>
              <m:r>
                <m:rPr>
                  <m:sty m:val="p"/>
                </m:rPr>
                <m:t>+</m:t>
              </m:r>
              <m:r>
                <m:t>b</m:t>
              </m:r>
              <m:nary>
                <m:naryPr>
                  <m:chr m:val="∑"/>
                  <m:limLoc m:val="undOvr"/>
                  <m:subHide m:val="off"/>
                  <m:supHide m:val="off"/>
                </m:naryPr>
                <m:sub>
                  <m:r>
                    <m:t>i</m:t>
                  </m:r>
                  <m:r>
                    <m:rPr>
                      <m:sty m:val="p"/>
                    </m:rPr>
                    <m:t>=</m:t>
                  </m:r>
                  <m:r>
                    <m:t>1</m:t>
                  </m:r>
                </m:sub>
                <m:sup>
                  <m:r>
                    <m:t>p</m:t>
                  </m:r>
                </m:sup>
                <m:e>
                  <m:sSub>
                    <m:e>
                      <m:r>
                        <m:t>x</m:t>
                      </m:r>
                    </m:e>
                    <m:sub>
                      <m:r>
                        <m:t>i</m:t>
                      </m:r>
                    </m:sub>
                  </m:sSub>
                </m:e>
              </m:nary>
              <m:sSub>
                <m:e>
                  <m:r>
                    <m:t>w</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rPr>
                  <m:sty m:val="p"/>
                </m:rPr>
                <m:t>.</m:t>
              </m:r>
              <m:r>
                <m:t>&amp;</m:t>
              </m:r>
              <m:r>
                <m:t>&amp;</m:t>
              </m:r>
              <m:r>
                <m:rPr>
                  <m:nor/>
                  <m:sty m:val="p"/>
                </m:rPr>
                <m:t>(</m:t>
              </m:r>
              <m:r>
                <m:rPr>
                  <m:nor/>
                  <m:sty m:val="p"/>
                </m:rPr>
                <m:t>Definition 8</m:t>
              </m:r>
              <m:r>
                <m:rPr>
                  <m:nor/>
                  <m:sty m:val="p"/>
                </m:rPr>
                <m:t>)</m:t>
              </m:r>
            </m:e>
          </m:eqArr>
        </m:oMath>
      </m:oMathPara>
    </w:p>
    <w:p>
      <w:pPr>
        <w:pStyle w:val="FirstParagraph"/>
      </w:pPr>
      <w:r>
        <w:rPr>
          <w:b/>
          <w:bCs/>
        </w:rPr>
        <w:t xml:space="preserve">First slot.</w:t>
      </w:r>
    </w:p>
    <w:p>
      <w:pPr>
        <w:pStyle w:val="BodyText"/>
      </w:pPr>
      <m:oMathPara>
        <m:oMathParaPr>
          <m:jc m:val="center"/>
        </m:oMathParaPr>
        <m:oMath>
          <m:eqArr>
            <m:e>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t>&amp;</m:t>
              </m:r>
              <m:r>
                <m:rPr>
                  <m:sty m:val="p"/>
                </m:rPr>
                <m:t>=</m:t>
              </m:r>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t>&amp;</m:t>
              </m:r>
              <m:r>
                <m:rPr>
                  <m:nor/>
                  <m:sty m:val="p"/>
                </m:rPr>
                <m:t>(</m:t>
              </m:r>
              <m:r>
                <m:rPr>
                  <m:nor/>
                  <m:sty m:val="p"/>
                </m:rPr>
                <m:t>Theorem 1</m:t>
              </m:r>
              <m:r>
                <m:rPr>
                  <m:nor/>
                  <m:sty m:val="p"/>
                </m:rPr>
                <m:t>)</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t>&amp;</m:t>
              </m:r>
              <m:r>
                <m:rPr>
                  <m:nor/>
                  <m:sty m:val="p"/>
                </m:rPr>
                <m:t>(second slot)</m:t>
              </m:r>
            </m:e>
            <m:e>
              <m:r>
                <m:t>&amp;</m:t>
              </m:r>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r>
                <m:t>&amp;</m:t>
              </m:r>
              <m:r>
                <m:t>&amp;</m:t>
              </m:r>
              <m:r>
                <m:rPr>
                  <m:nor/>
                  <m:sty m:val="p"/>
                </m:rPr>
                <m:t>(</m:t>
              </m:r>
              <m:r>
                <m:rPr>
                  <m:nor/>
                  <m:sty m:val="p"/>
                </m:rPr>
                <m:t>Theorem 1</m:t>
              </m:r>
              <m:r>
                <m:rPr>
                  <m:nor/>
                  <m:sty m:val="p"/>
                </m:rPr>
                <m:t>, twice)</m:t>
              </m:r>
            </m:e>
          </m:eqArr>
        </m:oMath>
      </m:oMathPara>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m:oMath>
        <m:r>
          <m:t>1</m:t>
        </m:r>
        <m:r>
          <m:t> </m:t>
        </m:r>
        <m:acc>
          <m:accPr>
            <m:chr m:val="̃"/>
          </m:accPr>
          <m:e>
            <m:r>
              <m:t>u</m:t>
            </m:r>
          </m:e>
        </m:acc>
        <m:r>
          <m:rPr>
            <m:sty m:val="p"/>
          </m:rPr>
          <m:t>=</m:t>
        </m:r>
        <m:acc>
          <m:accPr>
            <m:chr m:val="̃"/>
          </m:accPr>
          <m:e>
            <m:r>
              <m:t>u</m:t>
            </m:r>
          </m:e>
        </m:acc>
      </m:oMath>
      <w:r>
        <w:t xml:space="preserve">,</w:t>
      </w:r>
      <w:r>
        <w:t xml:space="preserve"> </w:t>
      </w:r>
      <w:r>
        <w:t xml:space="preserve">the theorem gives</w:t>
      </w:r>
      <w:r>
        <w:t xml:space="preserve"> </w:t>
      </w:r>
      <m:oMath>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oMath>
      <w:r>
        <w:t xml:space="preserve">.</w:t>
      </w:r>
      <w:r>
        <w:t xml:space="preserve"> </w:t>
      </w:r>
      <w:r>
        <w:t xml:space="preserve">With</w:t>
      </w:r>
      <w:r>
        <w:t xml:space="preserve"> </w:t>
      </w:r>
      <m:oMath>
        <m:acc>
          <m:accPr>
            <m:chr m:val="̃"/>
          </m:accPr>
          <m:e>
            <m:r>
              <m:t>w</m:t>
            </m:r>
          </m:e>
        </m:acc>
        <m:r>
          <m:rPr>
            <m:sty m:val="p"/>
          </m:rPr>
          <m:t>=</m:t>
        </m:r>
        <m:acc>
          <m:accPr>
            <m:chr m:val="̃"/>
          </m:accPr>
          <m:e>
            <m:r>
              <m:t>u</m:t>
            </m:r>
          </m:e>
        </m:acc>
      </m:oMath>
      <w:r>
        <w:t xml:space="preserve"> </w:t>
      </w:r>
      <w:r>
        <w:t xml:space="preserve">and</w:t>
      </w:r>
      <w:r>
        <w:t xml:space="preserve"> </w:t>
      </w:r>
      <m:oMath>
        <m:r>
          <m:t>b</m:t>
        </m:r>
        <m:r>
          <m:rPr>
            <m:sty m:val="p"/>
          </m:rPr>
          <m:t>=</m:t>
        </m:r>
        <m:r>
          <m:t>0</m:t>
        </m:r>
      </m:oMath>
      <w:r>
        <w:t xml:space="preserve">, and</w:t>
      </w:r>
      <w:r>
        <w:t xml:space="preserve"> </w:t>
      </w:r>
      <m:oMath>
        <m:r>
          <m:t>0</m:t>
        </m:r>
        <m:r>
          <m:t> </m:t>
        </m:r>
        <m:acc>
          <m:accPr>
            <m:chr m:val="̃"/>
          </m:accPr>
          <m:e>
            <m:r>
              <m:t>u</m:t>
            </m:r>
          </m:e>
        </m:acc>
        <m:r>
          <m:rPr>
            <m:sty m:val="p"/>
          </m:rPr>
          <m:t>=</m:t>
        </m:r>
        <m:acc>
          <m:accPr>
            <m:chr m:val="̃"/>
          </m:accPr>
          <m:e>
            <m:r>
              <m:t>0</m:t>
            </m:r>
          </m:e>
        </m:acc>
      </m:oMath>
      <w:r>
        <w:t xml:space="preserve">,</w:t>
      </w:r>
      <w:r>
        <w:t xml:space="preserve"> </w:t>
      </w:r>
      <w:r>
        <w:t xml:space="preserve">it gives</w:t>
      </w:r>
      <w:r>
        <w:t xml:space="preserve"> </w:t>
      </w:r>
      <m:oMath>
        <m:acc>
          <m:accPr>
            <m:chr m:val="̃"/>
          </m:accPr>
          <m:e>
            <m:r>
              <m:t>x</m:t>
            </m:r>
          </m:e>
        </m:acc>
        <m:r>
          <m:rPr>
            <m:sty m:val="p"/>
          </m:rPr>
          <m:t>⋅</m:t>
        </m:r>
        <m:r>
          <m:rPr>
            <m:sty m:val="p"/>
          </m:rPr>
          <m:t>(</m:t>
        </m:r>
        <m:r>
          <m:t>a</m:t>
        </m:r>
        <m:r>
          <m:t> </m:t>
        </m:r>
        <m:acc>
          <m:accPr>
            <m:chr m:val="̃"/>
          </m:accPr>
          <m:e>
            <m:r>
              <m:t>u</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oMath>
      <w:r>
        <w:t xml:space="preserve">,</w:t>
      </w:r>
      <w:r>
        <w:t xml:space="preserve"> </w:t>
      </w:r>
      <w:r>
        <w:t xml:space="preserve">and likewise in the first slot.</w:t>
      </w:r>
    </w:p>
    <w:bookmarkStart w:id="324" w:name="exm-dot-linear"/>
    <w:p>
      <w:pPr>
        <w:pStyle w:val="BodyText"/>
      </w:pPr>
      <w:r>
        <w:rPr>
          <w:b/>
          <w:bCs/>
        </w:rPr>
        <w:t xml:space="preserve">Example 89 (Splitting a dot product)</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u</m:t>
            </m:r>
          </m:e>
        </m:acc>
        <m:r>
          <m:rPr>
            <m:sty m:val="p"/>
          </m:rPr>
          <m:t>=</m:t>
        </m:r>
        <m:r>
          <m:rPr>
            <m:sty m:val="p"/>
          </m:rPr>
          <m:t>(</m:t>
        </m:r>
        <m:r>
          <m:t>3</m:t>
        </m:r>
        <m:r>
          <m:rPr>
            <m:sty m:val="p"/>
          </m:rPr>
          <m:t>,</m:t>
        </m:r>
        <m:r>
          <m:t>0</m:t>
        </m:r>
        <m:r>
          <m:rPr>
            <m:sty m:val="p"/>
          </m:rPr>
          <m:t>)</m:t>
        </m:r>
      </m:oMath>
      <w:r>
        <w:t xml:space="preserve">,</w:t>
      </w:r>
      <w:r>
        <w:t xml:space="preserve"> </w:t>
      </w:r>
      <m:oMath>
        <m:acc>
          <m:accPr>
            <m:chr m:val="̃"/>
          </m:accPr>
          <m:e>
            <m:r>
              <m:t>w</m:t>
            </m:r>
          </m:e>
        </m:acc>
        <m:r>
          <m:rPr>
            <m:sty m:val="p"/>
          </m:rPr>
          <m:t>=</m:t>
        </m:r>
        <m:r>
          <m:rPr>
            <m:sty m:val="p"/>
          </m:rPr>
          <m:t>(</m:t>
        </m:r>
        <m:r>
          <m:t>0</m:t>
        </m:r>
        <m:r>
          <m:rPr>
            <m:sty m:val="p"/>
          </m:rPr>
          <m:t>,</m:t>
        </m:r>
        <m:r>
          <m:t>1</m:t>
        </m:r>
        <m:r>
          <m:rPr>
            <m:sty m:val="p"/>
          </m:rPr>
          <m:t>)</m:t>
        </m:r>
      </m:oMath>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m:oMath>
        <m:r>
          <m:t>a</m:t>
        </m:r>
        <m:r>
          <m:t> </m:t>
        </m:r>
        <m:acc>
          <m:accPr>
            <m:chr m:val="̃"/>
          </m:accPr>
          <m:e>
            <m:r>
              <m:t>u</m:t>
            </m:r>
          </m:e>
        </m:acc>
        <m:r>
          <m:rPr>
            <m:sty m:val="p"/>
          </m:rPr>
          <m:t>+</m:t>
        </m:r>
        <m:r>
          <m:t>b</m:t>
        </m:r>
        <m:r>
          <m:t> </m:t>
        </m:r>
        <m:acc>
          <m:accPr>
            <m:chr m:val="̃"/>
          </m:accPr>
          <m:e>
            <m:r>
              <m:t>w</m:t>
            </m:r>
          </m:e>
        </m:acc>
        <m:r>
          <m:rPr>
            <m:sty m:val="p"/>
          </m:rPr>
          <m:t>=</m:t>
        </m:r>
        <m:r>
          <m:rPr>
            <m:sty m:val="p"/>
          </m:rPr>
          <m:t>(</m:t>
        </m:r>
        <m:r>
          <m:t>6</m:t>
        </m:r>
        <m:r>
          <m:rPr>
            <m:sty m:val="p"/>
          </m:rPr>
          <m:t>,</m:t>
        </m:r>
        <m:r>
          <m:rPr>
            <m:sty m:val="p"/>
          </m:rPr>
          <m:t>−</m:t>
        </m:r>
        <m:r>
          <m:t>1</m:t>
        </m:r>
        <m:r>
          <m:rPr>
            <m:sty m:val="p"/>
          </m:rPr>
          <m:t>)</m:t>
        </m:r>
      </m:oMath>
      <w:r>
        <w:t xml:space="preserve"> </w:t>
      </w:r>
      <w:r>
        <w:t xml:space="preserve">and</w:t>
      </w:r>
    </w:p>
    <w:p>
      <w:pPr>
        <w:pStyle w:val="BodyText"/>
      </w:pPr>
      <m:oMathPara>
        <m:oMathParaPr>
          <m:jc m:val="center"/>
        </m:oMathParaPr>
        <m:oMath>
          <m:eqArr>
            <m:e>
              <m:acc>
                <m:accPr>
                  <m:chr m:val="̃"/>
                </m:accPr>
                <m:e>
                  <m:r>
                    <m:t>x</m:t>
                  </m:r>
                </m:e>
              </m:acc>
              <m:r>
                <m:rPr>
                  <m:sty m:val="p"/>
                </m:rPr>
                <m:t>⋅</m:t>
              </m:r>
              <m:r>
                <m:rPr>
                  <m:sty m:val="p"/>
                </m:rPr>
                <m:t>(</m:t>
              </m:r>
              <m:r>
                <m:t>6</m:t>
              </m:r>
              <m:r>
                <m:rPr>
                  <m:sty m:val="p"/>
                </m:rPr>
                <m:t>,</m:t>
              </m:r>
              <m:r>
                <m:rPr>
                  <m:sty m:val="p"/>
                </m:rPr>
                <m:t>−</m:t>
              </m:r>
              <m:r>
                <m:t>1</m:t>
              </m:r>
              <m:r>
                <m:rPr>
                  <m:sty m:val="p"/>
                </m:rPr>
                <m:t>)</m:t>
              </m:r>
              <m:r>
                <m:t>&amp;</m:t>
              </m:r>
              <m:r>
                <m:rPr>
                  <m:sty m:val="p"/>
                </m:rPr>
                <m:t>=</m:t>
              </m:r>
              <m:r>
                <m:t>6</m:t>
              </m:r>
              <m:r>
                <m:rPr>
                  <m:sty m:val="p"/>
                </m:rPr>
                <m:t>−</m:t>
              </m:r>
              <m:r>
                <m:t>2</m:t>
              </m:r>
            </m:e>
            <m:e>
              <m:r>
                <m:t>&amp;</m:t>
              </m:r>
              <m:r>
                <m:rPr>
                  <m:sty m:val="p"/>
                </m:rPr>
                <m:t>=</m:t>
              </m:r>
              <m:r>
                <m:t>4</m:t>
              </m:r>
              <m:r>
                <m:rPr>
                  <m:sty m:val="p"/>
                </m:rPr>
                <m:t>.</m:t>
              </m:r>
            </m:e>
          </m:eqArr>
        </m:oMath>
      </m:oMathPara>
    </w:p>
    <w:p>
      <w:pPr>
        <w:pStyle w:val="FirstParagraph"/>
      </w:pPr>
      <w:r>
        <w:t xml:space="preserve">By</w:t>
      </w:r>
      <w:r>
        <w:t xml:space="preserve"> </w:t>
      </w:r>
      <w:hyperlink w:anchor="thm-dot-linear">
        <w:r>
          <w:rPr>
            <w:rStyle w:val="Hyperlink"/>
          </w:rPr>
          <w:t xml:space="preserve">Theorem 50</w:t>
        </w:r>
      </w:hyperlink>
      <w:r>
        <w:t xml:space="preserve">,</w:t>
      </w:r>
    </w:p>
    <w:p>
      <w:pPr>
        <w:pStyle w:val="BodyText"/>
      </w:pPr>
      <m:oMathPara>
        <m:oMathParaPr>
          <m:jc m:val="center"/>
        </m:oMathParaPr>
        <m:oMath>
          <m:eqArr>
            <m:e>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rPr>
                  <m:sty m:val="p"/>
                </m:rPr>
                <m:t>=</m:t>
              </m:r>
              <m:r>
                <m:t>2</m:t>
              </m:r>
              <m:r>
                <m:rPr>
                  <m:sty m:val="p"/>
                </m:rPr>
                <m:t>⋅</m:t>
              </m:r>
              <m:r>
                <m:t>3</m:t>
              </m:r>
              <m:r>
                <m:rPr>
                  <m:sty m:val="p"/>
                </m:rPr>
                <m:t>+</m:t>
              </m:r>
              <m:r>
                <m:rPr>
                  <m:sty m:val="p"/>
                </m:rPr>
                <m:t>(</m:t>
              </m:r>
              <m:r>
                <m:rPr>
                  <m:sty m:val="p"/>
                </m:rPr>
                <m:t>−</m:t>
              </m:r>
              <m:r>
                <m:t>1</m:t>
              </m:r>
              <m:r>
                <m:rPr>
                  <m:sty m:val="p"/>
                </m:rPr>
                <m:t>)</m:t>
              </m:r>
              <m:r>
                <m:rPr>
                  <m:sty m:val="p"/>
                </m:rPr>
                <m:t>⋅</m:t>
              </m:r>
              <m:r>
                <m:t>2</m:t>
              </m:r>
            </m:e>
            <m:e>
              <m:r>
                <m:t>&amp;</m:t>
              </m:r>
              <m:r>
                <m:rPr>
                  <m:sty m:val="p"/>
                </m:rPr>
                <m:t>=</m:t>
              </m:r>
              <m:r>
                <m:t>4</m:t>
              </m:r>
              <m:r>
                <m:rPr>
                  <m:sty m:val="p"/>
                </m:rPr>
                <m:t>,</m:t>
              </m:r>
            </m:e>
          </m:eqArr>
        </m:oMath>
      </m:oMathPara>
    </w:p>
    <w:p>
      <w:pPr>
        <w:pStyle w:val="FirstParagraph"/>
      </w:pPr>
      <w:r>
        <w:t xml:space="preserve">the same number.</w:t>
      </w:r>
    </w:p>
    <w:bookmarkEnd w:id="324"/>
    <w:bookmarkStart w:id="325" w:name="def-orthogonal-complement"/>
    <w:p>
      <w:pPr>
        <w:pStyle w:val="BodyText"/>
      </w:pPr>
      <w:r>
        <w:rPr>
          <w:b/>
          <w:bCs/>
        </w:rPr>
        <w:t xml:space="preserve">Definition 67 (Orthogonal complement)</w:t>
      </w:r>
      <w:r>
        <w:t xml:space="preserve"> </w:t>
      </w:r>
      <w:r>
        <w:t xml:space="preserve">The</w:t>
      </w:r>
      <w:r>
        <w:t xml:space="preserve"> </w:t>
      </w:r>
      <w:r>
        <w:rPr>
          <w:b/>
          <w:bCs/>
        </w:rPr>
        <w:t xml:space="preserve">orthogonal complement</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15</w:t>
        </w:r>
      </w:hyperlink>
      <w:r>
        <w:t xml:space="preserve">)</w:t>
      </w:r>
      <w:r>
        <w:t xml:space="preserve"> </w:t>
      </w:r>
      <w:r>
        <w:t xml:space="preserve">to every vector of</w:t>
      </w:r>
      <w:r>
        <w:t xml:space="preserve"> </w:t>
      </w:r>
      <m:oMath>
        <m:r>
          <m:rPr>
            <m:scr m:val="script"/>
            <m:sty m:val="p"/>
          </m:rPr>
          <m:t>X</m:t>
        </m:r>
      </m:oMath>
      <w:r>
        <w:t xml:space="preserve">:</w:t>
      </w:r>
    </w:p>
    <w:p>
      <w:pPr>
        <w:pStyle w:val="BodyText"/>
      </w:pPr>
      <m:oMathPara>
        <m:oMathParaPr>
          <m:jc m:val="center"/>
        </m:oMathParaPr>
        <m:oMath>
          <m:sSup>
            <m:e>
              <m:r>
                <m:rPr>
                  <m:scr m:val="script"/>
                  <m:sty m:val="p"/>
                </m:rPr>
                <m:t>X</m:t>
              </m:r>
            </m:e>
            <m:sup>
              <m:r>
                <m:rPr>
                  <m:sty m:val="p"/>
                </m:rPr>
                <m:t>⟂</m:t>
              </m:r>
            </m:sup>
          </m:sSup>
          <m:limUpp>
            <m:e>
              <m:r>
                <m:rPr>
                  <m:sty m:val="p"/>
                </m:rPr>
                <m:t>=</m:t>
              </m:r>
            </m:e>
            <m:lim>
              <m:r>
                <m:rPr>
                  <m:nor/>
                  <m:sty m:val="p"/>
                </m:rPr>
                <m:t>def</m:t>
              </m:r>
            </m:lim>
          </m:limUpp>
          <m:r>
            <m:t>​</m:t>
          </m:r>
          <m:d>
            <m:dPr>
              <m:begChr m:val="{"/>
              <m:sepChr m:val=""/>
              <m:endChr m:val="}"/>
              <m:grow/>
            </m:dPr>
            <m:e>
              <m:acc>
                <m:accPr>
                  <m:chr m:val="̃"/>
                </m:accPr>
                <m:e>
                  <m:r>
                    <m:t>u</m:t>
                  </m:r>
                </m:e>
              </m:acc>
              <m:r>
                <m:rPr>
                  <m:sty m:val="p"/>
                </m:rPr>
                <m:t>∈</m:t>
              </m:r>
              <m:sSup>
                <m:e>
                  <m:r>
                    <m:rPr>
                      <m:scr m:val="double-struck"/>
                      <m:sty m:val="p"/>
                    </m:rPr>
                    <m:t>R</m:t>
                  </m:r>
                </m:e>
                <m:sup>
                  <m:r>
                    <m:t>p</m:t>
                  </m:r>
                </m:sup>
              </m:sSup>
              <m:r>
                <m:rPr>
                  <m:sty m:val="p"/>
                </m:rPr>
                <m:t>:</m:t>
              </m:r>
              <m:acc>
                <m:accPr>
                  <m:chr m:val="̃"/>
                </m:accPr>
                <m:e>
                  <m:r>
                    <m:t>x</m:t>
                  </m:r>
                </m:e>
              </m:acc>
              <m:r>
                <m:rPr>
                  <m:sty m:val="p"/>
                </m:rPr>
                <m:t>⋅</m:t>
              </m:r>
              <m:acc>
                <m:accPr>
                  <m:chr m:val="̃"/>
                </m:accPr>
                <m:e>
                  <m:r>
                    <m:t>u</m:t>
                  </m:r>
                </m:e>
              </m:acc>
              <m:r>
                <m:rPr>
                  <m:sty m:val="p"/>
                </m:rPr>
                <m:t>=</m:t>
              </m:r>
              <m:r>
                <m:t>0</m:t>
              </m:r>
              <m:r>
                <m:rPr>
                  <m:nor/>
                  <m:sty m:val="p"/>
                </m:rPr>
                <m:t> for all </m:t>
              </m:r>
              <m:acc>
                <m:accPr>
                  <m:chr m:val="̃"/>
                </m:accPr>
                <m:e>
                  <m:r>
                    <m:t>x</m:t>
                  </m:r>
                </m:e>
              </m:acc>
              <m:r>
                <m:rPr>
                  <m:sty m:val="p"/>
                </m:rPr>
                <m:t>∈</m:t>
              </m:r>
              <m:r>
                <m:rPr>
                  <m:scr m:val="script"/>
                  <m:sty m:val="p"/>
                </m:rPr>
                <m:t>X</m:t>
              </m:r>
            </m:e>
          </m:d>
          <m:r>
            <m:t>​</m:t>
          </m:r>
          <m:r>
            <m:rPr>
              <m:sty m:val="p"/>
            </m:rPr>
            <m:t>.</m:t>
          </m:r>
        </m:oMath>
      </m:oMathPara>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p>
    <w:bookmarkEnd w:id="325"/>
    <w:bookmarkStart w:id="326" w:name="exm-orthogonal-complement"/>
    <w:p>
      <w:pPr>
        <w:pStyle w:val="BodyText"/>
      </w:pPr>
      <w:r>
        <w:rPr>
          <w:b/>
          <w:bCs/>
        </w:rPr>
        <w:t xml:space="preserve">Example 90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3"/>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m:oMathPara>
        <m:oMathParaPr>
          <m:jc m:val="center"/>
        </m:oMathParaPr>
        <m:oMath>
          <m:eqArr>
            <m:e>
              <m:r>
                <m:rPr>
                  <m:sty m:val="p"/>
                </m:rPr>
                <m:t>(</m:t>
              </m:r>
              <m:r>
                <m:t>a</m:t>
              </m:r>
              <m:r>
                <m:rPr>
                  <m:sty m:val="p"/>
                </m:rPr>
                <m:t>,</m:t>
              </m:r>
              <m:r>
                <m:t>b</m:t>
              </m:r>
              <m:r>
                <m:rPr>
                  <m:sty m:val="p"/>
                </m:rPr>
                <m:t>,</m:t>
              </m:r>
              <m:r>
                <m:t>0</m:t>
              </m:r>
              <m:r>
                <m:rPr>
                  <m:sty m:val="p"/>
                </m:rPr>
                <m:t>)</m:t>
              </m:r>
              <m:r>
                <m:rPr>
                  <m:sty m:val="p"/>
                </m:rPr>
                <m:t>⋅</m:t>
              </m:r>
              <m:acc>
                <m:accPr>
                  <m:chr m:val="̃"/>
                </m:accPr>
                <m:e>
                  <m:r>
                    <m:t>u</m:t>
                  </m:r>
                </m:e>
              </m:acc>
              <m:r>
                <m:t>&amp;</m:t>
              </m:r>
              <m:r>
                <m:rPr>
                  <m:sty m:val="p"/>
                </m:rPr>
                <m:t>=</m:t>
              </m:r>
              <m:r>
                <m:t>a</m:t>
              </m:r>
              <m:sSub>
                <m:e>
                  <m:r>
                    <m:t>u</m:t>
                  </m:r>
                </m:e>
                <m:sub>
                  <m:r>
                    <m:t>1</m:t>
                  </m:r>
                </m:sub>
              </m:sSub>
              <m:r>
                <m:rPr>
                  <m:sty m:val="p"/>
                </m:rPr>
                <m:t>+</m:t>
              </m:r>
              <m:r>
                <m:t>b</m:t>
              </m:r>
              <m:sSub>
                <m:e>
                  <m:r>
                    <m:t>u</m:t>
                  </m:r>
                </m:e>
                <m:sub>
                  <m:r>
                    <m:t>2</m:t>
                  </m:r>
                </m:sub>
              </m:sSub>
            </m:e>
            <m:e>
              <m:r>
                <m:t>&amp;</m:t>
              </m:r>
              <m:r>
                <m:rPr>
                  <m:sty m:val="p"/>
                </m:rPr>
                <m:t>=</m:t>
              </m:r>
              <m:r>
                <m:t>0</m:t>
              </m:r>
            </m:e>
          </m:eqArr>
        </m:oMath>
      </m:oMathPara>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3"/>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3"/>
        </w:numPr>
      </w:pPr>
      <w:r>
        <w:rPr>
          <w:b/>
          <w:bCs/>
        </w:rPr>
        <w:t xml:space="preserve">The extremes.</w:t>
      </w:r>
      <w:r>
        <w:t xml:space="preserve"> </w:t>
      </w:r>
      <m:oMath>
        <m:r>
          <m:t>​</m:t>
        </m:r>
        <m:d>
          <m:dPr>
            <m:begChr m:val="{"/>
            <m:sepChr m:val=""/>
            <m:endChr m:val="}"/>
            <m:grow/>
          </m:dPr>
          <m:e>
            <m:acc>
              <m:accPr>
                <m:chr m:val="̃"/>
              </m:accPr>
              <m:e>
                <m:r>
                  <m:t>0</m:t>
                </m:r>
              </m:e>
            </m:acc>
          </m:e>
        </m:d>
        <m:sSup>
          <m:e>
            <m:r>
              <m:t>​</m:t>
            </m:r>
          </m:e>
          <m:sup>
            <m:r>
              <m:rPr>
                <m:sty m:val="p"/>
              </m:rPr>
              <m:t>⟂</m:t>
            </m:r>
          </m:sup>
        </m:sSup>
        <m:r>
          <m:rPr>
            <m:sty m:val="p"/>
          </m:rPr>
          <m:t>=</m:t>
        </m:r>
        <m:sSup>
          <m:e>
            <m:r>
              <m:rPr>
                <m:scr m:val="double-struck"/>
                <m:sty m:val="p"/>
              </m:rPr>
              <m:t>R</m:t>
            </m:r>
          </m:e>
          <m:sup>
            <m:r>
              <m:t>3</m:t>
            </m:r>
          </m:sup>
        </m:sSup>
      </m:oMath>
      <w:r>
        <w:t xml:space="preserve">, because</w:t>
      </w:r>
      <w:r>
        <w:t xml:space="preserve"> </w:t>
      </w:r>
      <m:oMath>
        <m:acc>
          <m:accPr>
            <m:chr m:val="̃"/>
          </m:accPr>
          <m:e>
            <m:r>
              <m:t>0</m:t>
            </m:r>
          </m:e>
        </m:acc>
        <m:r>
          <m:rPr>
            <m:sty m:val="p"/>
          </m:rPr>
          <m:t>⋅</m:t>
        </m:r>
        <m:acc>
          <m:accPr>
            <m:chr m:val="̃"/>
          </m:accPr>
          <m:e>
            <m:r>
              <m:t>u</m:t>
            </m:r>
          </m:e>
        </m:acc>
        <m:r>
          <m:rPr>
            <m:sty m:val="p"/>
          </m:rPr>
          <m:t>=</m:t>
        </m:r>
        <m:r>
          <m:t>0</m:t>
        </m:r>
      </m:oMath>
      <w:r>
        <w:t xml:space="preserve"> </w:t>
      </w:r>
      <w:r>
        <w:t xml:space="preserve">for every</w:t>
      </w:r>
      <w:r>
        <w:t xml:space="preserve"> </w:t>
      </w:r>
      <m:oMath>
        <m:acc>
          <m:accPr>
            <m:chr m:val="̃"/>
          </m:accPr>
          <m:e>
            <m:r>
              <m:t>u</m:t>
            </m:r>
          </m:e>
        </m:acc>
      </m:oMath>
      <w:r>
        <w:t xml:space="preserve">.</w:t>
      </w:r>
      <w:r>
        <w:t xml:space="preserve"> </w:t>
      </w:r>
      <m:oMath>
        <m:r>
          <m:rPr>
            <m:sty m:val="p"/>
          </m:rPr>
          <m:t>(</m:t>
        </m:r>
        <m:sSup>
          <m:e>
            <m:r>
              <m:rPr>
                <m:scr m:val="double-struck"/>
                <m:sty m:val="p"/>
              </m:rPr>
              <m:t>R</m:t>
            </m:r>
          </m:e>
          <m:sup>
            <m:r>
              <m:t>3</m:t>
            </m:r>
          </m:sup>
        </m:sSup>
        <m:sSup>
          <m:e>
            <m:r>
              <m:rPr>
                <m:sty m:val="p"/>
              </m:rPr>
              <m:t>)</m:t>
            </m:r>
          </m:e>
          <m:sup>
            <m:r>
              <m:rPr>
                <m:sty m:val="p"/>
              </m:rPr>
              <m:t>⟂</m:t>
            </m:r>
          </m:sup>
        </m:sSup>
        <m:r>
          <m:rPr>
            <m:sty m:val="p"/>
          </m:rPr>
          <m:t>=</m:t>
        </m:r>
        <m:r>
          <m:t>​</m:t>
        </m:r>
        <m:d>
          <m:dPr>
            <m:begChr m:val="{"/>
            <m:sepChr m:val=""/>
            <m:endChr m:val="}"/>
            <m:grow/>
          </m:dPr>
          <m:e>
            <m:acc>
              <m:accPr>
                <m:chr m:val="̃"/>
              </m:accPr>
              <m:e>
                <m:r>
                  <m:t>0</m:t>
                </m:r>
              </m:e>
            </m:acc>
          </m:e>
        </m:d>
        <m:r>
          <m:t>​</m:t>
        </m:r>
      </m:oMath>
      <w:r>
        <w:t xml:space="preserve">,</w:t>
      </w:r>
      <w:r>
        <w:t xml:space="preserve"> </w:t>
      </w:r>
      <w:r>
        <w:t xml:space="preserve">because a</w:t>
      </w:r>
      <w:r>
        <w:t xml:space="preserve"> </w:t>
      </w:r>
      <m:oMath>
        <m:acc>
          <m:accPr>
            <m:chr m:val="̃"/>
          </m:accPr>
          <m:e>
            <m:r>
              <m:t>u</m:t>
            </m:r>
          </m:e>
        </m:acc>
      </m:oMath>
      <w:r>
        <w:t xml:space="preserve"> </w:t>
      </w:r>
      <w:r>
        <w:t xml:space="preserve">in it is orthogonal to itself,</w:t>
      </w:r>
      <w:r>
        <w:t xml:space="preserve"> </w:t>
      </w:r>
      <w:r>
        <w:t xml:space="preserve">and</w:t>
      </w:r>
    </w:p>
    <w:p>
      <w:pPr>
        <w:pStyle w:val="BodyText"/>
      </w:pPr>
      <m:oMathPara>
        <m:oMathParaPr>
          <m:jc m:val="center"/>
        </m:oMathParaPr>
        <m:oMath>
          <m:eqArr>
            <m:e>
              <m:acc>
                <m:accPr>
                  <m:chr m:val="̃"/>
                </m:accPr>
                <m:e>
                  <m:r>
                    <m:t>u</m:t>
                  </m:r>
                </m:e>
              </m:acc>
              <m:r>
                <m:rPr>
                  <m:sty m:val="p"/>
                </m:rPr>
                <m:t>⋅</m:t>
              </m:r>
              <m:acc>
                <m:accPr>
                  <m:chr m:val="̃"/>
                </m:accPr>
                <m:e>
                  <m:r>
                    <m:t>u</m:t>
                  </m:r>
                </m:e>
              </m:acc>
              <m:r>
                <m:t>&amp;</m:t>
              </m:r>
              <m:r>
                <m:rPr>
                  <m:sty m:val="p"/>
                </m:rPr>
                <m:t>=</m:t>
              </m:r>
              <m:sSubSup>
                <m:e>
                  <m:r>
                    <m:t>u</m:t>
                  </m:r>
                </m:e>
                <m:sub>
                  <m:r>
                    <m:t>1</m:t>
                  </m:r>
                </m:sub>
                <m:sup>
                  <m:r>
                    <m:t>2</m:t>
                  </m:r>
                </m:sup>
              </m:sSubSup>
              <m:r>
                <m:rPr>
                  <m:sty m:val="p"/>
                </m:rPr>
                <m:t>+</m:t>
              </m:r>
              <m:sSubSup>
                <m:e>
                  <m:r>
                    <m:t>u</m:t>
                  </m:r>
                </m:e>
                <m:sub>
                  <m:r>
                    <m:t>2</m:t>
                  </m:r>
                </m:sub>
                <m:sup>
                  <m:r>
                    <m:t>2</m:t>
                  </m:r>
                </m:sup>
              </m:sSubSup>
              <m:r>
                <m:rPr>
                  <m:sty m:val="p"/>
                </m:rPr>
                <m:t>+</m:t>
              </m:r>
              <m:sSubSup>
                <m:e>
                  <m:r>
                    <m:t>u</m:t>
                  </m:r>
                </m:e>
                <m:sub>
                  <m:r>
                    <m:t>3</m:t>
                  </m:r>
                </m:sub>
                <m:sup>
                  <m:r>
                    <m:t>2</m:t>
                  </m:r>
                </m:sup>
              </m:sSubSup>
            </m:e>
            <m:e>
              <m:r>
                <m:t>&amp;</m:t>
              </m:r>
              <m:r>
                <m:rPr>
                  <m:sty m:val="p"/>
                </m:rPr>
                <m:t>=</m:t>
              </m:r>
              <m:r>
                <m:t>0</m:t>
              </m:r>
            </m:e>
          </m:eqArr>
        </m:oMath>
      </m:oMathPara>
    </w:p>
    <w:p>
      <w:pPr>
        <w:numPr>
          <w:ilvl w:val="0"/>
          <w:numId w:val="1000"/>
        </w:numPr>
      </w:pPr>
      <w:r>
        <w:t xml:space="preserve">forces</w:t>
      </w:r>
      <w:r>
        <w:t xml:space="preserve"> </w:t>
      </w:r>
      <m:oMath>
        <m:acc>
          <m:accPr>
            <m:chr m:val="̃"/>
          </m:accPr>
          <m:e>
            <m:r>
              <m:t>u</m:t>
            </m:r>
          </m:e>
        </m:acc>
        <m:r>
          <m:rPr>
            <m:sty m:val="p"/>
          </m:rPr>
          <m:t>=</m:t>
        </m:r>
        <m:acc>
          <m:accPr>
            <m:chr m:val="̃"/>
          </m:accPr>
          <m:e>
            <m:r>
              <m:t>0</m:t>
            </m:r>
          </m:e>
        </m:acc>
      </m:oMath>
      <w:r>
        <w:t xml:space="preserve">.</w:t>
      </w:r>
    </w:p>
    <w:bookmarkEnd w:id="326"/>
    <w:bookmarkStart w:id="327" w:name="rem-orthogonal-complement-any-set"/>
    <w:p>
      <w:pPr>
        <w:pStyle w:val="FirstParagraph"/>
      </w:pPr>
      <w:r>
        <w:rPr>
          <w:i/>
          <w:iCs/>
        </w:rPr>
        <w:t xml:space="preserve">Remark 20</w:t>
      </w:r>
      <w:r>
        <w:t xml:space="preserve"> (The orthogonal complement of a set that is not a subspace). </w:t>
      </w:r>
      <m:oMath>
        <m:r>
          <m:rPr>
            <m:scr m:val="script"/>
            <m:sty m:val="p"/>
          </m:rPr>
          <m:t>X</m:t>
        </m:r>
      </m:oMath>
      <w:r>
        <w:t xml:space="preserve"> </w:t>
      </w:r>
      <w:r>
        <w:t xml:space="preserve">in</w:t>
      </w:r>
      <w:r>
        <w:t xml:space="preserve"> </w:t>
      </w:r>
      <w:hyperlink w:anchor="def-orthogonal-complement">
        <w:r>
          <w:rPr>
            <w:rStyle w:val="Hyperlink"/>
          </w:rPr>
          <w:t xml:space="preserve">Definition 67</w:t>
        </w:r>
      </w:hyperlink>
      <w:r>
        <w:t xml:space="preserve"> </w:t>
      </w:r>
      <w:r>
        <w:t xml:space="preserve">need not be a subspace.</w:t>
      </w:r>
    </w:p>
    <w:bookmarkEnd w:id="327"/>
    <w:bookmarkStart w:id="328" w:name="thm-orthogonal-complement-subspace"/>
    <w:p>
      <w:pPr>
        <w:pStyle w:val="BodyText"/>
      </w:pPr>
      <w:r>
        <w:rPr>
          <w:b/>
          <w:bCs/>
        </w:rPr>
        <w:t xml:space="preserve">Theorem 51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67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328"/>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FirstParagraph"/>
      </w:pPr>
      <w:r>
        <w:t xml:space="preserve">for every</w:t>
      </w:r>
      <w:r>
        <w:t xml:space="preserve"> </w:t>
      </w:r>
      <m:oMath>
        <m:acc>
          <m:accPr>
            <m:chr m:val="̃"/>
          </m:accPr>
          <m:e>
            <m:r>
              <m:t>x</m:t>
            </m:r>
          </m:e>
        </m:acc>
      </m:oMath>
      <w:r>
        <w:t xml:space="preserve">,</w:t>
      </w:r>
      <w:r>
        <w:t xml:space="preserve"> </w:t>
      </w:r>
      <w:r>
        <w:t xml:space="preserve">so</w:t>
      </w:r>
      <w:r>
        <w:t xml:space="preserve"> </w:t>
      </w:r>
      <m:oMath>
        <m:acc>
          <m:accPr>
            <m:chr m:val="̃"/>
          </m:accPr>
          <m:e>
            <m:r>
              <m:t>0</m:t>
            </m:r>
          </m:e>
        </m:acc>
        <m:r>
          <m:rPr>
            <m:sty m:val="p"/>
          </m:rPr>
          <m:t>∈</m:t>
        </m:r>
        <m:sSup>
          <m:e>
            <m:r>
              <m:rPr>
                <m:scr m:val="script"/>
                <m:sty m:val="p"/>
              </m:rPr>
              <m:t>X</m:t>
            </m:r>
          </m:e>
          <m:sup>
            <m:r>
              <m:rPr>
                <m:sty m:val="p"/>
              </m:rPr>
              <m:t>⟂</m:t>
            </m:r>
          </m:sup>
        </m:sSup>
      </m:oMath>
      <w:r>
        <w:t xml:space="preserve">.</w:t>
      </w:r>
      <w:r>
        <w:t xml:space="preserve"> </w:t>
      </w:r>
      <w:r>
        <w:t xml:space="preserve">Let</w:t>
      </w:r>
      <w:r>
        <w:t xml:space="preserve"> </w:t>
      </w:r>
      <m:oMath>
        <m:acc>
          <m:accPr>
            <m:chr m:val="̃"/>
          </m:accPr>
          <m:e>
            <m:r>
              <m:t>u</m:t>
            </m:r>
          </m:e>
        </m:acc>
        <m:r>
          <m:rPr>
            <m:sty m:val="p"/>
          </m:rPr>
          <m:t>,</m:t>
        </m:r>
        <m:acc>
          <m:accPr>
            <m:chr m:val="̃"/>
          </m:accPr>
          <m:e>
            <m:r>
              <m:t>w</m:t>
            </m:r>
          </m:e>
        </m:acc>
        <m:r>
          <m:rPr>
            <m:sty m:val="p"/>
          </m:rPr>
          <m:t>∈</m:t>
        </m:r>
        <m:sSup>
          <m:e>
            <m:r>
              <m:rPr>
                <m:scr m:val="script"/>
                <m:sty m:val="p"/>
              </m:rPr>
              <m:t>X</m:t>
            </m:r>
          </m:e>
          <m:sup>
            <m:r>
              <m:rPr>
                <m:sty m:val="p"/>
              </m:rPr>
              <m:t>⟂</m:t>
            </m:r>
          </m:sup>
        </m:sSup>
      </m:oMath>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m:oMath>
        <m:acc>
          <m:accPr>
            <m:chr m:val="̃"/>
          </m:accPr>
          <m:e>
            <m:r>
              <m:t>x</m:t>
            </m:r>
          </m:e>
        </m:acc>
        <m:r>
          <m:rPr>
            <m:sty m:val="p"/>
          </m:rPr>
          <m:t>∈</m:t>
        </m:r>
        <m:r>
          <m:rPr>
            <m:scr m:val="script"/>
            <m:sty m:val="p"/>
          </m:rPr>
          <m:t>X</m:t>
        </m:r>
      </m:oMath>
      <w:r>
        <w:t xml:space="preserve">.</w:t>
      </w:r>
    </w:p>
    <w:p>
      <w:pPr>
        <w:pStyle w:val="BodyText"/>
      </w:pPr>
      <w:r>
        <w:rPr>
          <w:b/>
          <w:bCs/>
        </w:rPr>
        <w:t xml:space="preserve">Addition.</w:t>
      </w:r>
    </w:p>
    <w:p>
      <w:pPr>
        <w:pStyle w:val="BodyText"/>
      </w:pPr>
      <m:oMathPara>
        <m:oMathParaPr>
          <m:jc m:val="center"/>
        </m:oMathParaPr>
        <m:oMath>
          <m:eqArr>
            <m:e>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t>&amp;</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r>
                <m:t>&amp;</m:t>
              </m:r>
              <m:r>
                <m:t>&amp;</m:t>
              </m:r>
              <m:r>
                <m:rPr>
                  <m:nor/>
                  <m:sty m:val="p"/>
                </m:rPr>
                <m:t>(</m:t>
              </m:r>
              <m:r>
                <m:rPr>
                  <m:nor/>
                  <m:sty m:val="p"/>
                </m:rPr>
                <m:t>Theorem 50</m:t>
              </m:r>
              <m:r>
                <m:rPr>
                  <m:nor/>
                  <m:sty m:val="p"/>
                </m:rPr>
                <m:t>, special case </m:t>
              </m:r>
              <m:r>
                <m:t>a</m:t>
              </m:r>
              <m:r>
                <m:rPr>
                  <m:nor/>
                  <m:sty m:val="p"/>
                </m:rPr>
                <m:t> and </m:t>
              </m:r>
              <m:r>
                <m:t>b</m:t>
              </m:r>
              <m:r>
                <m:rPr>
                  <m:nor/>
                  <m:sty m:val="p"/>
                </m:rPr>
                <m:t> both equal to </m:t>
              </m:r>
              <m:r>
                <m:t>1</m:t>
              </m:r>
              <m:r>
                <m:rPr>
                  <m:nor/>
                  <m:sty m:val="p"/>
                </m:rPr>
                <m:t>)</m:t>
              </m:r>
            </m:e>
            <m:e>
              <m:r>
                <m:t>&amp;</m:t>
              </m:r>
              <m:r>
                <m:rPr>
                  <m:sty m:val="p"/>
                </m:rPr>
                <m:t>=</m:t>
              </m:r>
              <m:r>
                <m:t>0</m:t>
              </m:r>
              <m:r>
                <m:rPr>
                  <m:sty m:val="p"/>
                </m:rPr>
                <m:t>+</m:t>
              </m:r>
              <m:r>
                <m:t>0</m:t>
              </m:r>
              <m:r>
                <m:t>&amp;</m:t>
              </m:r>
              <m:r>
                <m:t>&amp;</m:t>
              </m:r>
              <m:r>
                <m:rPr>
                  <m:nor/>
                  <m:sty m:val="p"/>
                </m:rPr>
                <m:t>(</m:t>
              </m:r>
              <m:acc>
                <m:accPr>
                  <m:chr m:val="̃"/>
                </m:accPr>
                <m:e>
                  <m:r>
                    <m:t>u</m:t>
                  </m:r>
                </m:e>
              </m:acc>
              <m:r>
                <m:rPr>
                  <m:sty m:val="p"/>
                </m:rPr>
                <m:t>,</m:t>
              </m:r>
              <m:acc>
                <m:accPr>
                  <m:chr m:val="̃"/>
                </m:accPr>
                <m:e>
                  <m:r>
                    <m:t>w</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b/>
          <w:bCs/>
        </w:rPr>
        <w:t xml:space="preserve">Scalar multiplication.</w:t>
      </w:r>
    </w:p>
    <w:p>
      <w:pPr>
        <w:pStyle w:val="BodyText"/>
      </w:pPr>
      <m:oMathPara>
        <m:oMathParaPr>
          <m:jc m:val="center"/>
        </m:oMathParaPr>
        <m:oMath>
          <m:eqArr>
            <m:e>
              <m:acc>
                <m:accPr>
                  <m:chr m:val="̃"/>
                </m:accPr>
                <m:e>
                  <m:r>
                    <m:t>x</m:t>
                  </m:r>
                </m:e>
              </m:acc>
              <m:r>
                <m:rPr>
                  <m:sty m:val="p"/>
                </m:rPr>
                <m:t>⋅</m:t>
              </m:r>
              <m:r>
                <m:rPr>
                  <m:sty m:val="p"/>
                </m:rPr>
                <m:t>(</m:t>
              </m:r>
              <m:r>
                <m:t>c</m:t>
              </m:r>
              <m:r>
                <m:t> </m:t>
              </m:r>
              <m:acc>
                <m:accPr>
                  <m:chr m:val="̃"/>
                </m:accPr>
                <m:e>
                  <m:r>
                    <m:t>u</m:t>
                  </m:r>
                </m:e>
              </m:acc>
              <m:r>
                <m:rPr>
                  <m:sty m:val="p"/>
                </m:rPr>
                <m:t>)</m:t>
              </m:r>
              <m:r>
                <m:t>&amp;</m:t>
              </m:r>
              <m:r>
                <m:rPr>
                  <m:sty m:val="p"/>
                </m:rPr>
                <m:t>=</m:t>
              </m:r>
              <m:r>
                <m:t>c</m:t>
              </m:r>
              <m:r>
                <m:t> </m:t>
              </m:r>
              <m:r>
                <m:rPr>
                  <m:sty m:val="p"/>
                </m:rPr>
                <m:t>(</m:t>
              </m:r>
              <m:acc>
                <m:accPr>
                  <m:chr m:val="̃"/>
                </m:accPr>
                <m:e>
                  <m:r>
                    <m:t>x</m:t>
                  </m:r>
                </m:e>
              </m:acc>
              <m:r>
                <m:rPr>
                  <m:sty m:val="p"/>
                </m:rPr>
                <m:t>⋅</m:t>
              </m:r>
              <m:acc>
                <m:accPr>
                  <m:chr m:val="̃"/>
                </m:accPr>
                <m:e>
                  <m:r>
                    <m:t>u</m:t>
                  </m:r>
                </m:e>
              </m:acc>
              <m:r>
                <m:rPr>
                  <m:sty m:val="p"/>
                </m:rPr>
                <m:t>)</m:t>
              </m:r>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c</m:t>
              </m:r>
              <m:r>
                <m:rPr>
                  <m:sty m:val="p"/>
                </m:rPr>
                <m:t>⋅</m:t>
              </m:r>
              <m:r>
                <m:t>0</m:t>
              </m:r>
              <m:r>
                <m:t>&amp;</m:t>
              </m:r>
              <m:r>
                <m:t>&amp;</m:t>
              </m:r>
              <m:r>
                <m:rPr>
                  <m:nor/>
                  <m:sty m:val="p"/>
                </m:rPr>
                <m:t>(</m:t>
              </m:r>
              <m:acc>
                <m:accPr>
                  <m:chr m:val="̃"/>
                </m:accPr>
                <m:e>
                  <m:r>
                    <m:t>u</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These two equations hold for every</w:t>
      </w:r>
      <w:r>
        <w:t xml:space="preserve"> </w:t>
      </w:r>
      <m:oMath>
        <m:acc>
          <m:accPr>
            <m:chr m:val="̃"/>
          </m:accPr>
          <m:e>
            <m:r>
              <m:t>x</m:t>
            </m:r>
          </m:e>
        </m:acc>
        <m:r>
          <m:rPr>
            <m:sty m:val="p"/>
          </m:rPr>
          <m:t>∈</m:t>
        </m:r>
        <m:r>
          <m:rPr>
            <m:scr m:val="script"/>
            <m:sty m:val="p"/>
          </m:rPr>
          <m:t>X</m:t>
        </m:r>
      </m:oMath>
      <w:r>
        <w:t xml:space="preserve">,</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p>
          <m:e>
            <m:r>
              <m:rPr>
                <m:scr m:val="script"/>
                <m:sty m:val="p"/>
              </m:rPr>
              <m:t>X</m:t>
            </m:r>
          </m:e>
          <m:sup>
            <m:r>
              <m:rPr>
                <m:sty m:val="p"/>
              </m:rPr>
              <m:t>⟂</m:t>
            </m:r>
          </m:sup>
        </m:sSup>
      </m:oMath>
      <w:r>
        <w:t xml:space="preserve">.</w:t>
      </w:r>
    </w:p>
    <w:bookmarkStart w:id="329" w:name="exm-orthogonal-complement-subspace"/>
    <w:p>
      <w:pPr>
        <w:pStyle w:val="BodyText"/>
      </w:pPr>
      <w:r>
        <w:rPr>
          <w:b/>
          <w:bCs/>
        </w:rPr>
        <w:t xml:space="preserve">Example 91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m:oMathPara>
        <m:oMathParaPr>
          <m:jc m:val="center"/>
        </m:oMathParaPr>
        <m:oMath>
          <m:eqArr>
            <m:e>
              <m:sSup>
                <m:e>
                  <m:r>
                    <m:rPr>
                      <m:scr m:val="script"/>
                      <m:sty m:val="p"/>
                    </m:rPr>
                    <m:t>X</m:t>
                  </m:r>
                </m:e>
                <m:sup>
                  <m:r>
                    <m:rPr>
                      <m:sty m:val="p"/>
                    </m:rPr>
                    <m:t>⟂</m:t>
                  </m:r>
                </m:sup>
              </m:sSup>
              <m:r>
                <m:t>&amp;</m:t>
              </m:r>
              <m:r>
                <m:rPr>
                  <m:sty m:val="p"/>
                </m:rPr>
                <m:t>=</m:t>
              </m:r>
              <m:r>
                <m:t>​</m:t>
              </m:r>
              <m:d>
                <m:dPr>
                  <m:begChr m:val="{"/>
                  <m:sepChr m:val=""/>
                  <m:endChr m:val="}"/>
                  <m:grow/>
                </m:dPr>
                <m:e>
                  <m:acc>
                    <m:accPr>
                      <m:chr m:val="̃"/>
                    </m:accPr>
                    <m:e>
                      <m:r>
                        <m:t>u</m:t>
                      </m:r>
                    </m:e>
                  </m:acc>
                  <m:r>
                    <m:rPr>
                      <m:sty m:val="p"/>
                    </m:rPr>
                    <m:t>∈</m:t>
                  </m:r>
                  <m:sSup>
                    <m:e>
                      <m:r>
                        <m:rPr>
                          <m:scr m:val="double-struck"/>
                          <m:sty m:val="p"/>
                        </m:rPr>
                        <m:t>R</m:t>
                      </m:r>
                    </m:e>
                    <m:sup>
                      <m:r>
                        <m:t>2</m:t>
                      </m:r>
                    </m:sup>
                  </m:sSup>
                  <m:r>
                    <m:rPr>
                      <m:sty m:val="p"/>
                    </m:rPr>
                    <m:t>:</m:t>
                  </m:r>
                  <m:sSub>
                    <m:e>
                      <m:r>
                        <m:t>u</m:t>
                      </m:r>
                    </m:e>
                    <m:sub>
                      <m:r>
                        <m:t>1</m:t>
                      </m:r>
                    </m:sub>
                  </m:sSub>
                  <m:r>
                    <m:rPr>
                      <m:sty m:val="p"/>
                    </m:rPr>
                    <m:t>+</m:t>
                  </m:r>
                  <m:r>
                    <m:t>2</m:t>
                  </m:r>
                  <m:sSub>
                    <m:e>
                      <m:r>
                        <m:t>u</m:t>
                      </m:r>
                    </m:e>
                    <m:sub>
                      <m:r>
                        <m:t>2</m:t>
                      </m:r>
                    </m:sub>
                  </m:sSub>
                  <m:r>
                    <m:rPr>
                      <m:sty m:val="p"/>
                    </m:rPr>
                    <m:t>=</m:t>
                  </m:r>
                  <m:r>
                    <m:t>0</m:t>
                  </m:r>
                </m:e>
              </m:d>
              <m:r>
                <m:t>​</m:t>
              </m:r>
            </m:e>
            <m:e>
              <m:r>
                <m:t>&amp;</m:t>
              </m:r>
              <m:r>
                <m:rPr>
                  <m:sty m:val="p"/>
                </m:rPr>
                <m:t>=</m:t>
              </m:r>
              <m:r>
                <m:t>​</m:t>
              </m:r>
              <m:d>
                <m:dPr>
                  <m:begChr m:val="{"/>
                  <m:sepChr m:val=""/>
                  <m:endChr m:val="}"/>
                  <m:grow/>
                </m:dPr>
                <m:e>
                  <m:r>
                    <m:t>c</m:t>
                  </m:r>
                  <m:r>
                    <m:t> </m:t>
                  </m:r>
                  <m:r>
                    <m:rPr>
                      <m:sty m:val="p"/>
                    </m:rPr>
                    <m:t>(</m:t>
                  </m:r>
                  <m:r>
                    <m:rPr>
                      <m:sty m:val="p"/>
                    </m:rPr>
                    <m:t>−</m:t>
                  </m:r>
                  <m:r>
                    <m:t>2</m:t>
                  </m:r>
                  <m:r>
                    <m:rPr>
                      <m:sty m:val="p"/>
                    </m:rPr>
                    <m:t>,</m:t>
                  </m:r>
                  <m:r>
                    <m:t>1</m:t>
                  </m:r>
                  <m:r>
                    <m:rPr>
                      <m:sty m:val="p"/>
                    </m:rPr>
                    <m:t>)</m:t>
                  </m:r>
                  <m:r>
                    <m:rPr>
                      <m:sty m:val="p"/>
                    </m:rPr>
                    <m:t>:</m:t>
                  </m:r>
                  <m:r>
                    <m:t>c</m:t>
                  </m:r>
                  <m:r>
                    <m:rPr>
                      <m:sty m:val="p"/>
                    </m:rPr>
                    <m:t>∈</m:t>
                  </m:r>
                  <m:r>
                    <m:rPr>
                      <m:scr m:val="double-struck"/>
                      <m:sty m:val="p"/>
                    </m:rPr>
                    <m:t>R</m:t>
                  </m:r>
                </m:e>
              </m:d>
              <m:r>
                <m:t>​</m:t>
              </m:r>
              <m:r>
                <m:rPr>
                  <m:sty m:val="p"/>
                </m:rPr>
                <m:t>,</m:t>
              </m:r>
            </m:e>
          </m:eqArr>
        </m:oMath>
      </m:oMathPara>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m:oMathPara>
        <m:oMathParaPr>
          <m:jc m:val="center"/>
        </m:oMathParaPr>
        <m:oMath>
          <m:eqArr>
            <m:e>
              <m:acc>
                <m:accPr>
                  <m:chr m:val="̃"/>
                </m:accPr>
                <m:e>
                  <m:r>
                    <m:t>u</m:t>
                  </m:r>
                </m:e>
              </m:acc>
              <m:r>
                <m:t>&amp;</m:t>
              </m:r>
              <m:r>
                <m:rPr>
                  <m:sty m:val="p"/>
                </m:rPr>
                <m:t>=</m:t>
              </m:r>
              <m:r>
                <m:rPr>
                  <m:sty m:val="p"/>
                </m:rPr>
                <m:t>(</m:t>
              </m:r>
              <m:r>
                <m:rPr>
                  <m:sty m:val="p"/>
                </m:rPr>
                <m:t>−</m:t>
              </m:r>
              <m:r>
                <m:t>2</m:t>
              </m:r>
              <m:sSub>
                <m:e>
                  <m:r>
                    <m:t>u</m:t>
                  </m:r>
                </m:e>
                <m:sub>
                  <m:r>
                    <m:t>2</m:t>
                  </m:r>
                </m:sub>
              </m:sSub>
              <m:r>
                <m:rPr>
                  <m:sty m:val="p"/>
                </m:rPr>
                <m:t>,</m:t>
              </m:r>
              <m:sSub>
                <m:e>
                  <m:r>
                    <m:t>u</m:t>
                  </m:r>
                </m:e>
                <m:sub>
                  <m:r>
                    <m:t>2</m:t>
                  </m:r>
                </m:sub>
              </m:sSub>
              <m:r>
                <m:rPr>
                  <m:sty m:val="p"/>
                </m:rPr>
                <m:t>)</m:t>
              </m:r>
            </m:e>
            <m:e>
              <m:r>
                <m:t>&amp;</m:t>
              </m:r>
              <m:r>
                <m:rPr>
                  <m:sty m:val="p"/>
                </m:rPr>
                <m:t>=</m:t>
              </m:r>
              <m:sSub>
                <m:e>
                  <m:r>
                    <m:t>u</m:t>
                  </m:r>
                </m:e>
                <m:sub>
                  <m:r>
                    <m:t>2</m:t>
                  </m:r>
                </m:sub>
              </m:sSub>
              <m:r>
                <m:t> </m:t>
              </m:r>
              <m:r>
                <m:rPr>
                  <m:sty m:val="p"/>
                </m:rPr>
                <m:t>(</m:t>
              </m:r>
              <m:r>
                <m:rPr>
                  <m:sty m:val="p"/>
                </m:rPr>
                <m:t>−</m:t>
              </m:r>
              <m:r>
                <m:t>2</m:t>
              </m:r>
              <m:r>
                <m:rPr>
                  <m:sty m:val="p"/>
                </m:rPr>
                <m:t>,</m:t>
              </m:r>
              <m:r>
                <m:t>1</m:t>
              </m:r>
              <m:r>
                <m:rPr>
                  <m:sty m:val="p"/>
                </m:rPr>
                <m:t>)</m:t>
              </m:r>
              <m:r>
                <m:rPr>
                  <m:sty m:val="p"/>
                </m:rPr>
                <m:t>.</m:t>
              </m:r>
            </m:e>
          </m:eqArr>
        </m:oMath>
      </m:oMathPara>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22</w:t>
        </w:r>
      </w:hyperlink>
      <w:r>
        <w:t xml:space="preserve">,</w:t>
      </w:r>
      <w:r>
        <w:t xml:space="preserve"> </w:t>
      </w:r>
      <w:r>
        <w:t xml:space="preserve">as</w:t>
      </w:r>
      <w:r>
        <w:t xml:space="preserve"> </w:t>
      </w:r>
      <w:hyperlink w:anchor="thm-orthogonal-complement-subspace">
        <w:r>
          <w:rPr>
            <w:rStyle w:val="Hyperlink"/>
          </w:rPr>
          <w:t xml:space="preserve">Theorem 51</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8</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29"/>
    <w:bookmarkStart w:id="330" w:name="thm-complement-null-space"/>
    <w:p>
      <w:pPr>
        <w:pStyle w:val="BodyText"/>
      </w:pPr>
      <w:r>
        <w:rPr>
          <w:b/>
          <w:bCs/>
        </w:rPr>
        <w:t xml:space="preserve">Theorem 52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30"/>
    <w:p>
      <w:pPr>
        <w:pStyle w:val="FirstParagraph"/>
      </w:pPr>
      <w:r>
        <w:rPr>
          <w:i/>
          <w:iCs/>
        </w:rPr>
        <w:t xml:space="preserve">Proof</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be the columns of</w:t>
      </w:r>
      <w:r>
        <w:t xml:space="preserve"> </w:t>
      </w:r>
      <m:oMath>
        <m:r>
          <m:rPr>
            <m:sty m:val="bi"/>
          </m:rPr>
          <m:t>A</m:t>
        </m:r>
      </m:oMath>
      <w:r>
        <w:t xml:space="preserve">,</w:t>
      </w:r>
      <w:r>
        <w:t xml:space="preserve"> </w:t>
      </w:r>
      <w:r>
        <w:t xml:space="preserve">so</w:t>
      </w:r>
      <w:r>
        <w:t xml:space="preserve"> </w:t>
      </w:r>
      <m:oMath>
        <m:sSub>
          <m:e>
            <m:acc>
              <m:accPr>
                <m:chr m:val="̃"/>
              </m:accPr>
              <m:e>
                <m:r>
                  <m:t>a</m:t>
                </m:r>
              </m:e>
            </m:acc>
          </m:e>
          <m:sub>
            <m:r>
              <m:t>j</m:t>
            </m:r>
          </m:sub>
        </m:sSub>
        <m:r>
          <m:rPr>
            <m:sty m:val="p"/>
          </m:rPr>
          <m:t>=</m:t>
        </m:r>
        <m:r>
          <m:rPr>
            <m:sty m:val="p"/>
          </m:rPr>
          <m:t>(</m:t>
        </m:r>
        <m:sSub>
          <m:e>
            <m:r>
              <m:t>a</m:t>
            </m:r>
          </m:e>
          <m:sub>
            <m:r>
              <m:t>1</m:t>
            </m:r>
            <m:r>
              <m:t>j</m:t>
            </m:r>
          </m:sub>
        </m:sSub>
        <m:r>
          <m:rPr>
            <m:sty m:val="p"/>
          </m:rPr>
          <m:t>,</m:t>
        </m:r>
        <m:r>
          <m:rPr>
            <m:sty m:val="p"/>
          </m:rPr>
          <m:t>…</m:t>
        </m:r>
        <m:r>
          <m:rPr>
            <m:sty m:val="p"/>
          </m:rPr>
          <m:t>,</m:t>
        </m:r>
        <m:sSub>
          <m:e>
            <m:r>
              <m:t>a</m:t>
            </m:r>
          </m:e>
          <m:sub>
            <m:r>
              <m:t>m</m:t>
            </m:r>
            <m:r>
              <m:t>j</m:t>
            </m:r>
          </m:sub>
        </m:sSub>
        <m:r>
          <m:rPr>
            <m:sty m:val="p"/>
          </m:rPr>
          <m:t>)</m:t>
        </m:r>
      </m:oMath>
      <w:r>
        <w:t xml:space="preserve">.</w:t>
      </w:r>
      <w:r>
        <w:t xml:space="preserve"> </w:t>
      </w:r>
      <w:r>
        <w:t xml:space="preserve">For</w:t>
      </w:r>
      <w:r>
        <w:t xml:space="preserve"> </w:t>
      </w:r>
      <m:oMath>
        <m:acc>
          <m:accPr>
            <m:chr m:val="̃"/>
          </m:accPr>
          <m:e>
            <m:r>
              <m:t>x</m:t>
            </m:r>
          </m:e>
        </m:acc>
        <m:r>
          <m:rPr>
            <m:sty m:val="p"/>
          </m:rPr>
          <m:t>∈</m:t>
        </m:r>
        <m:sSup>
          <m:e>
            <m:r>
              <m:rPr>
                <m:scr m:val="double-struck"/>
                <m:sty m:val="p"/>
              </m:rPr>
              <m:t>R</m:t>
            </m:r>
          </m:e>
          <m:sup>
            <m:r>
              <m:t>m</m:t>
            </m:r>
          </m:sup>
        </m:sSup>
      </m:oMath>
      <w:r>
        <w:t xml:space="preserve">, entry</w:t>
      </w:r>
      <w:r>
        <w:t xml:space="preserve"> </w:t>
      </w:r>
      <m:oMath>
        <m:r>
          <m:t>j</m:t>
        </m:r>
      </m:oMath>
      <w:r>
        <w:t xml:space="preserve"> </w:t>
      </w:r>
      <w:r>
        <w:t xml:space="preserve">of</w:t>
      </w:r>
      <w:r>
        <w:t xml:space="preserve"> </w:t>
      </w:r>
      <m:oMath>
        <m:sSup>
          <m:e>
            <m:r>
              <m:rPr>
                <m:sty m:val="bi"/>
              </m:rPr>
              <m:t>A</m:t>
            </m:r>
          </m:e>
          <m:sup>
            <m:r>
              <m:rPr>
                <m:sty m:val="p"/>
              </m:rPr>
              <m:t>⊤</m:t>
            </m:r>
          </m:sup>
        </m:sSup>
        <m:acc>
          <m:accPr>
            <m:chr m:val="̃"/>
          </m:accPr>
          <m:e>
            <m:r>
              <m:t>x</m:t>
            </m:r>
          </m:e>
        </m:acc>
      </m:oMath>
      <w:r>
        <w:t xml:space="preserve"> </w:t>
      </w:r>
      <w:r>
        <w:t xml:space="preserve">is</w:t>
      </w:r>
    </w:p>
    <w:p>
      <w:pPr>
        <w:pStyle w:val="BodyText"/>
      </w:pPr>
      <m:oMathPara>
        <m:oMathParaPr>
          <m:jc m:val="center"/>
        </m:oMathParaPr>
        <m:oMath>
          <m:eqArr>
            <m:e>
              <m:r>
                <m:rPr>
                  <m:sty m:val="p"/>
                </m:rPr>
                <m:t>(</m:t>
              </m:r>
              <m:sSup>
                <m:e>
                  <m:r>
                    <m:rPr>
                      <m:sty m:val="bi"/>
                    </m:rPr>
                    <m:t>A</m:t>
                  </m:r>
                </m:e>
                <m:sup>
                  <m:r>
                    <m:rPr>
                      <m:sty m:val="p"/>
                    </m:rPr>
                    <m:t>⊤</m:t>
                  </m:r>
                </m:sup>
              </m:sSup>
              <m:acc>
                <m:accPr>
                  <m:chr m:val="̃"/>
                </m:accPr>
                <m:e>
                  <m:r>
                    <m:t>x</m:t>
                  </m:r>
                </m:e>
              </m:acc>
              <m:sSub>
                <m:e>
                  <m:r>
                    <m:rPr>
                      <m:sty m:val="p"/>
                    </m:rPr>
                    <m:t>)</m:t>
                  </m:r>
                </m:e>
                <m:sub>
                  <m:r>
                    <m:t>j</m:t>
                  </m:r>
                </m:sub>
              </m:sSub>
              <m:r>
                <m:t>&amp;</m:t>
              </m:r>
              <m:r>
                <m:rPr>
                  <m:sty m:val="p"/>
                </m:rPr>
                <m:t>=</m:t>
              </m:r>
              <m:nary>
                <m:naryPr>
                  <m:chr m:val="∑"/>
                  <m:limLoc m:val="undOvr"/>
                  <m:subHide m:val="off"/>
                  <m:supHide m:val="off"/>
                </m:naryPr>
                <m:sub>
                  <m:r>
                    <m:t>i</m:t>
                  </m:r>
                  <m:r>
                    <m:rPr>
                      <m:sty m:val="p"/>
                    </m:rPr>
                    <m:t>=</m:t>
                  </m:r>
                  <m:r>
                    <m:t>1</m:t>
                  </m:r>
                </m:sub>
                <m:sup>
                  <m:r>
                    <m:t>m</m:t>
                  </m:r>
                </m:sup>
                <m:e>
                  <m:r>
                    <m:rPr>
                      <m:sty m:val="p"/>
                    </m:rPr>
                    <m:t>(</m:t>
                  </m:r>
                </m:e>
              </m:nary>
              <m:sSup>
                <m:e>
                  <m:r>
                    <m:rPr>
                      <m:sty m:val="bi"/>
                    </m:rPr>
                    <m:t>A</m:t>
                  </m:r>
                </m:e>
                <m:sup>
                  <m:r>
                    <m:rPr>
                      <m:sty m:val="p"/>
                    </m:rPr>
                    <m:t>⊤</m:t>
                  </m:r>
                </m:sup>
              </m:sSup>
              <m:sSub>
                <m:e>
                  <m:r>
                    <m:rPr>
                      <m:sty m:val="p"/>
                    </m:rPr>
                    <m:t>)</m:t>
                  </m:r>
                </m:e>
                <m:sub>
                  <m:r>
                    <m:t>j</m:t>
                  </m:r>
                  <m:r>
                    <m:t>i</m:t>
                  </m:r>
                </m:sub>
              </m:sSub>
              <m:r>
                <m:t> </m:t>
              </m:r>
              <m:sSub>
                <m:e>
                  <m:r>
                    <m:t>x</m:t>
                  </m:r>
                </m:e>
                <m:sub>
                  <m:r>
                    <m:t>i</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m:t>
              </m:r>
              <m:r>
                <m:rPr>
                  <m:nor/>
                  <m:sty m:val="p"/>
                </m:rPr>
                <m:t>Definition 22</m:t>
              </m:r>
              <m:r>
                <m:rPr>
                  <m:nor/>
                  <m:sty m:val="p"/>
                </m:rPr>
                <m:t>)</m:t>
              </m:r>
            </m:e>
            <m:e>
              <m:r>
                <m:t>&amp;</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8</m:t>
              </m:r>
              <m:r>
                <m:rPr>
                  <m:nor/>
                  <m:sty m:val="p"/>
                </m:rPr>
                <m:t>)</m:t>
              </m:r>
            </m:e>
          </m:eqArr>
        </m:oMath>
      </m:oMathPara>
    </w:p>
    <w:p>
      <w:pPr>
        <w:pStyle w:val="FirstParagraph"/>
      </w:pPr>
      <w:r>
        <w:t xml:space="preserve">So</w:t>
      </w:r>
      <w:r>
        <w:t xml:space="preserve"> </w:t>
      </w:r>
      <m:oMath>
        <m:acc>
          <m:accPr>
            <m:chr m:val="̃"/>
          </m:accPr>
          <m:e>
            <m:r>
              <m:t>x</m:t>
            </m:r>
          </m:e>
        </m:acc>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exactly when</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 column</w:t>
      </w:r>
      <w:r>
        <w:t xml:space="preserve"> </w:t>
      </w:r>
      <m:oMath>
        <m:sSub>
          <m:e>
            <m:acc>
              <m:accPr>
                <m:chr m:val="̃"/>
              </m:accPr>
              <m:e>
                <m:r>
                  <m:t>a</m:t>
                </m:r>
              </m:e>
            </m:acc>
          </m:e>
          <m:sub>
            <m:r>
              <m:t>j</m:t>
            </m:r>
          </m:sub>
        </m:sSub>
      </m:oMath>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w:t>
      </w:r>
      <w:r>
        <w:t xml:space="preserve"> </w:t>
      </w:r>
      <m:oMath>
        <m:r>
          <m:t>j</m:t>
        </m:r>
      </m:oMath>
      <w:r>
        <w:t xml:space="preserve">,</w:t>
      </w:r>
      <w:r>
        <w:t xml:space="preserve"> </w:t>
      </w:r>
      <w:r>
        <w:t xml:space="preserve">and take any</w:t>
      </w:r>
      <w:r>
        <w:t xml:space="preserve"> </w:t>
      </w:r>
      <m:oMath>
        <m:acc>
          <m:accPr>
            <m:chr m:val="̃"/>
          </m:accPr>
          <m:e>
            <m:r>
              <m:t>y</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y</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52</w:t>
        </w:r>
      </w:hyperlink>
      <w:r>
        <w:t xml:space="preserve">).</w:t>
      </w:r>
      <w:r>
        <w:t xml:space="preserve"> </w:t>
      </w:r>
      <w:r>
        <w:t xml:space="preserve">Then</w:t>
      </w:r>
    </w:p>
    <w:p>
      <w:pPr>
        <w:pStyle w:val="BodyText"/>
      </w:pPr>
      <m:oMathPara>
        <m:oMathParaPr>
          <m:jc m:val="center"/>
        </m:oMathParaPr>
        <m:oMath>
          <m:eqArr>
            <m:e>
              <m:acc>
                <m:accPr>
                  <m:chr m:val="̃"/>
                </m:accPr>
                <m:e>
                  <m:r>
                    <m:t>y</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acc>
                <m:accPr>
                  <m:chr m:val="̃"/>
                </m:accPr>
                <m:e>
                  <m:r>
                    <m:t>z</m:t>
                  </m:r>
                </m:e>
              </m:acc>
              <m:sSub>
                <m:e>
                  <m:r>
                    <m:rPr>
                      <m:sty m:val="p"/>
                    </m:rPr>
                    <m:t>)</m:t>
                  </m:r>
                </m:e>
                <m:sub>
                  <m:r>
                    <m:t>i</m:t>
                  </m:r>
                </m:sub>
              </m:sSub>
              <m:r>
                <m:t> </m:t>
              </m:r>
              <m:sSub>
                <m:e>
                  <m:r>
                    <m:t>x</m:t>
                  </m:r>
                </m:e>
                <m:sub>
                  <m:r>
                    <m:t>i</m:t>
                  </m:r>
                </m:sub>
              </m:sSub>
              <m:r>
                <m:t>&amp;</m:t>
              </m:r>
              <m:r>
                <m:t>&amp;</m:t>
              </m:r>
              <m:r>
                <m:rPr>
                  <m:nor/>
                  <m:sty m:val="p"/>
                </m:rPr>
                <m:t>(</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m</m:t>
                  </m:r>
                </m:sup>
                <m:e>
                  <m:r>
                    <m:t>​</m:t>
                  </m:r>
                </m:e>
              </m:nary>
              <m:d>
                <m:dPr>
                  <m:begChr m:val="("/>
                  <m:sepChr m:val=""/>
                  <m:endChr m:val=")"/>
                  <m:grow/>
                </m:dPr>
                <m:e>
                  <m:nary>
                    <m:naryPr>
                      <m:chr m:val="∑"/>
                      <m:limLoc m:val="undOvr"/>
                      <m:subHide m:val="off"/>
                      <m:supHide m:val="off"/>
                    </m:naryPr>
                    <m:sub>
                      <m:r>
                        <m:t>j</m:t>
                      </m:r>
                      <m:r>
                        <m:rPr>
                          <m:sty m:val="p"/>
                        </m:rPr>
                        <m:t>=</m:t>
                      </m:r>
                      <m:r>
                        <m:t>1</m:t>
                      </m:r>
                    </m:sub>
                    <m:sup>
                      <m:r>
                        <m:t>n</m:t>
                      </m:r>
                    </m:sup>
                    <m:e>
                      <m:sSub>
                        <m:e>
                          <m:r>
                            <m:t>a</m:t>
                          </m:r>
                        </m:e>
                        <m:sub>
                          <m:r>
                            <m:t>i</m:t>
                          </m:r>
                          <m:r>
                            <m:t>j</m:t>
                          </m:r>
                        </m:sub>
                      </m:sSub>
                    </m:e>
                  </m:nary>
                  <m:sSub>
                    <m:e>
                      <m:r>
                        <m:t>z</m:t>
                      </m:r>
                    </m:e>
                    <m:sub>
                      <m:r>
                        <m:t>j</m:t>
                      </m:r>
                    </m:sub>
                  </m:sSub>
                </m:e>
              </m:d>
              <m:r>
                <m:t>​</m:t>
              </m:r>
              <m:r>
                <m:t> </m:t>
              </m:r>
              <m:sSub>
                <m:e>
                  <m:r>
                    <m:t>x</m:t>
                  </m:r>
                </m:e>
                <m:sub>
                  <m:r>
                    <m:t>i</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j</m:t>
                      </m:r>
                      <m:r>
                        <m:rPr>
                          <m:sty m:val="p"/>
                        </m:rPr>
                        <m:t>=</m:t>
                      </m:r>
                      <m:r>
                        <m:t>1</m:t>
                      </m:r>
                    </m:sub>
                    <m:sup>
                      <m:r>
                        <m:t>n</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(commute, then factor </m:t>
              </m:r>
              <m:sSub>
                <m:e>
                  <m:r>
                    <m:t>z</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t> </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8</m:t>
              </m:r>
              <m:r>
                <m:rPr>
                  <m:nor/>
                  <m:sty m:val="p"/>
                </m:rPr>
                <m:t>)</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rPr>
                  <m:sty m:val="p"/>
                </m:rPr>
                <m:t>⋅</m:t>
              </m:r>
              <m:r>
                <m:t>0</m:t>
              </m:r>
              <m:r>
                <m:t>&amp;</m:t>
              </m:r>
              <m:r>
                <m:t>&amp;</m:t>
              </m:r>
              <m:r>
                <m:rPr>
                  <m:nor/>
                  <m:sty m:val="p"/>
                </m:rPr>
                <m:t>(each </m:t>
              </m:r>
              <m:sSub>
                <m:e>
                  <m:acc>
                    <m:accPr>
                      <m:chr m:val="̃"/>
                    </m:accPr>
                    <m:e>
                      <m:r>
                        <m:t>a</m:t>
                      </m:r>
                    </m:e>
                  </m:acc>
                </m:e>
                <m:sub>
                  <m:r>
                    <m:t>j</m:t>
                  </m:r>
                </m:sub>
              </m:sSub>
              <m:r>
                <m:rPr>
                  <m:sty m:val="p"/>
                </m:rPr>
                <m:t>⋅</m:t>
              </m:r>
              <m:acc>
                <m:accPr>
                  <m:chr m:val="̃"/>
                </m:accPr>
                <m:e>
                  <m:r>
                    <m:t>x</m:t>
                  </m:r>
                </m:e>
              </m:acc>
              <m:r>
                <m:rPr>
                  <m:sty m:val="p"/>
                </m:rPr>
                <m:t>=</m:t>
              </m:r>
              <m:r>
                <m:t>0</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oMath>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31" w:name="exm-complement-null-space"/>
    <w:p>
      <w:pPr>
        <w:pStyle w:val="BodyText"/>
      </w:pPr>
      <w:r>
        <w:rPr>
          <w:b/>
          <w:bCs/>
        </w:rPr>
        <w:t xml:space="preserve">Example 92 (The complement of the column space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58</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52</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50</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8</m:t>
              </m:r>
              <m:r>
                <m:rPr>
                  <m:nor/>
                  <m:sty m:val="p"/>
                </m:rPr>
                <m:t>)</m:t>
              </m:r>
            </m:e>
            <m:e>
              <m:r>
                <m:t>&amp;</m:t>
              </m:r>
              <m:r>
                <m:rPr>
                  <m:sty m:val="p"/>
                </m:rPr>
                <m:t>=</m:t>
              </m:r>
              <m:r>
                <m:t>0</m:t>
              </m:r>
              <m:r>
                <m:rPr>
                  <m:sty m:val="p"/>
                </m:rPr>
                <m:t>.</m:t>
              </m:r>
              <m:r>
                <m:t>&amp;</m:t>
              </m:r>
              <m:r>
                <m:t>&amp;</m:t>
              </m:r>
              <m:r>
                <m:rPr>
                  <m:nor/>
                  <m:sty m:val="p"/>
                </m:rPr>
                <m:t>(arithmetic)</m:t>
              </m:r>
            </m:e>
          </m:eqArr>
        </m:oMath>
      </m:oMathPara>
    </w:p>
    <w:bookmarkEnd w:id="331"/>
    <w:bookmarkStart w:id="332" w:name="thm-orthogonal-direct-sum"/>
    <w:p>
      <w:pPr>
        <w:pStyle w:val="FirstParagraph"/>
      </w:pPr>
      <w:r>
        <w:rPr>
          <w:b/>
          <w:bCs/>
        </w:rPr>
        <w:t xml:space="preserve">Theorem 53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4"/>
        </w:numPr>
      </w:pPr>
      <m:oMath>
        <m:r>
          <m:rPr>
            <m:scr m:val="script"/>
            <m:sty m:val="p"/>
          </m:rPr>
          <m:t>S</m:t>
        </m:r>
        <m:r>
          <m:rPr>
            <m:sty m:val="p"/>
          </m:rPr>
          <m:t>∩</m:t>
        </m:r>
        <m:sSup>
          <m:e>
            <m:r>
              <m:rPr>
                <m:scr m:val="script"/>
                <m:sty m:val="p"/>
              </m:rPr>
              <m:t>S</m:t>
            </m:r>
          </m:e>
          <m:sup>
            <m:r>
              <m:rPr>
                <m:sty m:val="p"/>
              </m:rPr>
              <m:t>⟂</m:t>
            </m:r>
          </m:sup>
        </m:sSup>
        <m:r>
          <m:rPr>
            <m:sty m:val="p"/>
          </m:rPr>
          <m:t>=</m:t>
        </m:r>
        <m:r>
          <m:t>​</m:t>
        </m:r>
        <m:d>
          <m:dPr>
            <m:begChr m:val="{"/>
            <m:sepChr m:val=""/>
            <m:endChr m:val="}"/>
            <m:grow/>
          </m:dPr>
          <m:e>
            <m:acc>
              <m:accPr>
                <m:chr m:val="̃"/>
              </m:accPr>
              <m:e>
                <m:r>
                  <m:t>0</m:t>
                </m:r>
              </m:e>
            </m:acc>
          </m:e>
        </m:d>
        <m:r>
          <m:t>​</m:t>
        </m:r>
      </m:oMath>
      <w:r>
        <w:t xml:space="preserve">;</w:t>
      </w:r>
    </w:p>
    <w:p>
      <w:pPr>
        <w:pStyle w:val="Compact"/>
        <w:numPr>
          <w:ilvl w:val="0"/>
          <w:numId w:val="1044"/>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4"/>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65</w:t>
        </w:r>
      </w:hyperlink>
      <w:r>
        <w:t xml:space="preserve">).</w:t>
      </w:r>
    </w:p>
    <w:p>
      <w:pPr>
        <w:pStyle w:val="FirstParagraph"/>
      </w:pPr>
      <w:r>
        <w:t xml:space="preserve">So every</w:t>
      </w:r>
      <w:r>
        <w:t xml:space="preserve"> </w:t>
      </w:r>
      <m:oMath>
        <m:acc>
          <m:accPr>
            <m:chr m:val="̃"/>
          </m:accPr>
          <m:e>
            <m:r>
              <m:t>y</m:t>
            </m:r>
          </m:e>
        </m:acc>
        <m:r>
          <m:rPr>
            <m:sty m:val="p"/>
          </m:rPr>
          <m:t>∈</m:t>
        </m:r>
        <m:sSup>
          <m:e>
            <m:r>
              <m:rPr>
                <m:scr m:val="double-struck"/>
                <m:sty m:val="p"/>
              </m:rPr>
              <m:t>R</m:t>
            </m:r>
          </m:e>
          <m:sup>
            <m:r>
              <m:t>p</m:t>
            </m:r>
          </m:sup>
        </m:sSup>
      </m:oMath>
      <w:r>
        <w:t xml:space="preserve"> </w:t>
      </w:r>
      <w:r>
        <w:t xml:space="preserve">can be written as</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with</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 </w:t>
      </w:r>
      <w:r>
        <w:t xml:space="preserve">in only one way (</w:t>
      </w:r>
      <w:hyperlink w:anchor="thm-direct-sum-equiv">
        <w:r>
          <w:rPr>
            <w:rStyle w:val="Hyperlink"/>
          </w:rPr>
          <w:t xml:space="preserve">Theorem 49</w:t>
        </w:r>
      </w:hyperlink>
      <w:r>
        <w:t xml:space="preserve">).</w:t>
      </w:r>
    </w:p>
    <w:bookmarkEnd w:id="332"/>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so it has a dimension (</w:t>
      </w:r>
      <w:hyperlink w:anchor="def-dimension">
        <w:r>
          <w:rPr>
            <w:rStyle w:val="Hyperlink"/>
          </w:rPr>
          <w:t xml:space="preserve">Definition 51</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21</w:t>
        </w:r>
      </w:hyperlink>
      <w:r>
        <w:t xml:space="preserve">).</w:t>
      </w:r>
      <w:r>
        <w:t xml:space="preserve"> </w:t>
      </w:r>
      <w:r>
        <w:t xml:space="preserve">If</w:t>
      </w:r>
      <w:r>
        <w:t xml:space="preserve"> </w:t>
      </w:r>
      <m:oMath>
        <m:acc>
          <m:accPr>
            <m:chr m:val="̃"/>
          </m:accPr>
          <m:e>
            <m:r>
              <m:t>x</m:t>
            </m:r>
          </m:e>
        </m:acc>
      </m:oMath>
      <w:r>
        <w:t xml:space="preserve"> </w:t>
      </w:r>
      <w:r>
        <w:t xml:space="preserve">is in both,</w:t>
      </w:r>
      <w:r>
        <w:t xml:space="preserve"> </w:t>
      </w:r>
      <w:r>
        <w:t xml:space="preserve">then</w:t>
      </w:r>
      <w:r>
        <w:t xml:space="preserve"> </w:t>
      </w:r>
      <m:oMath>
        <m:acc>
          <m:accPr>
            <m:chr m:val="̃"/>
          </m:accPr>
          <m:e>
            <m:r>
              <m:t>x</m:t>
            </m:r>
          </m:e>
        </m:acc>
      </m:oMath>
      <w:r>
        <w:t xml:space="preserve"> </w:t>
      </w:r>
      <w:r>
        <w:t xml:space="preserve">is orthogonal to every vector of</w:t>
      </w:r>
      <w:r>
        <w:t xml:space="preserve"> </w:t>
      </w:r>
      <m:oMath>
        <m:r>
          <m:rPr>
            <m:scr m:val="script"/>
            <m:sty m:val="p"/>
          </m:rPr>
          <m:t>S</m:t>
        </m:r>
      </m:oMath>
      <w:r>
        <w:t xml:space="preserve">,</w:t>
      </w:r>
      <w:r>
        <w:t xml:space="preserve"> </w:t>
      </w:r>
      <m:oMath>
        <m:acc>
          <m:accPr>
            <m:chr m:val="̃"/>
          </m:accPr>
          <m:e>
            <m:r>
              <m:t>x</m:t>
            </m:r>
          </m:e>
        </m:acc>
      </m:oMath>
      <w:r>
        <w:t xml:space="preserve"> </w:t>
      </w:r>
      <w:r>
        <w:t xml:space="preserve">itself included,</w:t>
      </w:r>
      <w:r>
        <w:t xml:space="preserve"> </w:t>
      </w:r>
      <w:r>
        <w:t xml:space="preserve">so</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sSubSup>
                <m:e>
                  <m:r>
                    <m:t>x</m:t>
                  </m:r>
                </m:e>
                <m:sub>
                  <m:r>
                    <m:t>1</m:t>
                  </m:r>
                </m:sub>
                <m:sup>
                  <m:r>
                    <m:t>2</m:t>
                  </m:r>
                </m:sup>
              </m:sSubSup>
              <m:r>
                <m:rPr>
                  <m:sty m:val="p"/>
                </m:rPr>
                <m:t>+</m:t>
              </m:r>
              <m:r>
                <m:rPr>
                  <m:sty m:val="p"/>
                </m:rPr>
                <m:t>⋯</m:t>
              </m:r>
              <m:r>
                <m:rPr>
                  <m:sty m:val="p"/>
                </m:rPr>
                <m:t>+</m:t>
              </m:r>
              <m:sSubSup>
                <m:e>
                  <m:r>
                    <m:t>x</m:t>
                  </m:r>
                </m:e>
                <m:sub>
                  <m:r>
                    <m:t>p</m:t>
                  </m:r>
                </m:sub>
                <m:sup>
                  <m:r>
                    <m:t>2</m:t>
                  </m:r>
                </m:sup>
              </m:sSubSup>
            </m:e>
            <m:e>
              <m:r>
                <m:t>&amp;</m:t>
              </m:r>
              <m:r>
                <m:rPr>
                  <m:sty m:val="p"/>
                </m:rPr>
                <m:t>=</m:t>
              </m:r>
              <m:r>
                <m:t>0</m:t>
              </m:r>
              <m:r>
                <m:rPr>
                  <m:sty m:val="p"/>
                </m:rPr>
                <m:t>,</m:t>
              </m:r>
            </m:e>
          </m:eqArr>
        </m:oMath>
      </m:oMathPara>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51</w:t>
        </w:r>
      </w:hyperlink>
      <w:r>
        <w:t xml:space="preserve">),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m:oMath>
        <m:acc>
          <m:accPr>
            <m:chr m:val="̃"/>
          </m:accPr>
          <m:e>
            <m:r>
              <m:t>u</m:t>
            </m:r>
          </m:e>
        </m:acc>
      </m:oMath>
      <w:r>
        <w:t xml:space="preserve"> </w:t>
      </w:r>
      <w:r>
        <w:t xml:space="preserve">satisfies</w:t>
      </w:r>
      <w:r>
        <w:t xml:space="preserve"> </w:t>
      </w:r>
      <m:oMath>
        <m:acc>
          <m:accPr>
            <m:chr m:val="̃"/>
          </m:accPr>
          <m:e>
            <m:r>
              <m:t>0</m:t>
            </m:r>
          </m:e>
        </m:acc>
        <m:r>
          <m:rPr>
            <m:sty m:val="p"/>
          </m:rPr>
          <m:t>⋅</m:t>
        </m:r>
        <m:acc>
          <m:accPr>
            <m:chr m:val="̃"/>
          </m:accPr>
          <m:e>
            <m:r>
              <m:t>u</m:t>
            </m:r>
          </m:e>
        </m:acc>
        <m:r>
          <m:rPr>
            <m:sty m:val="p"/>
          </m:rPr>
          <m:t>=</m:t>
        </m:r>
        <m:r>
          <m:t>0</m:t>
        </m:r>
      </m:oMath>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50</w:t>
        </w:r>
      </w:hyperlink>
      <w:r>
        <w:t xml:space="preserve">).</w:t>
      </w:r>
      <w:r>
        <w:t xml:space="preserve"> </w:t>
      </w:r>
      <w:r>
        <w:t xml:space="preserve">If</w:t>
      </w:r>
      <w:r>
        <w:t xml:space="preserve"> </w:t>
      </w:r>
      <m:oMath>
        <m:r>
          <m:t>d</m:t>
        </m:r>
        <m:r>
          <m:rPr>
            <m:sty m:val="p"/>
          </m:rPr>
          <m:t>≥</m:t>
        </m:r>
        <m:r>
          <m:t>1</m:t>
        </m:r>
      </m:oMath>
      <w:r>
        <w:t xml:space="preserve">, choose a basis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29</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52</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58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39</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41</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38</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46</w:t>
        </w:r>
      </w:hyperlink>
      <w:r>
        <w:t xml:space="preserve">), and</w:t>
      </w:r>
    </w:p>
    <w:p>
      <w:pPr>
        <w:pStyle w:val="BodyText"/>
      </w:pPr>
      <m:oMathPara>
        <m:oMathParaPr>
          <m:jc m:val="center"/>
        </m:oMathParaPr>
        <m:oMath>
          <m:eqArr>
            <m:e>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rPr>
                  <m:sty m:val="p"/>
                </m:rPr>
                <m:t>=</m:t>
              </m:r>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47</m:t>
              </m:r>
              <m:r>
                <m:rPr>
                  <m:nor/>
                  <m:sty m:val="p"/>
                </m:rPr>
                <m:t>)</m:t>
              </m:r>
            </m:e>
            <m:e>
              <m:r>
                <m:t>&amp;</m:t>
              </m:r>
              <m:r>
                <m:rPr>
                  <m:sty m:val="p"/>
                </m:rPr>
                <m:t>=</m:t>
              </m:r>
              <m:r>
                <m:t>p</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(part 2)</m:t>
              </m:r>
            </m:e>
            <m:e>
              <m:r>
                <m:t>&amp;</m:t>
              </m:r>
              <m:r>
                <m:rPr>
                  <m:sty m:val="p"/>
                </m:rPr>
                <m:t>=</m:t>
              </m:r>
              <m:r>
                <m:t>p</m:t>
              </m:r>
              <m:r>
                <m:rPr>
                  <m:sty m:val="p"/>
                </m:rPr>
                <m:t>−</m:t>
              </m:r>
              <m:r>
                <m:t>0</m:t>
              </m:r>
              <m:r>
                <m:t>&amp;</m:t>
              </m:r>
              <m:r>
                <m:t>&amp;</m:t>
              </m:r>
              <m:r>
                <m:rPr>
                  <m:nor/>
                  <m:sty m:val="p"/>
                </m:rPr>
                <m:t>(part 1, and </m:t>
              </m:r>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r>
                <m:rPr>
                  <m:nor/>
                  <m:sty m:val="p"/>
                </m:rPr>
                <m:t> by </m:t>
              </m:r>
              <m:r>
                <m:rPr>
                  <m:nor/>
                  <m:sty m:val="p"/>
                </m:rPr>
                <m:t>Example 50</m:t>
              </m:r>
              <m:r>
                <m:rPr>
                  <m:nor/>
                  <m:sty m:val="p"/>
                </m:rPr>
                <m:t>)</m:t>
              </m:r>
            </m:e>
            <m:e>
              <m:r>
                <m:t>&amp;</m:t>
              </m:r>
              <m:r>
                <m:rPr>
                  <m:sty m:val="p"/>
                </m:rPr>
                <m:t>=</m:t>
              </m:r>
              <m:r>
                <m:t>p</m:t>
              </m:r>
              <m:r>
                <m:rPr>
                  <m:sty m:val="p"/>
                </m:rPr>
                <m:t>.</m:t>
              </m:r>
              <m:r>
                <m:t>&amp;</m:t>
              </m:r>
              <m:r>
                <m:t>&amp;</m:t>
              </m:r>
              <m:r>
                <m:rPr>
                  <m:nor/>
                  <m:sty m:val="p"/>
                </m:rPr>
                <m:t>(arithmetic)</m:t>
              </m:r>
            </m:e>
          </m:eqArr>
        </m:oMath>
      </m:oMathPara>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37</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50</w:t>
        </w:r>
      </w:hyperlink>
      <w:r>
        <w:t xml:space="preserve">),</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49</w:t>
        </w:r>
      </w:hyperlink>
      <w:r>
        <w:t xml:space="preserve"> </w:t>
      </w:r>
      <w:r>
        <w:t xml:space="preserve">(statement 1 implies statement 3).</w:t>
      </w:r>
    </w:p>
    <w:bookmarkStart w:id="333" w:name="exm-orthogonal-direct-sum"/>
    <w:p>
      <w:pPr>
        <w:pStyle w:val="BodyText"/>
      </w:pPr>
      <w:r>
        <w:rPr>
          <w:b/>
          <w:bCs/>
        </w:rPr>
        <w:t xml:space="preserve">Example 93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m:oMath>
        <m:r>
          <m:rPr>
            <m:sty m:val="p"/>
          </m:rPr>
          <m:t>(</m:t>
        </m:r>
        <m:r>
          <m:t>1</m:t>
        </m:r>
        <m:r>
          <m:rPr>
            <m:sty m:val="p"/>
          </m:rPr>
          <m:t>,</m:t>
        </m:r>
        <m:r>
          <m:t>1</m:t>
        </m:r>
        <m:r>
          <m:rPr>
            <m:sty m:val="p"/>
          </m:rPr>
          <m:t>,</m:t>
        </m:r>
        <m:r>
          <m:t>0</m:t>
        </m:r>
        <m:r>
          <m:rPr>
            <m:sty m:val="p"/>
          </m:rPr>
          <m:t>)</m:t>
        </m:r>
        <m:r>
          <m:rPr>
            <m:sty m:val="p"/>
          </m:rPr>
          <m:t>⋅</m:t>
        </m:r>
        <m:acc>
          <m:accPr>
            <m:chr m:val="̃"/>
          </m:accPr>
          <m:e>
            <m:r>
              <m:t>u</m:t>
            </m:r>
          </m:e>
        </m:acc>
        <m:r>
          <m:rPr>
            <m:sty m:val="p"/>
          </m:rPr>
          <m:t>=</m:t>
        </m:r>
        <m:r>
          <m:t>0</m:t>
        </m:r>
      </m:oMath>
      <w:r>
        <w:t xml:space="preserve">,</w:t>
      </w:r>
      <w:r>
        <w:t xml:space="preserve"> </w:t>
      </w:r>
      <w:r>
        <w:t xml:space="preserve">and then</w:t>
      </w:r>
    </w:p>
    <w:p>
      <w:pPr>
        <w:pStyle w:val="BodyText"/>
      </w:pPr>
      <m:oMathPara>
        <m:oMathParaPr>
          <m:jc m:val="center"/>
        </m:oMathParaPr>
        <m:oMath>
          <m:eqArr>
            <m:e>
              <m:r>
                <m:t>c</m:t>
              </m:r>
              <m:r>
                <m:t> </m:t>
              </m:r>
              <m:r>
                <m:rPr>
                  <m:sty m:val="p"/>
                </m:rPr>
                <m:t>(</m:t>
              </m:r>
              <m:r>
                <m:t>1</m:t>
              </m:r>
              <m:r>
                <m:rPr>
                  <m:sty m:val="p"/>
                </m:rPr>
                <m:t>,</m:t>
              </m:r>
              <m:r>
                <m:t>1</m:t>
              </m:r>
              <m:r>
                <m:rPr>
                  <m:sty m:val="p"/>
                </m:rPr>
                <m:t>,</m:t>
              </m:r>
              <m:r>
                <m:t>0</m:t>
              </m:r>
              <m:r>
                <m:rPr>
                  <m:sty m:val="p"/>
                </m:rPr>
                <m:t>)</m:t>
              </m:r>
              <m:r>
                <m:rPr>
                  <m:sty m:val="p"/>
                </m:rPr>
                <m:t>⋅</m:t>
              </m:r>
              <m:acc>
                <m:accPr>
                  <m:chr m:val="̃"/>
                </m:accPr>
                <m:e>
                  <m:r>
                    <m:t>u</m:t>
                  </m:r>
                </m:e>
              </m:acc>
              <m:r>
                <m:t>&amp;</m:t>
              </m:r>
              <m:r>
                <m:rPr>
                  <m:sty m:val="p"/>
                </m:rPr>
                <m:t>=</m:t>
              </m:r>
              <m:r>
                <m:t>c</m:t>
              </m:r>
              <m:r>
                <m:t> </m:t>
              </m:r>
              <m:r>
                <m:rPr>
                  <m:sty m:val="p"/>
                </m:rPr>
                <m:t>(</m:t>
              </m:r>
              <m:sSub>
                <m:e>
                  <m:r>
                    <m:t>u</m:t>
                  </m:r>
                </m:e>
                <m:sub>
                  <m:r>
                    <m:t>1</m:t>
                  </m:r>
                </m:sub>
              </m:sSub>
              <m:r>
                <m:rPr>
                  <m:sty m:val="p"/>
                </m:rPr>
                <m:t>+</m:t>
              </m:r>
              <m:sSub>
                <m:e>
                  <m:r>
                    <m:t>u</m:t>
                  </m:r>
                </m:e>
                <m:sub>
                  <m:r>
                    <m:t>2</m:t>
                  </m:r>
                </m:sub>
              </m:sSub>
              <m:r>
                <m:rPr>
                  <m:sty m:val="p"/>
                </m:rPr>
                <m:t>)</m:t>
              </m:r>
            </m:e>
            <m:e>
              <m:r>
                <m:t>&amp;</m:t>
              </m:r>
              <m:r>
                <m:rPr>
                  <m:sty m:val="p"/>
                </m:rPr>
                <m:t>=</m:t>
              </m:r>
              <m:r>
                <m:t>0</m:t>
              </m:r>
            </m:e>
          </m:eqArr>
        </m:oMath>
      </m:oMathPara>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w:t>
      </w:r>
      <w:r>
        <w:t xml:space="preserve"> </w:t>
      </w:r>
      <w:r>
        <w:t xml:space="preserve">look for</w:t>
      </w:r>
      <w:r>
        <w:t xml:space="preserve"> </w:t>
      </w:r>
      <m:oMath>
        <m:acc>
          <m:accPr>
            <m:chr m:val="̃"/>
          </m:accPr>
          <m:e>
            <m:r>
              <m:t>u</m:t>
            </m:r>
          </m:e>
        </m:acc>
        <m:r>
          <m:rPr>
            <m:sty m:val="p"/>
          </m:rPr>
          <m:t>=</m:t>
        </m:r>
        <m:r>
          <m:t>t</m:t>
        </m:r>
        <m:r>
          <m:t> </m:t>
        </m:r>
        <m:r>
          <m:rPr>
            <m:sty m:val="p"/>
          </m:rPr>
          <m:t>(</m:t>
        </m:r>
        <m:r>
          <m:t>1</m:t>
        </m:r>
        <m:r>
          <m:rPr>
            <m:sty m:val="p"/>
          </m:rPr>
          <m:t>,</m:t>
        </m:r>
        <m:r>
          <m:t>1</m:t>
        </m:r>
        <m:r>
          <m:rPr>
            <m:sty m:val="p"/>
          </m:rPr>
          <m:t>,</m:t>
        </m:r>
        <m:r>
          <m:t>0</m:t>
        </m:r>
        <m:r>
          <m:rPr>
            <m:sty m:val="p"/>
          </m:rPr>
          <m:t>)</m:t>
        </m:r>
      </m:oMath>
      <w:r>
        <w:t xml:space="preserve"> </w:t>
      </w:r>
      <w:r>
        <w:t xml:space="preserve">with</w:t>
      </w:r>
    </w:p>
    <w:p>
      <w:pPr>
        <w:pStyle w:val="BodyText"/>
      </w:pPr>
      <m:oMathPara>
        <m:oMathParaPr>
          <m:jc m:val="center"/>
        </m:oMathParaPr>
        <m:oMath>
          <m:eqArr>
            <m:e>
              <m:acc>
                <m:accPr>
                  <m:chr m:val="̃"/>
                </m:accPr>
                <m:e>
                  <m:r>
                    <m:t>v</m:t>
                  </m:r>
                </m:e>
              </m:acc>
              <m:r>
                <m:t>&amp;</m:t>
              </m:r>
              <m:r>
                <m:rPr>
                  <m:sty m:val="p"/>
                </m:rPr>
                <m:t>=</m:t>
              </m:r>
              <m:acc>
                <m:accPr>
                  <m:chr m:val="̃"/>
                </m:accPr>
                <m:e>
                  <m:r>
                    <m:t>y</m:t>
                  </m:r>
                </m:e>
              </m:acc>
              <m:r>
                <m:rPr>
                  <m:sty m:val="p"/>
                </m:rPr>
                <m:t>−</m:t>
              </m:r>
              <m:acc>
                <m:accPr>
                  <m:chr m:val="̃"/>
                </m:accPr>
                <m:e>
                  <m:r>
                    <m:t>u</m:t>
                  </m:r>
                </m:e>
              </m:acc>
            </m:e>
            <m:e>
              <m:r>
                <m:t>&amp;</m:t>
              </m:r>
              <m:r>
                <m:rPr>
                  <m:sty m:val="p"/>
                </m:rPr>
                <m:t>=</m:t>
              </m:r>
              <m:r>
                <m:rPr>
                  <m:sty m:val="p"/>
                </m:rPr>
                <m:t>(</m:t>
              </m:r>
              <m:r>
                <m:t>3</m:t>
              </m:r>
              <m:r>
                <m:rPr>
                  <m:sty m:val="p"/>
                </m:rPr>
                <m:t>−</m:t>
              </m:r>
              <m:r>
                <m:t>t</m:t>
              </m:r>
              <m:r>
                <m:rPr>
                  <m:sty m:val="p"/>
                </m:rPr>
                <m:t>,</m:t>
              </m:r>
              <m:r>
                <m:t>1</m:t>
              </m:r>
              <m:r>
                <m:rPr>
                  <m:sty m:val="p"/>
                </m:rPr>
                <m:t>−</m:t>
              </m:r>
              <m:r>
                <m:t>t</m:t>
              </m:r>
              <m:r>
                <m:rPr>
                  <m:sty m:val="p"/>
                </m:rPr>
                <m:t>,</m:t>
              </m:r>
              <m:r>
                <m:t>2</m:t>
              </m:r>
              <m:r>
                <m:rPr>
                  <m:sty m:val="p"/>
                </m:rPr>
                <m:t>)</m:t>
              </m:r>
            </m:e>
          </m:eqArr>
        </m:oMath>
      </m:oMathPara>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and</w:t>
      </w:r>
      <w:r>
        <w:t xml:space="preserve"> </w:t>
      </w:r>
      <m:oMath>
        <m:acc>
          <m:accPr>
            <m:chr m:val="̃"/>
          </m:accPr>
          <m:e>
            <m:r>
              <m:t>v</m:t>
            </m:r>
          </m:e>
        </m:acc>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acc>
          <m:accPr>
            <m:chr m:val="̃"/>
          </m:accPr>
          <m:e>
            <m:r>
              <m:t>u</m:t>
            </m:r>
          </m:e>
        </m:acc>
        <m:r>
          <m:rPr>
            <m:sty m:val="p"/>
          </m:rPr>
          <m:t>+</m:t>
        </m:r>
        <m:acc>
          <m:accPr>
            <m:chr m:val="̃"/>
          </m:accPr>
          <m:e>
            <m:r>
              <m:t>v</m:t>
            </m:r>
          </m:e>
        </m:acc>
        <m:r>
          <m:rPr>
            <m:sty m:val="p"/>
          </m:rPr>
          <m:t>=</m:t>
        </m:r>
        <m:r>
          <m:rPr>
            <m:sty m:val="p"/>
          </m:rPr>
          <m:t>(</m:t>
        </m:r>
        <m:r>
          <m:t>3</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33"/>
    <w:bookmarkStart w:id="334" w:name="thm-double-complement"/>
    <w:p>
      <w:pPr>
        <w:pStyle w:val="FirstParagraph"/>
      </w:pPr>
      <w:r>
        <w:rPr>
          <w:b/>
          <w:bCs/>
        </w:rPr>
        <w:t xml:space="preserve">Theorem 54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34"/>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m:oMath>
        <m:acc>
          <m:accPr>
            <m:chr m:val="̃"/>
          </m:accPr>
          <m:e>
            <m:r>
              <m:t>s</m:t>
            </m:r>
          </m:e>
        </m:acc>
        <m:r>
          <m:rPr>
            <m:sty m:val="p"/>
          </m:rPr>
          <m:t>∈</m:t>
        </m:r>
        <m:r>
          <m:rPr>
            <m:scr m:val="script"/>
            <m:sty m:val="p"/>
          </m:rPr>
          <m:t>S</m:t>
        </m:r>
      </m:oMath>
      <w:r>
        <w:t xml:space="preserve"> </w:t>
      </w:r>
      <w:r>
        <w:t xml:space="preserve">and any</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By</w:t>
      </w:r>
      <w:r>
        <w:t xml:space="preserve"> </w:t>
      </w:r>
      <w:hyperlink w:anchor="def-orthogonal-complement">
        <w:r>
          <w:rPr>
            <w:rStyle w:val="Hyperlink"/>
          </w:rPr>
          <w:t xml:space="preserve">Definition 67</w:t>
        </w:r>
      </w:hyperlink>
      <w:r>
        <w:t xml:space="preserve">,</w:t>
      </w:r>
      <w:r>
        <w:t xml:space="preserve"> </w:t>
      </w:r>
      <m:oMath>
        <m:acc>
          <m:accPr>
            <m:chr m:val="̃"/>
          </m:accPr>
          <m:e>
            <m:r>
              <m:t>s</m:t>
            </m:r>
          </m:e>
        </m:acc>
        <m:r>
          <m:rPr>
            <m:sty m:val="p"/>
          </m:rPr>
          <m:t>⋅</m:t>
        </m:r>
        <m:acc>
          <m:accPr>
            <m:chr m:val="̃"/>
          </m:accPr>
          <m:e>
            <m:r>
              <m:t>v</m:t>
            </m:r>
          </m:e>
        </m:acc>
        <m:r>
          <m:rPr>
            <m:sty m:val="p"/>
          </m:rPr>
          <m:t>=</m:t>
        </m:r>
        <m:r>
          <m:t>0</m:t>
        </m:r>
      </m:oMath>
      <w:r>
        <w:t xml:space="preserve">,</w:t>
      </w:r>
      <w:r>
        <w:t xml:space="preserve"> </w:t>
      </w:r>
      <w:r>
        <w:t xml:space="preserve">so</w:t>
      </w:r>
      <w:r>
        <w:t xml:space="preserve"> </w:t>
      </w:r>
      <m:oMath>
        <m:acc>
          <m:accPr>
            <m:chr m:val="̃"/>
          </m:accPr>
          <m:e>
            <m:r>
              <m:t>v</m:t>
            </m:r>
          </m:e>
        </m:acc>
        <m:r>
          <m:rPr>
            <m:sty m:val="p"/>
          </m:rPr>
          <m:t>⋅</m:t>
        </m:r>
        <m:acc>
          <m:accPr>
            <m:chr m:val="̃"/>
          </m:accPr>
          <m:e>
            <m:r>
              <m:t>s</m:t>
            </m:r>
          </m:e>
        </m:acc>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acc>
          <m:accPr>
            <m:chr m:val="̃"/>
          </m:accPr>
          <m:e>
            <m:r>
              <m:t>s</m:t>
            </m:r>
          </m:e>
        </m:acc>
      </m:oMath>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m:oMath>
        <m:acc>
          <m:accPr>
            <m:chr m:val="̃"/>
          </m:accPr>
          <m:e>
            <m:r>
              <m:t>s</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so part 2 of</w:t>
      </w:r>
      <w:r>
        <w:t xml:space="preserve"> </w:t>
      </w:r>
      <w:hyperlink w:anchor="thm-orthogonal-direct-sum">
        <w:r>
          <w:rPr>
            <w:rStyle w:val="Hyperlink"/>
          </w:rPr>
          <w:t xml:space="preserve">Theorem 53</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53</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53</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31</w:t>
        </w:r>
      </w:hyperlink>
      <w:r>
        <w:t xml:space="preserve">).</w:t>
      </w:r>
    </w:p>
    <w:bookmarkStart w:id="335" w:name="exm-double-complement"/>
    <w:p>
      <w:pPr>
        <w:pStyle w:val="BodyText"/>
      </w:pPr>
      <w:r>
        <w:rPr>
          <w:b/>
          <w:bCs/>
        </w:rPr>
        <w:t xml:space="preserve">Example 94 (Back to the line)</w:t>
      </w:r>
      <w:r>
        <w:t xml:space="preserve"> </w:t>
      </w:r>
      <w:r>
        <w:t xml:space="preserve">In</w:t>
      </w:r>
      <w:r>
        <w:t xml:space="preserve"> </w:t>
      </w:r>
      <w:hyperlink w:anchor="exm-orthogonal-direct-sum">
        <w:r>
          <w:rPr>
            <w:rStyle w:val="Hyperlink"/>
          </w:rPr>
          <w:t xml:space="preserve">Example 93</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w:t>
      </w:r>
      <w:r>
        <w:t xml:space="preserve"> </w:t>
      </w:r>
      <w:r>
        <w:t xml:space="preserve">Since</w:t>
      </w:r>
      <w:r>
        <w:t xml:space="preserve"> </w:t>
      </w:r>
      <m:oMath>
        <m:sSup>
          <m:e>
            <m:r>
              <m:rPr>
                <m:sty m:val="bi"/>
              </m:rPr>
              <m:t>B</m:t>
            </m:r>
          </m:e>
          <m:sup>
            <m:r>
              <m:rPr>
                <m:sty m:val="p"/>
              </m:rPr>
              <m:t>⊤</m:t>
            </m:r>
          </m:sup>
        </m:sSup>
        <m:acc>
          <m:accPr>
            <m:chr m:val="̃"/>
          </m:accPr>
          <m:e>
            <m:r>
              <m:t>w</m:t>
            </m:r>
          </m:e>
        </m:acc>
        <m:r>
          <m:rPr>
            <m:sty m:val="p"/>
          </m:rPr>
          <m:t>=</m:t>
        </m:r>
        <m:r>
          <m:rPr>
            <m:sty m:val="p"/>
          </m:rPr>
          <m:t>(</m:t>
        </m:r>
        <m:sSub>
          <m:e>
            <m:r>
              <m:t>w</m:t>
            </m:r>
          </m:e>
          <m:sub>
            <m:r>
              <m:t>1</m:t>
            </m:r>
          </m:sub>
        </m:sSub>
        <m:r>
          <m:rPr>
            <m:sty m:val="p"/>
          </m:rPr>
          <m:t>−</m:t>
        </m:r>
        <m:sSub>
          <m:e>
            <m:r>
              <m:t>w</m:t>
            </m:r>
          </m:e>
          <m:sub>
            <m:r>
              <m:t>2</m:t>
            </m:r>
          </m:sub>
        </m:sSub>
        <m:r>
          <m:rPr>
            <m:sty m:val="p"/>
          </m:rPr>
          <m:t>,</m:t>
        </m:r>
        <m:r>
          <m:t> </m:t>
        </m:r>
        <m:sSub>
          <m:e>
            <m:r>
              <m:t>w</m:t>
            </m:r>
          </m:e>
          <m:sub>
            <m:r>
              <m:t>3</m:t>
            </m:r>
          </m:sub>
        </m:sSub>
        <m:r>
          <m:rPr>
            <m:sty m:val="p"/>
          </m:rPr>
          <m:t>)</m:t>
        </m:r>
      </m:oMath>
      <w:r>
        <w:t xml:space="preserve"> </w:t>
      </w:r>
      <w:r>
        <w:t xml:space="preserve">(</w:t>
      </w:r>
      <w:hyperlink w:anchor="def-matvec-mult">
        <w:r>
          <w:rPr>
            <w:rStyle w:val="Hyperlink"/>
          </w:rPr>
          <w:t xml:space="preserve">Definition 32</w:t>
        </w:r>
      </w:hyperlink>
      <w:r>
        <w:t xml:space="preserve">),</w:t>
      </w:r>
      <w:r>
        <w:t xml:space="preserve"> </w:t>
      </w:r>
      <m:oMath>
        <m:acc>
          <m:accPr>
            <m:chr m:val="̃"/>
          </m:accPr>
          <m:e>
            <m:r>
              <m:t>w</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35"/>
    <w:bookmarkStart w:id="336" w:name="exm-double-complement-fails"/>
    <w:p>
      <w:pPr>
        <w:pStyle w:val="FirstParagraph"/>
      </w:pPr>
      <w:r>
        <w:rPr>
          <w:b/>
          <w:bCs/>
        </w:rPr>
        <w:t xml:space="preserve">Example 95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94</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54</w:t>
        </w:r>
      </w:hyperlink>
      <w:r>
        <w:t xml:space="preserve"> </w:t>
      </w:r>
      <w:r>
        <w:t xml:space="preserve">needs</w:t>
      </w:r>
      <w:r>
        <w:t xml:space="preserve"> </w:t>
      </w:r>
      <m:oMath>
        <m:r>
          <m:rPr>
            <m:scr m:val="script"/>
            <m:sty m:val="p"/>
          </m:rPr>
          <m:t>S</m:t>
        </m:r>
      </m:oMath>
      <w:r>
        <w:t xml:space="preserve"> </w:t>
      </w:r>
      <w:r>
        <w:t xml:space="preserve">to be a subspace.</w:t>
      </w:r>
    </w:p>
    <w:bookmarkEnd w:id="336"/>
    <w:bookmarkEnd w:id="337"/>
    <w:bookmarkStart w:id="340" w:name="sec-fundamental-theorem"/>
    <w:p>
      <w:pPr>
        <w:pStyle w:val="Heading2"/>
      </w:pPr>
      <w:r>
        <w:t xml:space="preserve">9 The fundamental theorem of linear algebra</w:t>
      </w:r>
    </w:p>
    <w:bookmarkStart w:id="338" w:name="thm-fundamental-subspaces"/>
    <w:p>
      <w:pPr>
        <w:pStyle w:val="FirstParagraph"/>
      </w:pPr>
      <w:r>
        <w:rPr>
          <w:b/>
          <w:bCs/>
        </w:rPr>
        <w:t xml:space="preserve">Theorem 55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 Then</w:t>
      </w:r>
    </w:p>
    <w:p>
      <w:pPr>
        <w:numPr>
          <w:ilvl w:val="0"/>
          <w:numId w:val="1045"/>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5"/>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5"/>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38"/>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52</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53</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54</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38</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38</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41</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58</w:t>
        </w:r>
      </w:hyperlink>
      <w:r>
        <w:t xml:space="preserve">,</w:t>
      </w:r>
      <w:r>
        <w:t xml:space="preserve"> </w:t>
      </w:r>
      <w:hyperlink w:anchor="thm-rank-nullity">
        <w:r>
          <w:rPr>
            <w:rStyle w:val="Hyperlink"/>
          </w:rPr>
          <w:t xml:space="preserve">Theorem 39</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39" w:name="exm-fundamental-subspaces"/>
    <w:p>
      <w:pPr>
        <w:pStyle w:val="BodyText"/>
      </w:pPr>
      <w:r>
        <w:rPr>
          <w:b/>
          <w:bCs/>
        </w:rPr>
        <w:t xml:space="preserve">Example 96 (The four subspaces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66</w:t>
        </w:r>
      </w:hyperlink>
      <w:r>
        <w:t xml:space="preserve">).</w:t>
      </w:r>
    </w:p>
    <w:p>
      <w:pPr>
        <w:numPr>
          <w:ilvl w:val="0"/>
          <w:numId w:val="1046"/>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7"/>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67</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6"/>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92</w:t>
        </w:r>
      </w:hyperlink>
      <w:r>
        <w:t xml:space="preserve">).</w:t>
      </w:r>
    </w:p>
    <w:p>
      <w:pPr>
        <w:pStyle w:val="FirstParagraph"/>
      </w:pPr>
      <w:r>
        <w:t xml:space="preserve">By part 3,</w:t>
      </w:r>
      <w:r>
        <w:t xml:space="preserve"> </w:t>
      </w:r>
      <m:oMath>
        <m:acc>
          <m:accPr>
            <m:chr m:val="̃"/>
          </m:accPr>
          <m:e>
            <m:r>
              <m:t>y</m:t>
            </m:r>
          </m:e>
        </m:acc>
        <m:r>
          <m:rPr>
            <m:sty m:val="p"/>
          </m:rPr>
          <m:t>=</m:t>
        </m:r>
        <m:r>
          <m:rPr>
            <m:sty m:val="p"/>
          </m:rPr>
          <m:t>(</m:t>
        </m:r>
        <m:r>
          <m:t>1</m:t>
        </m:r>
        <m:r>
          <m:rPr>
            <m:sty m:val="p"/>
          </m:rPr>
          <m:t>,</m:t>
        </m:r>
        <m:r>
          <m:t>0</m:t>
        </m:r>
        <m:r>
          <m:rPr>
            <m:sty m:val="p"/>
          </m:rPr>
          <m:t>,</m:t>
        </m:r>
        <m:r>
          <m:t>0</m:t>
        </m:r>
        <m:r>
          <m:rPr>
            <m:sty m:val="p"/>
          </m:rPr>
          <m:t>)</m:t>
        </m:r>
      </m:oMath>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m:oMath>
        <m:acc>
          <m:accPr>
            <m:chr m:val="̃"/>
          </m:accPr>
          <m:e>
            <m:r>
              <m:t>y</m:t>
            </m:r>
          </m:e>
        </m:acc>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52</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50</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8</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m:oMath>
        <m:sSub>
          <m:e>
            <m:acc>
              <m:accPr>
                <m:chr m:val="̃"/>
              </m:accPr>
              <m:e>
                <m:r>
                  <m:t>0</m:t>
                </m:r>
              </m:e>
            </m:acc>
          </m:e>
          <m:sub>
            <m:r>
              <m:t>2</m:t>
            </m:r>
          </m:sub>
        </m:sSub>
      </m:oMath>
      <w:r>
        <w:t xml:space="preserve">.</w:t>
      </w:r>
    </w:p>
    <w:bookmarkEnd w:id="339"/>
    <w:bookmarkEnd w:id="340"/>
    <w:bookmarkStart w:id="352" w:name="sec-inner-products"/>
    <w:p>
      <w:pPr>
        <w:pStyle w:val="Heading2"/>
      </w:pPr>
      <w:r>
        <w:t xml:space="preserve">10 Inner products</w:t>
      </w:r>
    </w:p>
    <w:bookmarkStart w:id="341" w:name="def-inner-product"/>
    <w:p>
      <w:pPr>
        <w:pStyle w:val="FirstParagraph"/>
      </w:pPr>
      <w:r>
        <w:rPr>
          <w:b/>
          <w:bCs/>
        </w:rPr>
        <w:t xml:space="preserve">Definition 68 (Inner product)</w:t>
      </w:r>
      <w:r>
        <w:t xml:space="preserve"> </w:t>
      </w:r>
      <w:r>
        <w:t xml:space="preserve">An</w:t>
      </w:r>
      <w:r>
        <w:t xml:space="preserve"> </w:t>
      </w:r>
      <w:r>
        <w:rPr>
          <w:b/>
          <w:bCs/>
        </w:rPr>
        <w:t xml:space="preserve">inner product</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 real number</w:t>
      </w:r>
      <w:r>
        <w:t xml:space="preserve"> </w:t>
      </w:r>
      <m:oMath>
        <m:r>
          <m:t>​</m:t>
        </m:r>
        <m:d>
          <m:dPr>
            <m:begChr m:val="⟨"/>
            <m:sepChr m:val=""/>
            <m:endChr m:val="⟩"/>
            <m:grow/>
          </m:dPr>
          <m:e>
            <m:acc>
              <m:accPr>
                <m:chr m:val="̃"/>
              </m:accPr>
              <m:e>
                <m:r>
                  <m:t>x</m:t>
                </m:r>
              </m:e>
            </m:acc>
            <m:r>
              <m:rPr>
                <m:sty m:val="p"/>
              </m:rPr>
              <m:t>,</m:t>
            </m:r>
            <m:acc>
              <m:accPr>
                <m:chr m:val="̃"/>
              </m:accPr>
              <m:e>
                <m:r>
                  <m:t>y</m:t>
                </m:r>
              </m:e>
            </m:acc>
          </m:e>
        </m:d>
        <m:r>
          <m:t>​</m:t>
        </m:r>
      </m:oMath>
      <w:r>
        <w:t xml:space="preserve">,</w:t>
      </w:r>
      <w:r>
        <w:t xml:space="preserve"> </w:t>
      </w:r>
      <w:r>
        <w:t xml:space="preserve">and that has the following four properties</w:t>
      </w:r>
      <w:r>
        <w:t xml:space="preserve"> </w:t>
      </w:r>
      <w:r>
        <w:t xml:space="preserve">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all real numbers</w:t>
      </w:r>
      <w:r>
        <w:t xml:space="preserve"> </w:t>
      </w:r>
      <m:oMath>
        <m:r>
          <m:t>a</m:t>
        </m:r>
        <m:r>
          <m:rPr>
            <m:sty m:val="p"/>
          </m:rPr>
          <m:t>,</m:t>
        </m:r>
        <m:r>
          <m:t>b</m:t>
        </m:r>
      </m:oMath>
      <w:r>
        <w:t xml:space="preserve">:</w:t>
      </w:r>
    </w:p>
    <w:p>
      <w:pPr>
        <w:pStyle w:val="Compact"/>
        <w:numPr>
          <w:ilvl w:val="0"/>
          <w:numId w:val="1048"/>
        </w:numPr>
      </w:pPr>
      <w:r>
        <w:rPr>
          <w:b/>
          <w:bCs/>
        </w:rPr>
        <w:t xml:space="preserve">positivity</w:t>
      </w:r>
      <w:r>
        <w:t xml:space="preserve">:</w:t>
      </w:r>
      <w:r>
        <w:t xml:space="preserve"> </w:t>
      </w:r>
      <m:oMath>
        <m:r>
          <m:t>​</m:t>
        </m:r>
        <m:d>
          <m:dPr>
            <m:begChr m:val="⟨"/>
            <m:sepChr m:val=""/>
            <m:endChr m:val="⟩"/>
            <m:grow/>
          </m:dPr>
          <m:e>
            <m:acc>
              <m:accPr>
                <m:chr m:val="̃"/>
              </m:accPr>
              <m:e>
                <m:r>
                  <m:t>x</m:t>
                </m:r>
              </m:e>
            </m:acc>
            <m:r>
              <m:rPr>
                <m:sty m:val="p"/>
              </m:rPr>
              <m:t>,</m:t>
            </m:r>
            <m:acc>
              <m:accPr>
                <m:chr m:val="̃"/>
              </m:accPr>
              <m:e>
                <m:r>
                  <m:t>x</m:t>
                </m:r>
              </m:e>
            </m:acc>
          </m:e>
        </m:d>
        <m:r>
          <m:t>​</m:t>
        </m:r>
        <m:r>
          <m:rPr>
            <m:sty m:val="p"/>
          </m:rPr>
          <m:t>≥</m:t>
        </m:r>
        <m:r>
          <m:t>0</m:t>
        </m:r>
      </m:oMath>
      <w:r>
        <w:t xml:space="preserve">;</w:t>
      </w:r>
    </w:p>
    <w:p>
      <w:pPr>
        <w:pStyle w:val="Compact"/>
        <w:numPr>
          <w:ilvl w:val="0"/>
          <w:numId w:val="1048"/>
        </w:numPr>
      </w:pPr>
      <w:r>
        <w:rPr>
          <w:b/>
          <w:bCs/>
        </w:rPr>
        <w:t xml:space="preserve">definiteness</w:t>
      </w:r>
      <w:r>
        <w:t xml:space="preserve">:</w:t>
      </w:r>
      <w:r>
        <w:t xml:space="preserve"> </w:t>
      </w:r>
      <m:oMath>
        <m:r>
          <m:t>​</m:t>
        </m:r>
        <m:d>
          <m:dPr>
            <m:begChr m:val="⟨"/>
            <m:sepChr m:val=""/>
            <m:endChr m:val="⟩"/>
            <m:grow/>
          </m:dPr>
          <m:e>
            <m:acc>
              <m:accPr>
                <m:chr m:val="̃"/>
              </m:accPr>
              <m:e>
                <m:r>
                  <m:t>x</m:t>
                </m:r>
              </m:e>
            </m:acc>
            <m:r>
              <m:rPr>
                <m:sty m:val="p"/>
              </m:rPr>
              <m:t>,</m:t>
            </m:r>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8"/>
        </w:numPr>
      </w:pPr>
      <w:r>
        <w:rPr>
          <w:b/>
          <w:bCs/>
        </w:rPr>
        <w:t xml:space="preserve">linearity in the first slot</w:t>
      </w:r>
      <w:r>
        <w:t xml:space="preserve">:</w:t>
      </w:r>
      <w:r>
        <w:t xml:space="preserve"> </w:t>
      </w:r>
      <m:oMath>
        <m:r>
          <m:t>​</m:t>
        </m:r>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r>
          <m:t>​</m:t>
        </m:r>
        <m:r>
          <m:rPr>
            <m:sty m:val="p"/>
          </m:rPr>
          <m:t>=</m:t>
        </m:r>
        <m:r>
          <m:t>a</m:t>
        </m:r>
        <m:r>
          <m:t> </m:t>
        </m:r>
        <m:r>
          <m:t>​</m:t>
        </m:r>
        <m:d>
          <m:dPr>
            <m:begChr m:val="⟨"/>
            <m:sepChr m:val=""/>
            <m:endChr m:val="⟩"/>
            <m:grow/>
          </m:dPr>
          <m:e>
            <m:acc>
              <m:accPr>
                <m:chr m:val="̃"/>
              </m:accPr>
              <m:e>
                <m:r>
                  <m:t>x</m:t>
                </m:r>
              </m:e>
            </m:acc>
            <m:r>
              <m:rPr>
                <m:sty m:val="p"/>
              </m:rPr>
              <m:t>,</m:t>
            </m:r>
            <m:acc>
              <m:accPr>
                <m:chr m:val="̃"/>
              </m:accPr>
              <m:e>
                <m:r>
                  <m:t>z</m:t>
                </m:r>
              </m:e>
            </m:acc>
          </m:e>
        </m:d>
        <m:r>
          <m:t>​</m:t>
        </m:r>
        <m:r>
          <m:rPr>
            <m:sty m:val="p"/>
          </m:rPr>
          <m:t>+</m:t>
        </m:r>
        <m:r>
          <m:t>b</m:t>
        </m:r>
        <m:r>
          <m:t> </m:t>
        </m:r>
        <m:r>
          <m:t>​</m:t>
        </m:r>
        <m:d>
          <m:dPr>
            <m:begChr m:val="⟨"/>
            <m:sepChr m:val=""/>
            <m:endChr m:val="⟩"/>
            <m:grow/>
          </m:dPr>
          <m:e>
            <m:acc>
              <m:accPr>
                <m:chr m:val="̃"/>
              </m:accPr>
              <m:e>
                <m:r>
                  <m:t>y</m:t>
                </m:r>
              </m:e>
            </m:acc>
            <m:r>
              <m:rPr>
                <m:sty m:val="p"/>
              </m:rPr>
              <m:t>,</m:t>
            </m:r>
            <m:acc>
              <m:accPr>
                <m:chr m:val="̃"/>
              </m:accPr>
              <m:e>
                <m:r>
                  <m:t>z</m:t>
                </m:r>
              </m:e>
            </m:acc>
          </m:e>
        </m:d>
        <m:r>
          <m:t>​</m:t>
        </m:r>
      </m:oMath>
      <w:r>
        <w:t xml:space="preserve">;</w:t>
      </w:r>
    </w:p>
    <w:p>
      <w:pPr>
        <w:pStyle w:val="Compact"/>
        <w:numPr>
          <w:ilvl w:val="0"/>
          <w:numId w:val="1048"/>
        </w:numPr>
      </w:pPr>
      <w:r>
        <w:rPr>
          <w:b/>
          <w:bCs/>
        </w:rPr>
        <w:t xml:space="preserve">symmetry</w:t>
      </w:r>
      <w:r>
        <w:t xml:space="preserve">:</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y</m:t>
                </m:r>
              </m:e>
            </m:acc>
            <m:r>
              <m:rPr>
                <m:sty m:val="p"/>
              </m:rPr>
              <m:t>,</m:t>
            </m:r>
            <m:acc>
              <m:accPr>
                <m:chr m:val="̃"/>
              </m:accPr>
              <m:e>
                <m:r>
                  <m:t>x</m:t>
                </m:r>
              </m:e>
            </m:acc>
          </m:e>
        </m:d>
        <m:r>
          <m:t>​</m:t>
        </m:r>
      </m:oMath>
      <w:r>
        <w:t xml:space="preserve">.</w:t>
      </w:r>
    </w:p>
    <w:bookmarkEnd w:id="341"/>
    <w:bookmarkStart w:id="342" w:name="rem-inner-product-other-sources"/>
    <w:p>
      <w:pPr>
        <w:pStyle w:val="FirstParagraph"/>
      </w:pPr>
      <w:r>
        <w:rPr>
          <w:i/>
          <w:iCs/>
        </w:rPr>
        <w:t xml:space="preserve">Remark 21</w:t>
      </w:r>
      <w:r>
        <w:t xml:space="preserve"> (The definition in other sources). </w:t>
      </w:r>
      <w:r>
        <w:t xml:space="preserve">Axler (2024,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m:oMath>
        <m:r>
          <m:t>​</m:t>
        </m:r>
        <m:d>
          <m:dPr>
            <m:begChr m:val="⟨"/>
            <m:sepChr m:val=""/>
            <m:endChr m:val="⟩"/>
            <m:grow/>
          </m:dPr>
          <m:e>
            <m:acc>
              <m:accPr>
                <m:chr m:val="̃"/>
              </m:accPr>
              <m:e>
                <m:r>
                  <m:t>u</m:t>
                </m:r>
              </m:e>
            </m:acc>
            <m:r>
              <m:rPr>
                <m:sty m:val="p"/>
              </m:rPr>
              <m:t>,</m:t>
            </m:r>
            <m:acc>
              <m:accPr>
                <m:chr m:val="̃"/>
              </m:accPr>
              <m:e>
                <m:r>
                  <m:t>v</m:t>
                </m:r>
              </m:e>
            </m:acc>
          </m:e>
        </m:d>
        <m:r>
          <m:t>​</m:t>
        </m:r>
        <m:r>
          <m:rPr>
            <m:sty m:val="p"/>
          </m:rPr>
          <m:t>=</m:t>
        </m:r>
        <m:bar>
          <m:barPr>
            <m:pos m:val="top"/>
          </m:barPr>
          <m:e>
            <m:r>
              <m:t>​</m:t>
            </m:r>
            <m:d>
              <m:dPr>
                <m:begChr m:val="⟨"/>
                <m:sepChr m:val=""/>
                <m:endChr m:val="⟩"/>
                <m:grow/>
              </m:dPr>
              <m:e>
                <m:acc>
                  <m:accPr>
                    <m:chr m:val="̃"/>
                  </m:accPr>
                  <m:e>
                    <m:r>
                      <m:t>v</m:t>
                    </m:r>
                  </m:e>
                </m:acc>
                <m:r>
                  <m:rPr>
                    <m:sty m:val="p"/>
                  </m:rPr>
                  <m:t>,</m:t>
                </m:r>
                <m:acc>
                  <m:accPr>
                    <m:chr m:val="̃"/>
                  </m:accPr>
                  <m:e>
                    <m:r>
                      <m:t>u</m:t>
                    </m:r>
                  </m:e>
                </m:acc>
              </m:e>
            </m:d>
            <m:r>
              <m:t>​</m:t>
            </m:r>
          </m:e>
        </m:bar>
      </m:oMath>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42"/>
    <w:bookmarkStart w:id="343" w:name="exm-dot-product-inner-product"/>
    <w:p>
      <w:pPr>
        <w:pStyle w:val="BodyText"/>
      </w:pPr>
      <w:r>
        <w:rPr>
          <w:b/>
          <w:bCs/>
        </w:rPr>
        <w:t xml:space="preserve">Example 97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68</w:t>
        </w:r>
      </w:hyperlink>
      <w:r>
        <w:t xml:space="preserve"> </w:t>
      </w:r>
      <w:r>
        <w:t xml:space="preserve">holds:</w:t>
      </w:r>
    </w:p>
    <w:p>
      <w:pPr>
        <w:pStyle w:val="Compact"/>
        <w:numPr>
          <w:ilvl w:val="0"/>
          <w:numId w:val="1049"/>
        </w:numPr>
      </w:pPr>
      <w:r>
        <w:rPr>
          <w:b/>
          <w:bCs/>
        </w:rPr>
        <w:t xml:space="preserve">positivity</w:t>
      </w:r>
      <w:r>
        <w:t xml:space="preserve">:</w:t>
      </w:r>
      <w:r>
        <w:t xml:space="preserve"> </w:t>
      </w:r>
      <m:oMath>
        <m:acc>
          <m:accPr>
            <m:chr m:val="̃"/>
          </m:accPr>
          <m:e>
            <m:r>
              <m:t>x</m:t>
            </m:r>
          </m:e>
        </m:acc>
        <m:r>
          <m:rPr>
            <m:sty m:val="p"/>
          </m:rPr>
          <m:t>⋅</m:t>
        </m:r>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 </w:t>
      </w:r>
      <w:r>
        <w:t xml:space="preserve">is a sum of squares, so it is at least</w:t>
      </w:r>
      <w:r>
        <w:t xml:space="preserve"> </w:t>
      </w:r>
      <m:oMath>
        <m:r>
          <m:t>0</m:t>
        </m:r>
      </m:oMath>
      <w:r>
        <w:t xml:space="preserve">;</w:t>
      </w:r>
    </w:p>
    <w:p>
      <w:pPr>
        <w:pStyle w:val="Compact"/>
        <w:numPr>
          <w:ilvl w:val="0"/>
          <w:numId w:val="1049"/>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m:oMath>
        <m:acc>
          <m:accPr>
            <m:chr m:val="̃"/>
          </m:accPr>
          <m:e>
            <m:r>
              <m:t>x</m:t>
            </m:r>
          </m:e>
        </m:acc>
        <m:r>
          <m:rPr>
            <m:sty m:val="p"/>
          </m:rPr>
          <m:t>⋅</m:t>
        </m:r>
        <m:acc>
          <m:accPr>
            <m:chr m:val="̃"/>
          </m:accPr>
          <m:e>
            <m:r>
              <m:t>x</m:t>
            </m:r>
          </m:e>
        </m:acc>
        <m:r>
          <m:rPr>
            <m:sty m:val="p"/>
          </m:rPr>
          <m:t>=</m:t>
        </m:r>
        <m:r>
          <m:t>0</m:t>
        </m:r>
      </m:oMath>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9"/>
        </w:numPr>
      </w:pPr>
      <w:r>
        <w:rPr>
          <w:b/>
          <w:bCs/>
        </w:rPr>
        <w:t xml:space="preserve">linearity in the first slot</w:t>
      </w:r>
      <w:r>
        <w:t xml:space="preserve">: this property is the first-slot half of</w:t>
      </w:r>
      <w:r>
        <w:t xml:space="preserve"> </w:t>
      </w:r>
      <w:hyperlink w:anchor="thm-dot-linear">
        <w:r>
          <w:rPr>
            <w:rStyle w:val="Hyperlink"/>
          </w:rPr>
          <w:t xml:space="preserve">Theorem 50</w:t>
        </w:r>
      </w:hyperlink>
      <w:r>
        <w:t xml:space="preserve">;</w:t>
      </w:r>
    </w:p>
    <w:p>
      <w:pPr>
        <w:pStyle w:val="Compact"/>
        <w:numPr>
          <w:ilvl w:val="0"/>
          <w:numId w:val="1049"/>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m:oMath>
        <m:acc>
          <m:accPr>
            <m:chr m:val="̃"/>
          </m:accPr>
          <m:e>
            <m:r>
              <m:t>x</m:t>
            </m:r>
          </m:e>
        </m:acc>
        <m:r>
          <m:rPr>
            <m:sty m:val="p"/>
          </m:rPr>
          <m:t>=</m:t>
        </m:r>
        <m:r>
          <m:rPr>
            <m:sty m:val="p"/>
          </m:rPr>
          <m:t>(</m:t>
        </m:r>
        <m:r>
          <m:t>1</m:t>
        </m:r>
        <m:r>
          <m:rPr>
            <m:sty m:val="p"/>
          </m:rPr>
          <m:t>,</m:t>
        </m:r>
        <m:r>
          <m:rPr>
            <m:sty m:val="p"/>
          </m:rPr>
          <m:t>−</m:t>
        </m:r>
        <m:r>
          <m:t>2</m:t>
        </m:r>
        <m:r>
          <m:rPr>
            <m:sty m:val="p"/>
          </m:rPr>
          <m:t>,</m:t>
        </m:r>
        <m:r>
          <m:t>2</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r>
                <m:t>1</m:t>
              </m:r>
              <m:r>
                <m:rPr>
                  <m:sty m:val="p"/>
                </m:rPr>
                <m:t>⋅</m:t>
              </m:r>
              <m:r>
                <m:t>1</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t>2</m:t>
              </m:r>
              <m:r>
                <m:rPr>
                  <m:sty m:val="p"/>
                </m:rPr>
                <m:t>⋅</m:t>
              </m:r>
              <m:r>
                <m:t>2</m:t>
              </m:r>
              <m:r>
                <m:t>&amp;</m:t>
              </m:r>
              <m:r>
                <m:t>&amp;</m:t>
              </m:r>
              <m:r>
                <m:rPr>
                  <m:nor/>
                  <m:sty m:val="p"/>
                </m:rPr>
                <m:t>(definition of the dot product)</m:t>
              </m:r>
            </m:e>
            <m:e>
              <m:r>
                <m:t>&amp;</m:t>
              </m:r>
              <m:r>
                <m:rPr>
                  <m:sty m:val="p"/>
                </m:rPr>
                <m:t>=</m:t>
              </m:r>
              <m:r>
                <m:t>1</m:t>
              </m:r>
              <m:r>
                <m:rPr>
                  <m:sty m:val="p"/>
                </m:rPr>
                <m:t>+</m:t>
              </m:r>
              <m:r>
                <m:t>4</m:t>
              </m:r>
              <m:r>
                <m:rPr>
                  <m:sty m:val="p"/>
                </m:rPr>
                <m:t>+</m:t>
              </m:r>
              <m:r>
                <m:t>4</m:t>
              </m:r>
              <m:r>
                <m:t>&amp;</m:t>
              </m:r>
              <m:r>
                <m:t>&amp;</m:t>
              </m:r>
              <m:r>
                <m:rPr>
                  <m:nor/>
                  <m:sty m:val="p"/>
                </m:rPr>
                <m:t>(multiply)</m:t>
              </m:r>
            </m:e>
            <m:e>
              <m:r>
                <m:t>&amp;</m:t>
              </m:r>
              <m:r>
                <m:rPr>
                  <m:sty m:val="p"/>
                </m:rPr>
                <m:t>=</m:t>
              </m:r>
              <m:r>
                <m:t>9</m:t>
              </m:r>
              <m:r>
                <m:t>&amp;</m:t>
              </m:r>
              <m:r>
                <m:t>&amp;</m:t>
              </m:r>
              <m:r>
                <m:rPr>
                  <m:nor/>
                  <m:sty m:val="p"/>
                </m:rPr>
                <m:t>(add)</m:t>
              </m:r>
            </m:e>
          </m:eqArr>
        </m:oMath>
      </m:oMathPara>
    </w:p>
    <w:p>
      <w:pPr>
        <w:pStyle w:val="FirstParagraph"/>
      </w:pPr>
      <w:r>
        <w:t xml:space="preserve">which is positive, as positivity and definiteness require of a nonzero vector.</w:t>
      </w:r>
    </w:p>
    <w:bookmarkEnd w:id="343"/>
    <w:bookmarkStart w:id="344" w:name="def-inner-product-space"/>
    <w:p>
      <w:pPr>
        <w:pStyle w:val="BodyText"/>
      </w:pPr>
      <w:r>
        <w:rPr>
          <w:b/>
          <w:bCs/>
        </w:rPr>
        <w:t xml:space="preserve">Definition 69 (Inner product space)</w:t>
      </w:r>
      <w:r>
        <w:t xml:space="preserve"> </w:t>
      </w:r>
      <w:r>
        <w:t xml:space="preserve">A</w:t>
      </w:r>
      <w:r>
        <w:t xml:space="preserve"> </w:t>
      </w:r>
      <w:r>
        <w:rPr>
          <w:b/>
          <w:bCs/>
        </w:rPr>
        <w:t xml:space="preserve">real inner product space</w:t>
      </w:r>
      <w:r>
        <w:t xml:space="preserve"> </w:t>
      </w:r>
      <w:r>
        <w:t xml:space="preserve">is a pair</w:t>
      </w:r>
      <w:r>
        <w:t xml:space="preserve"> </w:t>
      </w:r>
      <m:oMath>
        <m:r>
          <m:rPr>
            <m:sty m:val="p"/>
          </m:rPr>
          <m:t>(</m:t>
        </m:r>
        <m:r>
          <m:t>V</m:t>
        </m:r>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of a real vector space</w:t>
      </w:r>
      <w:r>
        <w:t xml:space="preserve"> </w:t>
      </w:r>
      <m:oMath>
        <m:r>
          <m:t>V</m:t>
        </m:r>
      </m:oMath>
      <w:r>
        <w:t xml:space="preserve"> </w:t>
      </w:r>
      <w:r>
        <w:t xml:space="preserve">and an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on it,</w:t>
      </w:r>
      <w:r>
        <w:t xml:space="preserve"> </w:t>
      </w:r>
      <w:r>
        <w:t xml:space="preserve">a function with the four properties of</w:t>
      </w:r>
      <w:r>
        <w:t xml:space="preserve"> </w:t>
      </w:r>
      <w:hyperlink w:anchor="def-inner-product">
        <w:r>
          <w:rPr>
            <w:rStyle w:val="Hyperlink"/>
          </w:rPr>
          <w:t xml:space="preserve">Definition 68</w:t>
        </w:r>
      </w:hyperlink>
      <w:r>
        <w:t xml:space="preserve">.</w:t>
      </w:r>
      <w:r>
        <w:t xml:space="preserve"> </w:t>
      </w:r>
      <w:r>
        <w:t xml:space="preserve">We say that</w:t>
      </w:r>
      <w:r>
        <w:t xml:space="preserve"> </w:t>
      </w:r>
      <m:oMath>
        <m:r>
          <m:t>V</m:t>
        </m:r>
      </m:oMath>
      <w:r>
        <w:t xml:space="preserve"> </w:t>
      </w:r>
      <w:r>
        <w:t xml:space="preserve">is</w:t>
      </w:r>
      <w:r>
        <w:t xml:space="preserve"> </w:t>
      </w:r>
      <w:r>
        <w:rPr>
          <w:b/>
          <w:bCs/>
        </w:rPr>
        <w:t xml:space="preserve">equipped with</w:t>
      </w:r>
      <w:r>
        <w:t xml:space="preserve"> </w:t>
      </w:r>
      <w:r>
        <w:t xml:space="preserve">that inner product:</w:t>
      </w:r>
      <w:r>
        <w:t xml:space="preserve"> </w:t>
      </w:r>
      <w:r>
        <w:t xml:space="preserve">the inner product is part of the data of the space,</w:t>
      </w:r>
      <w:r>
        <w:t xml:space="preserve"> </w:t>
      </w:r>
      <w:r>
        <w:t xml:space="preserve">so the same set of vectors with a different inner product is a different inner product space.</w:t>
      </w:r>
      <w:r>
        <w:t xml:space="preserve"> </w:t>
      </w:r>
      <w:hyperlink w:anchor="def-inner-product">
        <w:r>
          <w:rPr>
            <w:rStyle w:val="Hyperlink"/>
          </w:rPr>
          <w:t xml:space="preserve">Definition 68</w:t>
        </w:r>
      </w:hyperlink>
      <w:r>
        <w:t xml:space="preserve"> </w:t>
      </w:r>
      <w:r>
        <w:t xml:space="preserve">states the properties for</w:t>
      </w:r>
      <w:r>
        <w:t xml:space="preserve"> </w:t>
      </w:r>
      <m:oMath>
        <m:r>
          <m:t>V</m:t>
        </m:r>
        <m:r>
          <m:rPr>
            <m:sty m:val="p"/>
          </m:rPr>
          <m:t>=</m:t>
        </m:r>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the same four properties define an inner product on other real vector spaces,</w:t>
      </w:r>
      <w:r>
        <w:t xml:space="preserve"> </w:t>
      </w:r>
      <w:r>
        <w:t xml:space="preserve">such as spaces of matrices or functions.</w:t>
      </w:r>
    </w:p>
    <w:bookmarkEnd w:id="344"/>
    <w:bookmarkStart w:id="345" w:name="exm-inner-product-space"/>
    <w:p>
      <w:pPr>
        <w:pStyle w:val="BodyText"/>
      </w:pPr>
      <w:r>
        <w:rPr>
          <w:b/>
          <w:bCs/>
        </w:rPr>
        <w:t xml:space="preserve">Example 98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that is, the pair</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with</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acc>
          <m:accPr>
            <m:chr m:val="̃"/>
          </m:accPr>
          <m:e>
            <m:r>
              <m:t>x</m:t>
            </m:r>
          </m:e>
        </m:acc>
        <m:r>
          <m:rPr>
            <m:sty m:val="p"/>
          </m:rPr>
          <m:t>⋅</m:t>
        </m:r>
        <m:acc>
          <m:accPr>
            <m:chr m:val="̃"/>
          </m:accPr>
          <m:e>
            <m:r>
              <m:t>y</m:t>
            </m:r>
          </m:e>
        </m:acc>
      </m:oMath>
      <w:r>
        <w:t xml:space="preserve">,</w:t>
      </w:r>
      <w:r>
        <w:t xml:space="preserve"> </w:t>
      </w:r>
      <w:r>
        <w:t xml:space="preserve">is an inner product space, because the dot product satisfies the four inner product axioms (</w:t>
      </w:r>
      <w:hyperlink w:anchor="exm-dot-product-inner-product">
        <w:r>
          <w:rPr>
            <w:rStyle w:val="Hyperlink"/>
          </w:rPr>
          <w:t xml:space="preserve">Example 97</w:t>
        </w:r>
      </w:hyperlink>
      <w:r>
        <w:t xml:space="preserve">).</w:t>
      </w:r>
      <w:r>
        <w:t xml:space="preserve"> </w:t>
      </w:r>
      <w:r>
        <w:t xml:space="preserve">For</w:t>
      </w:r>
      <w:r>
        <w:t xml:space="preserve"> </w:t>
      </w:r>
      <m:oMath>
        <m:r>
          <m:t>p</m:t>
        </m:r>
        <m:r>
          <m:rPr>
            <m:sty m:val="p"/>
          </m:rPr>
          <m:t>=</m:t>
        </m:r>
        <m:r>
          <m:t>2</m:t>
        </m:r>
      </m:oMath>
      <w:r>
        <w:t xml:space="preserve">, any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 </w:t>
      </w:r>
      <w:r>
        <w:t xml:space="preserve">has squared norm</w:t>
      </w:r>
      <w:r>
        <w:t xml:space="preserve"> </w:t>
      </w:r>
      <m:oMath>
        <m:r>
          <m:t>​</m:t>
        </m:r>
        <m:d>
          <m:dPr>
            <m:begChr m:val="⟨"/>
            <m:sepChr m:val=""/>
            <m:endChr m:val="⟩"/>
            <m:grow/>
          </m:dPr>
          <m:e>
            <m:acc>
              <m:accPr>
                <m:chr m:val="̃"/>
              </m:accPr>
              <m:e>
                <m:r>
                  <m:t>x</m:t>
                </m:r>
              </m:e>
            </m:acc>
            <m:r>
              <m:rPr>
                <m:sty m:val="p"/>
              </m:rPr>
              <m:t>,</m:t>
            </m:r>
            <m:acc>
              <m:accPr>
                <m:chr m:val="̃"/>
              </m:accPr>
              <m:e>
                <m:r>
                  <m:t>x</m:t>
                </m:r>
              </m:e>
            </m:acc>
          </m:e>
        </m:d>
        <m:r>
          <m:t>​</m:t>
        </m:r>
        <m:r>
          <m:rPr>
            <m:sty m:val="p"/>
          </m:rPr>
          <m:t>=</m:t>
        </m:r>
        <m:sSubSup>
          <m:e>
            <m:r>
              <m:t>x</m:t>
            </m:r>
          </m:e>
          <m:sub>
            <m:r>
              <m:t>1</m:t>
            </m:r>
          </m:sub>
          <m:sup>
            <m:r>
              <m:t>2</m:t>
            </m:r>
          </m:sup>
        </m:sSubSup>
        <m:r>
          <m:rPr>
            <m:sty m:val="p"/>
          </m:rPr>
          <m:t>+</m:t>
        </m:r>
        <m:sSubSup>
          <m:e>
            <m:r>
              <m:t>x</m:t>
            </m:r>
          </m:e>
          <m:sub>
            <m:r>
              <m:t>2</m:t>
            </m:r>
          </m:sub>
          <m:sup>
            <m:r>
              <m:t>2</m:t>
            </m:r>
          </m:sup>
        </m:sSubSup>
        <m:r>
          <m:rPr>
            <m:sty m:val="p"/>
          </m:rPr>
          <m:t>≥</m:t>
        </m:r>
        <m:r>
          <m:t>0</m:t>
        </m:r>
      </m:oMath>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45"/>
    <w:bookmarkStart w:id="346" w:name="exm-weighted-inner-product"/>
    <w:p>
      <w:pPr>
        <w:pStyle w:val="BodyText"/>
      </w:pPr>
      <w:r>
        <w:rPr>
          <w:b/>
          <w:bCs/>
        </w:rPr>
        <w:t xml:space="preserve">Example 99 (A weighted inner product)</w:t>
      </w:r>
      <w:r>
        <w:t xml:space="preserve"> </w:t>
      </w:r>
      <w:r>
        <w:t xml:space="preserve">Let</w:t>
      </w:r>
      <w:r>
        <w:t xml:space="preserve"> </w:t>
      </w:r>
      <m:oMath>
        <m:acc>
          <m:accPr>
            <m:chr m:val="̃"/>
          </m:accPr>
          <m:e>
            <m:r>
              <m:t>c</m:t>
            </m:r>
          </m:e>
        </m:acc>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be a vector of positive numbers, and define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b>
            <m:e>
              <m:r>
                <m:t>​</m:t>
              </m:r>
            </m:e>
            <m:sub>
              <m:acc>
                <m:accPr>
                  <m:chr m:val="̃"/>
                </m:accPr>
                <m:e>
                  <m:r>
                    <m:t>c</m:t>
                  </m:r>
                </m:e>
              </m:acc>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c</m:t>
                  </m:r>
                </m:e>
                <m:sub>
                  <m:r>
                    <m:t>i</m:t>
                  </m:r>
                </m:sub>
              </m:sSub>
            </m:e>
          </m:nary>
          <m:r>
            <m:t> </m:t>
          </m:r>
          <m:sSub>
            <m:e>
              <m:r>
                <m:t>x</m:t>
              </m:r>
            </m:e>
            <m:sub>
              <m:r>
                <m:t>i</m:t>
              </m:r>
            </m:sub>
          </m:sSub>
          <m:sSub>
            <m:e>
              <m:r>
                <m:t>y</m:t>
              </m:r>
            </m:e>
            <m:sub>
              <m:r>
                <m:t>i</m:t>
              </m:r>
            </m:sub>
          </m:sSub>
          <m:r>
            <m:rPr>
              <m:sty m:val="p"/>
            </m:rPr>
            <m:t>.</m:t>
          </m:r>
        </m:oMath>
      </m:oMathPara>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(Axler 2024, Example 6.3(b), p. 184)</w:t>
      </w:r>
      <w:r>
        <w:t xml:space="preserve">:</w:t>
      </w:r>
    </w:p>
    <w:p>
      <w:pPr>
        <w:pStyle w:val="Compact"/>
        <w:numPr>
          <w:ilvl w:val="0"/>
          <w:numId w:val="1050"/>
        </w:numPr>
      </w:pPr>
      <w:r>
        <w:rPr>
          <w:b/>
          <w:bCs/>
        </w:rPr>
        <w:t xml:space="preserve">positivity</w:t>
      </w:r>
      <w:r>
        <w:t xml:space="preserve">:</w:t>
      </w:r>
      <w:r>
        <w:t xml:space="preserve"> </w:t>
      </w:r>
      <m:oMath>
        <m:r>
          <m:t>​</m:t>
        </m:r>
        <m:d>
          <m:dPr>
            <m:begChr m:val="⟨"/>
            <m:sepChr m:val=""/>
            <m:endChr m:val="⟩"/>
            <m:grow/>
          </m:dPr>
          <m:e>
            <m:acc>
              <m:accPr>
                <m:chr m:val="̃"/>
              </m:accPr>
              <m:e>
                <m:r>
                  <m:t>x</m:t>
                </m:r>
              </m:e>
            </m:acc>
            <m:r>
              <m:rPr>
                <m:sty m:val="p"/>
              </m:rPr>
              <m:t>,</m:t>
            </m:r>
            <m:acc>
              <m:accPr>
                <m:chr m:val="̃"/>
              </m:accPr>
              <m:e>
                <m:r>
                  <m:t>x</m:t>
                </m:r>
              </m:e>
            </m:acc>
          </m:e>
        </m:d>
        <m:sSub>
          <m:e>
            <m:r>
              <m:t>​</m:t>
            </m:r>
          </m:e>
          <m:sub>
            <m:acc>
              <m:accPr>
                <m:chr m:val="̃"/>
              </m:accPr>
              <m:e>
                <m:r>
                  <m:t>c</m:t>
                </m:r>
              </m:e>
            </m:acc>
          </m:sub>
        </m:sSub>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sSubSup>
          <m:e>
            <m:r>
              <m:t>x</m:t>
            </m:r>
          </m:e>
          <m:sub>
            <m:r>
              <m:t>i</m:t>
            </m:r>
          </m:sub>
          <m:sup>
            <m:r>
              <m:t>2</m:t>
            </m:r>
          </m:sup>
        </m:sSubSup>
      </m:oMath>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50"/>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m:oMath>
        <m:r>
          <m:t>​</m:t>
        </m:r>
        <m:d>
          <m:dPr>
            <m:begChr m:val="⟨"/>
            <m:sepChr m:val=""/>
            <m:endChr m:val="⟩"/>
            <m:grow/>
          </m:dPr>
          <m:e>
            <m:acc>
              <m:accPr>
                <m:chr m:val="̃"/>
              </m:accPr>
              <m:e>
                <m:r>
                  <m:t>x</m:t>
                </m:r>
              </m:e>
            </m:acc>
            <m:r>
              <m:rPr>
                <m:sty m:val="p"/>
              </m:rPr>
              <m:t>,</m:t>
            </m:r>
            <m:acc>
              <m:accPr>
                <m:chr m:val="̃"/>
              </m:accPr>
              <m:e>
                <m:r>
                  <m:t>x</m:t>
                </m:r>
              </m:e>
            </m:acc>
          </m:e>
        </m:d>
        <m:sSub>
          <m:e>
            <m:r>
              <m:t>​</m:t>
            </m:r>
          </m:e>
          <m:sub>
            <m:acc>
              <m:accPr>
                <m:chr m:val="̃"/>
              </m:accPr>
              <m:e>
                <m:r>
                  <m:t>c</m:t>
                </m:r>
              </m:e>
            </m:acc>
          </m:sub>
        </m:sSub>
        <m:r>
          <m:rPr>
            <m:sty m:val="p"/>
          </m:rPr>
          <m:t>=</m:t>
        </m:r>
        <m:r>
          <m:t>0</m:t>
        </m:r>
      </m:oMath>
      <w:r>
        <w:t xml:space="preserve"> </w:t>
      </w:r>
      <w:r>
        <w:t xml:space="preserve">exactly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50"/>
        </w:numPr>
      </w:pPr>
      <w:r>
        <w:rPr>
          <w:b/>
          <w:bCs/>
        </w:rPr>
        <w:t xml:space="preserve">linearity in the first slot</w:t>
      </w:r>
      <w:r>
        <w:t xml:space="preserve">: see the derivation after this list;</w:t>
      </w:r>
    </w:p>
    <w:p>
      <w:pPr>
        <w:pStyle w:val="Compact"/>
        <w:numPr>
          <w:ilvl w:val="0"/>
          <w:numId w:val="1050"/>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acc>
              <m:accPr>
                <m:chr m:val="̃"/>
              </m:accPr>
              <m:e>
                <m:r>
                  <m:t>c</m:t>
                </m:r>
              </m:e>
            </m:acc>
          </m:sub>
        </m:sSub>
        <m:r>
          <m:rPr>
            <m:sty m:val="p"/>
          </m:rPr>
          <m:t>=</m:t>
        </m:r>
        <m:r>
          <m:t>​</m:t>
        </m:r>
        <m:d>
          <m:dPr>
            <m:begChr m:val="⟨"/>
            <m:sepChr m:val=""/>
            <m:endChr m:val="⟩"/>
            <m:grow/>
          </m:dPr>
          <m:e>
            <m:acc>
              <m:accPr>
                <m:chr m:val="̃"/>
              </m:accPr>
              <m:e>
                <m:r>
                  <m:t>y</m:t>
                </m:r>
              </m:e>
            </m:acc>
            <m:r>
              <m:rPr>
                <m:sty m:val="p"/>
              </m:rPr>
              <m:t>,</m:t>
            </m:r>
            <m:acc>
              <m:accPr>
                <m:chr m:val="̃"/>
              </m:accPr>
              <m:e>
                <m:r>
                  <m:t>x</m:t>
                </m:r>
              </m:e>
            </m:acc>
          </m:e>
        </m:d>
        <m:sSub>
          <m:e>
            <m:r>
              <m:t>​</m:t>
            </m:r>
          </m:e>
          <m:sub>
            <m:acc>
              <m:accPr>
                <m:chr m:val="̃"/>
              </m:accPr>
              <m:e>
                <m:r>
                  <m:t>c</m:t>
                </m:r>
              </m:e>
            </m:acc>
          </m:sub>
        </m:sSub>
      </m:oMath>
      <w:r>
        <w:t xml:space="preserve">.</w:t>
      </w:r>
    </w:p>
    <w:p>
      <w:pPr>
        <w:pStyle w:val="FirstParagraph"/>
      </w:pPr>
      <w:r>
        <w:t xml:space="preserve">For linearity in the first slot,</w:t>
      </w:r>
      <w:r>
        <w:t xml:space="preserve"> </w:t>
      </w:r>
      <w:r>
        <w:t xml:space="preserve">take</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BodyText"/>
      </w:pPr>
      <m:oMathPara>
        <m:oMathParaPr>
          <m:jc m:val="center"/>
        </m:oMathParaPr>
        <m:oMath>
          <m:eqArr>
            <m:e>
              <m:r>
                <m:t>​</m:t>
              </m:r>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sSub>
                <m:e>
                  <m:r>
                    <m:t>​</m:t>
                  </m:r>
                </m:e>
                <m:sub>
                  <m:acc>
                    <m:accPr>
                      <m:chr m:val="̃"/>
                    </m:accPr>
                    <m:e>
                      <m:r>
                        <m:t>c</m:t>
                      </m:r>
                    </m:e>
                  </m:acc>
                </m:sub>
              </m:sSub>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r>
                <m:t> </m:t>
              </m:r>
              <m:acc>
                <m:accPr>
                  <m:chr m:val="̃"/>
                </m:accPr>
                <m:e>
                  <m:r>
                    <m:t>x</m:t>
                  </m:r>
                </m:e>
              </m:acc>
              <m:r>
                <m:rPr>
                  <m:sty m:val="p"/>
                </m:rPr>
                <m:t>+</m:t>
              </m:r>
              <m:r>
                <m:t>b</m:t>
              </m:r>
              <m:r>
                <m:t> </m:t>
              </m:r>
              <m:acc>
                <m:accPr>
                  <m:chr m:val="̃"/>
                </m:accPr>
                <m:e>
                  <m:r>
                    <m:t>y</m:t>
                  </m:r>
                </m:e>
              </m:acc>
              <m:sSub>
                <m:e>
                  <m:r>
                    <m:rPr>
                      <m:sty m:val="p"/>
                    </m:rPr>
                    <m:t>)</m:t>
                  </m:r>
                </m:e>
                <m:sub>
                  <m:r>
                    <m:t>i</m:t>
                  </m:r>
                </m:sub>
              </m:sSub>
              <m:r>
                <m:t> </m:t>
              </m:r>
              <m:sSub>
                <m:e>
                  <m:r>
                    <m:t>z</m:t>
                  </m:r>
                </m:e>
                <m:sub>
                  <m:r>
                    <m:t>i</m:t>
                  </m:r>
                </m:sub>
              </m:sSub>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acc>
                    <m:accPr>
                      <m:chr m:val="̃"/>
                    </m:accPr>
                    <m:e>
                      <m:r>
                        <m:t>c</m:t>
                      </m:r>
                    </m:e>
                  </m:acc>
                </m:sub>
              </m:sSub>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sSub>
                <m:e>
                  <m:r>
                    <m:t>x</m:t>
                  </m:r>
                </m:e>
                <m:sub>
                  <m:r>
                    <m:t>i</m:t>
                  </m:r>
                </m:sub>
              </m:sSub>
              <m:r>
                <m:rPr>
                  <m:sty m:val="p"/>
                </m:rPr>
                <m:t>+</m:t>
              </m:r>
              <m:r>
                <m:t>b</m:t>
              </m:r>
              <m:sSub>
                <m:e>
                  <m:r>
                    <m:t>y</m:t>
                  </m:r>
                </m:e>
                <m:sub>
                  <m:r>
                    <m:t>i</m:t>
                  </m:r>
                </m:sub>
              </m:sSub>
              <m:r>
                <m:rPr>
                  <m:sty m:val="p"/>
                </m:rPr>
                <m:t>)</m:t>
              </m:r>
              <m:r>
                <m:t> </m:t>
              </m:r>
              <m:sSub>
                <m:e>
                  <m:r>
                    <m:t>z</m:t>
                  </m:r>
                </m:e>
                <m:sub>
                  <m:r>
                    <m:t>i</m:t>
                  </m:r>
                </m:sub>
              </m:sSub>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c</m:t>
                      </m:r>
                    </m:e>
                    <m:sub>
                      <m:r>
                        <m:t>i</m:t>
                      </m:r>
                    </m:sub>
                  </m:sSub>
                  <m:sSub>
                    <m:e>
                      <m:r>
                        <m:t>x</m:t>
                      </m:r>
                    </m:e>
                    <m:sub>
                      <m:r>
                        <m:t>i</m:t>
                      </m:r>
                    </m:sub>
                  </m:sSub>
                  <m:sSub>
                    <m:e>
                      <m:r>
                        <m:t>z</m:t>
                      </m:r>
                    </m:e>
                    <m:sub>
                      <m:r>
                        <m:t>i</m:t>
                      </m:r>
                    </m:sub>
                  </m:sSub>
                  <m:r>
                    <m:rPr>
                      <m:sty m:val="p"/>
                    </m:rPr>
                    <m:t>+</m:t>
                  </m:r>
                  <m:r>
                    <m:t>b</m:t>
                  </m:r>
                  <m:r>
                    <m:t> </m:t>
                  </m:r>
                  <m:sSub>
                    <m:e>
                      <m:r>
                        <m:t>c</m:t>
                      </m:r>
                    </m:e>
                    <m:sub>
                      <m:r>
                        <m:t>i</m:t>
                      </m:r>
                    </m:sub>
                  </m:sSub>
                  <m:sSub>
                    <m:e>
                      <m:r>
                        <m:t>y</m:t>
                      </m:r>
                    </m:e>
                    <m:sub>
                      <m:r>
                        <m:t>i</m:t>
                      </m:r>
                    </m:sub>
                  </m:sSub>
                  <m:sSub>
                    <m:e>
                      <m:r>
                        <m:t>z</m:t>
                      </m:r>
                    </m:e>
                    <m:sub>
                      <m:r>
                        <m:t>i</m:t>
                      </m:r>
                    </m:sub>
                  </m:sSub>
                </m:e>
              </m:d>
              <m:r>
                <m:t>​</m:t>
              </m:r>
              <m:r>
                <m:t>&amp;</m:t>
              </m:r>
              <m:r>
                <m:t>&amp;</m:t>
              </m:r>
              <m:r>
                <m:rPr>
                  <m:nor/>
                  <m:sty m:val="p"/>
                </m:rPr>
                <m:t>(distribute, and 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c</m:t>
                  </m:r>
                </m:e>
                <m:sub>
                  <m:r>
                    <m:t>i</m:t>
                  </m:r>
                </m:sub>
              </m:sSub>
              <m:sSub>
                <m:e>
                  <m:r>
                    <m:t>x</m:t>
                  </m:r>
                </m:e>
                <m:sub>
                  <m:r>
                    <m:t>i</m:t>
                  </m:r>
                </m:sub>
              </m:sSub>
              <m:sSub>
                <m:e>
                  <m:r>
                    <m:t>z</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c</m:t>
                  </m:r>
                </m:e>
                <m:sub>
                  <m:r>
                    <m:t>i</m:t>
                  </m:r>
                </m:sub>
              </m:sSub>
              <m:sSub>
                <m:e>
                  <m:r>
                    <m:t>y</m:t>
                  </m:r>
                </m:e>
                <m:sub>
                  <m:r>
                    <m:t>i</m:t>
                  </m:r>
                </m:sub>
              </m:sSub>
              <m:sSub>
                <m:e>
                  <m:r>
                    <m:t>z</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c</m:t>
                      </m:r>
                    </m:e>
                    <m:sub>
                      <m:r>
                        <m:t>i</m:t>
                      </m:r>
                    </m:sub>
                  </m:sSub>
                </m:e>
              </m:nary>
              <m:sSub>
                <m:e>
                  <m:r>
                    <m:t>x</m:t>
                  </m:r>
                </m:e>
                <m:sub>
                  <m:r>
                    <m:t>i</m:t>
                  </m:r>
                </m:sub>
              </m:sSub>
              <m:sSub>
                <m:e>
                  <m:r>
                    <m:t>z</m:t>
                  </m:r>
                </m:e>
                <m:sub>
                  <m:r>
                    <m:t>i</m:t>
                  </m:r>
                </m:sub>
              </m:sSub>
              <m:r>
                <m:rPr>
                  <m:sty m:val="p"/>
                </m:rPr>
                <m:t>+</m:t>
              </m:r>
              <m:r>
                <m:t>b</m:t>
              </m:r>
              <m:nary>
                <m:naryPr>
                  <m:chr m:val="∑"/>
                  <m:limLoc m:val="undOvr"/>
                  <m:subHide m:val="off"/>
                  <m:supHide m:val="off"/>
                </m:naryPr>
                <m:sub>
                  <m:r>
                    <m:t>i</m:t>
                  </m:r>
                  <m:r>
                    <m:rPr>
                      <m:sty m:val="p"/>
                    </m:rPr>
                    <m:t>=</m:t>
                  </m:r>
                  <m:r>
                    <m:t>1</m:t>
                  </m:r>
                </m:sub>
                <m:sup>
                  <m:r>
                    <m:t>p</m:t>
                  </m:r>
                </m:sup>
                <m:e>
                  <m:sSub>
                    <m:e>
                      <m:r>
                        <m:t>c</m:t>
                      </m:r>
                    </m:e>
                    <m:sub>
                      <m:r>
                        <m:t>i</m:t>
                      </m:r>
                    </m:sub>
                  </m:sSub>
                </m:e>
              </m:nary>
              <m:sSub>
                <m:e>
                  <m:r>
                    <m:t>y</m:t>
                  </m:r>
                </m:e>
                <m:sub>
                  <m:r>
                    <m:t>i</m:t>
                  </m:r>
                </m:sub>
              </m:sSub>
              <m:sSub>
                <m:e>
                  <m:r>
                    <m:t>z</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t>​</m:t>
              </m:r>
              <m:d>
                <m:dPr>
                  <m:begChr m:val="⟨"/>
                  <m:sepChr m:val=""/>
                  <m:endChr m:val="⟩"/>
                  <m:grow/>
                </m:dPr>
                <m:e>
                  <m:acc>
                    <m:accPr>
                      <m:chr m:val="̃"/>
                    </m:accPr>
                    <m:e>
                      <m:r>
                        <m:t>x</m:t>
                      </m:r>
                    </m:e>
                  </m:acc>
                  <m:r>
                    <m:rPr>
                      <m:sty m:val="p"/>
                    </m:rPr>
                    <m:t>,</m:t>
                  </m:r>
                  <m:acc>
                    <m:accPr>
                      <m:chr m:val="̃"/>
                    </m:accPr>
                    <m:e>
                      <m:r>
                        <m:t>z</m:t>
                      </m:r>
                    </m:e>
                  </m:acc>
                </m:e>
              </m:d>
              <m:sSub>
                <m:e>
                  <m:r>
                    <m:t>​</m:t>
                  </m:r>
                </m:e>
                <m:sub>
                  <m:acc>
                    <m:accPr>
                      <m:chr m:val="̃"/>
                    </m:accPr>
                    <m:e>
                      <m:r>
                        <m:t>c</m:t>
                      </m:r>
                    </m:e>
                  </m:acc>
                </m:sub>
              </m:sSub>
              <m:r>
                <m:rPr>
                  <m:sty m:val="p"/>
                </m:rPr>
                <m:t>+</m:t>
              </m:r>
              <m:r>
                <m:t>b</m:t>
              </m:r>
              <m:r>
                <m:t> </m:t>
              </m:r>
              <m:r>
                <m:t>​</m:t>
              </m:r>
              <m:d>
                <m:dPr>
                  <m:begChr m:val="⟨"/>
                  <m:sepChr m:val=""/>
                  <m:endChr m:val="⟩"/>
                  <m:grow/>
                </m:dPr>
                <m:e>
                  <m:acc>
                    <m:accPr>
                      <m:chr m:val="̃"/>
                    </m:accPr>
                    <m:e>
                      <m:r>
                        <m:t>y</m:t>
                      </m:r>
                    </m:e>
                  </m:acc>
                  <m:r>
                    <m:rPr>
                      <m:sty m:val="p"/>
                    </m:rPr>
                    <m:t>,</m:t>
                  </m:r>
                  <m:acc>
                    <m:accPr>
                      <m:chr m:val="̃"/>
                    </m:accPr>
                    <m:e>
                      <m:r>
                        <m:t>z</m:t>
                      </m:r>
                    </m:e>
                  </m:acc>
                </m:e>
              </m:d>
              <m:sSub>
                <m:e>
                  <m:r>
                    <m:t>​</m:t>
                  </m:r>
                </m:e>
                <m:sub>
                  <m:acc>
                    <m:accPr>
                      <m:chr m:val="̃"/>
                    </m:accPr>
                    <m:e>
                      <m:r>
                        <m:t>c</m:t>
                      </m:r>
                    </m:e>
                  </m:acc>
                </m:sub>
              </m:sSub>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acc>
                    <m:accPr>
                      <m:chr m:val="̃"/>
                    </m:accPr>
                    <m:e>
                      <m:r>
                        <m:t>c</m:t>
                      </m:r>
                    </m:e>
                  </m:acc>
                </m:sub>
              </m:sSub>
              <m:r>
                <m:rPr>
                  <m:nor/>
                  <m:sty m:val="p"/>
                </m:rPr>
                <m:t>)</m:t>
              </m:r>
            </m:e>
          </m:eqArr>
        </m:oMath>
      </m:oMathPara>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m:oMath>
        <m:acc>
          <m:accPr>
            <m:chr m:val="̃"/>
          </m:accPr>
          <m:e>
            <m:r>
              <m:t>x</m:t>
            </m:r>
          </m:e>
        </m:acc>
        <m:r>
          <m:rPr>
            <m:sty m:val="p"/>
          </m:rPr>
          <m:t>=</m:t>
        </m:r>
        <m:r>
          <m:rPr>
            <m:sty m:val="p"/>
          </m:rPr>
          <m:t>(</m:t>
        </m:r>
        <m:r>
          <m:t>1</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rPr>
            <m:sty m:val="p"/>
          </m:rPr>
          <m:t>−</m:t>
        </m:r>
        <m:r>
          <m:t>1</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b>
                <m:e>
                  <m:r>
                    <m:t>​</m:t>
                  </m:r>
                </m:e>
                <m:sub>
                  <m:acc>
                    <m:accPr>
                      <m:chr m:val="̃"/>
                    </m:accPr>
                    <m:e>
                      <m:r>
                        <m:t>c</m:t>
                      </m:r>
                    </m:e>
                  </m:acc>
                </m:sub>
              </m:sSub>
              <m:r>
                <m:t>&amp;</m:t>
              </m:r>
              <m:r>
                <m:rPr>
                  <m:sty m:val="p"/>
                </m:rPr>
                <m:t>=</m:t>
              </m:r>
              <m:r>
                <m:t>2</m:t>
              </m:r>
              <m:r>
                <m:rPr>
                  <m:sty m:val="p"/>
                </m:rPr>
                <m:t>⋅</m:t>
              </m:r>
              <m:r>
                <m:t>1</m:t>
              </m:r>
              <m:r>
                <m:rPr>
                  <m:sty m:val="p"/>
                </m:rPr>
                <m:t>⋅</m:t>
              </m:r>
              <m:r>
                <m:t>4</m:t>
              </m:r>
              <m:r>
                <m:rPr>
                  <m:sty m:val="p"/>
                </m:rPr>
                <m:t>+</m:t>
              </m:r>
              <m:r>
                <m:t>1</m:t>
              </m:r>
              <m:r>
                <m:rPr>
                  <m:sty m:val="p"/>
                </m:rPr>
                <m:t>⋅</m:t>
              </m:r>
              <m:r>
                <m:t>3</m:t>
              </m:r>
              <m:r>
                <m:rPr>
                  <m:sty m:val="p"/>
                </m:rPr>
                <m:t>⋅</m:t>
              </m:r>
              <m:r>
                <m:rPr>
                  <m:sty m:val="p"/>
                </m:rPr>
                <m:t>(</m:t>
              </m:r>
              <m:r>
                <m:rPr>
                  <m:sty m:val="p"/>
                </m:rPr>
                <m:t>−</m:t>
              </m:r>
              <m:r>
                <m:t>1</m:t>
              </m:r>
              <m:r>
                <m:rPr>
                  <m:sty m:val="p"/>
                </m:rPr>
                <m:t>)</m:t>
              </m:r>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acc>
                    <m:accPr>
                      <m:chr m:val="̃"/>
                    </m:accPr>
                    <m:e>
                      <m:r>
                        <m:t>c</m:t>
                      </m:r>
                    </m:e>
                  </m:acc>
                </m:sub>
              </m:sSub>
              <m:r>
                <m:rPr>
                  <m:nor/>
                  <m:sty m:val="p"/>
                </m:rPr>
                <m:t>)</m:t>
              </m:r>
            </m:e>
            <m:e>
              <m:r>
                <m:t>&amp;</m:t>
              </m:r>
              <m:r>
                <m:rPr>
                  <m:sty m:val="p"/>
                </m:rPr>
                <m:t>=</m:t>
              </m:r>
              <m:r>
                <m:t>8</m:t>
              </m:r>
              <m:r>
                <m:rPr>
                  <m:sty m:val="p"/>
                </m:rPr>
                <m:t>−</m:t>
              </m:r>
              <m:r>
                <m:t>3</m:t>
              </m:r>
              <m:r>
                <m:t>&amp;</m:t>
              </m:r>
              <m:r>
                <m:t>&amp;</m:t>
              </m:r>
              <m:r>
                <m:rPr>
                  <m:nor/>
                  <m:sty m:val="p"/>
                </m:rPr>
                <m:t>(multiply)</m:t>
              </m:r>
            </m:e>
            <m:e>
              <m:r>
                <m:t>&amp;</m:t>
              </m:r>
              <m:r>
                <m:rPr>
                  <m:sty m:val="p"/>
                </m:rPr>
                <m:t>=</m:t>
              </m:r>
              <m:r>
                <m:t>5</m:t>
              </m:r>
              <m:r>
                <m:t>&amp;</m:t>
              </m:r>
              <m:r>
                <m:t>&amp;</m:t>
              </m:r>
              <m:r>
                <m:rPr>
                  <m:nor/>
                  <m:sty m:val="p"/>
                </m:rPr>
                <m:t>(subtract)</m:t>
              </m:r>
            </m:e>
          </m:eqArr>
        </m:oMath>
      </m:oMathPara>
    </w:p>
    <w:p>
      <w:pPr>
        <w:pStyle w:val="FirstParagraph"/>
      </w:pPr>
      <w:r>
        <w:t xml:space="preserve">while the dot product of the same vectors is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3</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4</m:t>
              </m:r>
              <m:r>
                <m:rPr>
                  <m:sty m:val="p"/>
                </m:rPr>
                <m:t>−</m:t>
              </m:r>
              <m:r>
                <m:t>3</m:t>
              </m:r>
              <m:r>
                <m:t>&amp;</m:t>
              </m:r>
              <m:r>
                <m:t>&amp;</m:t>
              </m:r>
              <m:r>
                <m:rPr>
                  <m:nor/>
                  <m:sty m:val="p"/>
                </m:rPr>
                <m:t>(multiply)</m:t>
              </m:r>
            </m:e>
            <m:e>
              <m:r>
                <m:t>&amp;</m:t>
              </m:r>
              <m:r>
                <m:rPr>
                  <m:sty m:val="p"/>
                </m:rPr>
                <m:t>=</m:t>
              </m:r>
              <m:r>
                <m:t>1</m:t>
              </m:r>
              <m:r>
                <m:t>&amp;</m:t>
              </m:r>
              <m:r>
                <m:t>&amp;</m:t>
              </m:r>
              <m:r>
                <m:rPr>
                  <m:nor/>
                  <m:sty m:val="p"/>
                </m:rPr>
                <m:t>(subtract)</m:t>
              </m:r>
            </m:e>
          </m:eqArr>
        </m:oMath>
      </m:oMathPara>
    </w:p>
    <w:bookmarkEnd w:id="346"/>
    <w:bookmarkStart w:id="348" w:name="exm-not-inner-product"/>
    <w:p>
      <w:pPr>
        <w:pStyle w:val="FirstParagraph"/>
      </w:pPr>
      <w:r>
        <w:rPr>
          <w:b/>
          <w:bCs/>
        </w:rPr>
        <w:t xml:space="preserve">Example 100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68</w:t>
        </w:r>
      </w:hyperlink>
      <w:r>
        <w:t xml:space="preserve">, but not all four:</w:t>
      </w:r>
    </w:p>
    <w:p>
      <w:pPr>
        <w:numPr>
          <w:ilvl w:val="0"/>
          <w:numId w:val="1051"/>
        </w:numPr>
      </w:pPr>
      <m:oMath>
        <m:r>
          <m:t>f</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r>
          <m:rPr>
            <m:sty m:val="p"/>
          </m:rPr>
          <m:t>−</m:t>
        </m:r>
        <m:sSub>
          <m:e>
            <m:r>
              <m:t>x</m:t>
            </m:r>
          </m:e>
          <m:sub>
            <m:r>
              <m:t>2</m:t>
            </m:r>
          </m:sub>
        </m:sSub>
        <m:sSub>
          <m:e>
            <m:r>
              <m:t>y</m:t>
            </m:r>
          </m:e>
          <m:sub>
            <m:r>
              <m:t>2</m:t>
            </m:r>
          </m:sub>
        </m:sSub>
      </m:oMath>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r>
                <m:rPr>
                  <m:sty m:val="p"/>
                </m:rPr>
                <m:t>−</m:t>
              </m:r>
              <m:r>
                <m:t>1</m:t>
              </m:r>
              <m:r>
                <m:rPr>
                  <m:sty m:val="p"/>
                </m:rPr>
                <m:t>⋅</m:t>
              </m:r>
              <m:r>
                <m:t>1</m:t>
              </m:r>
            </m:e>
            <m:e>
              <m:r>
                <m:t>&amp;</m:t>
              </m:r>
              <m:r>
                <m:rPr>
                  <m:sty m:val="p"/>
                </m:rPr>
                <m:t>=</m:t>
              </m:r>
              <m:r>
                <m:rPr>
                  <m:sty m:val="p"/>
                </m:rPr>
                <m:t>−</m:t>
              </m:r>
              <m:r>
                <m:t>1</m:t>
              </m:r>
            </m:e>
            <m:e>
              <m:r>
                <m:t>&amp;</m:t>
              </m:r>
              <m:r>
                <m:rPr>
                  <m:sty m:val="p"/>
                </m:rPr>
                <m:t>&lt;</m:t>
              </m:r>
              <m:r>
                <m:t>0</m:t>
              </m:r>
              <m:r>
                <m:rPr>
                  <m:sty m:val="p"/>
                </m:rPr>
                <m:t>.</m:t>
              </m:r>
            </m:e>
          </m:eqArr>
        </m:oMath>
      </m:oMathPara>
    </w:p>
    <w:p>
      <w:pPr>
        <w:numPr>
          <w:ilvl w:val="0"/>
          <w:numId w:val="1000"/>
        </w:numPr>
      </w:pPr>
      <w:r>
        <w:t xml:space="preserve">It also fails definiteness:</w:t>
      </w:r>
      <w:r>
        <w:t xml:space="preserve"> </w:t>
      </w:r>
      <w:r>
        <w:t xml:space="preserve">for</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1</m:t>
              </m:r>
              <m:r>
                <m:rPr>
                  <m:sty m:val="p"/>
                </m:rPr>
                <m:t>⋅</m:t>
              </m:r>
              <m:r>
                <m:t>1</m:t>
              </m:r>
              <m:r>
                <m:rPr>
                  <m:sty m:val="p"/>
                </m:rPr>
                <m:t>−</m:t>
              </m:r>
              <m:r>
                <m:t>1</m:t>
              </m:r>
              <m:r>
                <m:rPr>
                  <m:sty m:val="p"/>
                </m:rPr>
                <m:t>⋅</m:t>
              </m:r>
              <m:r>
                <m:t>1</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51"/>
        </w:numPr>
      </w:pPr>
      <m:oMath>
        <m:r>
          <m:t>g</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oMath>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m:oMath>
        <m:r>
          <m:t>g</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r>
          <m:t>0</m:t>
        </m:r>
      </m:oMath>
      <w:r>
        <w:t xml:space="preserve">.</w:t>
      </w:r>
      <w:r>
        <w:t xml:space="preserve"> </w:t>
      </w:r>
      <w:r>
        <w:t xml:space="preserve">It fails definiteness:</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g</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51"/>
        </w:numPr>
      </w:pPr>
      <m:oMath>
        <m:r>
          <m:t>h</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sSub>
              <m:e>
                <m:r>
                  <m:t>x</m:t>
                </m:r>
              </m:e>
              <m:sub>
                <m:r>
                  <m:t>1</m:t>
                </m:r>
              </m:sub>
            </m:sSub>
            <m:sSub>
              <m:e>
                <m:r>
                  <m:t>y</m:t>
                </m:r>
              </m:e>
              <m:sub>
                <m:r>
                  <m:t>1</m:t>
                </m:r>
              </m:sub>
            </m:sSub>
          </m:e>
        </m:d>
        <m:r>
          <m:t>​</m:t>
        </m:r>
        <m:r>
          <m:rPr>
            <m:sty m:val="p"/>
          </m:rPr>
          <m:t>+</m:t>
        </m:r>
        <m:r>
          <m:t>​</m:t>
        </m:r>
        <m:d>
          <m:dPr>
            <m:begChr m:val="|"/>
            <m:sepChr m:val=""/>
            <m:endChr m:val="|"/>
            <m:grow/>
          </m:dPr>
          <m:e>
            <m:sSub>
              <m:e>
                <m:r>
                  <m:t>x</m:t>
                </m:r>
              </m:e>
              <m:sub>
                <m:r>
                  <m:t>2</m:t>
                </m:r>
              </m:sub>
            </m:sSub>
            <m:sSub>
              <m:e>
                <m:r>
                  <m:t>y</m:t>
                </m:r>
              </m:e>
              <m:sub>
                <m:r>
                  <m:t>2</m:t>
                </m:r>
              </m:sub>
            </m:sSub>
          </m:e>
        </m:d>
        <m:r>
          <m:t>​</m:t>
        </m:r>
      </m:oMath>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47">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m:oMath>
        <m:r>
          <m:t>h</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is a sum of squares.</w:t>
      </w:r>
      <w:r>
        <w:t xml:space="preserve"> </w:t>
      </w:r>
      <w:r>
        <w:t xml:space="preserve">It is not linear in the first slot:</w:t>
      </w:r>
      <w:r>
        <w:t xml:space="preserve"> </w:t>
      </w:r>
      <w:r>
        <w:t xml:space="preserve">take</w:t>
      </w:r>
    </w:p>
    <w:p>
      <w:pPr>
        <w:pStyle w:val="BodyText"/>
      </w:pPr>
      <m:oMathPara>
        <m:oMathParaPr>
          <m:jc m:val="center"/>
        </m:oMathParaPr>
        <m:oMath>
          <m:eqArr>
            <m:e>
              <m:acc>
                <m:accPr>
                  <m:chr m:val="̃"/>
                </m:accPr>
                <m:e>
                  <m:r>
                    <m:t>x</m:t>
                  </m:r>
                </m:e>
              </m:acc>
              <m:r>
                <m:t>&amp;</m:t>
              </m:r>
              <m:r>
                <m:rPr>
                  <m:sty m:val="p"/>
                </m:rPr>
                <m:t>=</m:t>
              </m:r>
              <m:acc>
                <m:accPr>
                  <m:chr m:val="̃"/>
                </m:accPr>
                <m:e>
                  <m:r>
                    <m:t>y</m:t>
                  </m:r>
                </m:e>
              </m:acc>
            </m:e>
            <m:e>
              <m:r>
                <m:t>&amp;</m:t>
              </m:r>
              <m:r>
                <m:rPr>
                  <m:sty m:val="p"/>
                </m:rPr>
                <m:t>=</m:t>
              </m:r>
              <m:r>
                <m:rPr>
                  <m:sty m:val="p"/>
                </m:rPr>
                <m:t>(</m:t>
              </m:r>
              <m:r>
                <m:t>1</m:t>
              </m:r>
              <m:r>
                <m:rPr>
                  <m:sty m:val="p"/>
                </m:rPr>
                <m:t>,</m:t>
              </m:r>
              <m:r>
                <m:t>0</m:t>
              </m:r>
              <m:r>
                <m:rPr>
                  <m:sty m:val="p"/>
                </m:rPr>
                <m:t>)</m:t>
              </m:r>
              <m:r>
                <m:rPr>
                  <m:sty m:val="p"/>
                </m:rPr>
                <m:t>,</m:t>
              </m:r>
            </m:e>
          </m:eqArr>
        </m:oMath>
      </m:oMathPara>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m:oMathPara>
        <m:oMathParaPr>
          <m:jc m:val="center"/>
        </m:oMathParaPr>
        <m:oMath>
          <m:eqArr>
            <m:e>
              <m:r>
                <m:t>h</m:t>
              </m:r>
              <m:r>
                <m:rPr>
                  <m:sty m:val="p"/>
                </m:rPr>
                <m:t>(</m:t>
              </m:r>
              <m:r>
                <m:t>a</m:t>
              </m:r>
              <m:r>
                <m:t> </m:t>
              </m:r>
              <m:acc>
                <m:accPr>
                  <m:chr m:val="̃"/>
                </m:accPr>
                <m:e>
                  <m:r>
                    <m:t>x</m:t>
                  </m:r>
                </m:e>
              </m:acc>
              <m:r>
                <m:rPr>
                  <m:sty m:val="p"/>
                </m:rPr>
                <m:t>,</m:t>
              </m:r>
              <m:acc>
                <m:accPr>
                  <m:chr m:val="̃"/>
                </m:accPr>
                <m:e>
                  <m:r>
                    <m:t>y</m:t>
                  </m:r>
                </m:e>
              </m:acc>
              <m:r>
                <m:rPr>
                  <m:sty m:val="p"/>
                </m:rPr>
                <m:t>)</m:t>
              </m:r>
              <m:r>
                <m:t>&amp;</m:t>
              </m:r>
              <m:r>
                <m:rPr>
                  <m:sty m:val="p"/>
                </m:rPr>
                <m:t>=</m:t>
              </m:r>
              <m:r>
                <m:t>​</m:t>
              </m:r>
              <m:d>
                <m:dPr>
                  <m:begChr m:val="|"/>
                  <m:sepChr m:val=""/>
                  <m:endChr m:val="|"/>
                  <m:grow/>
                </m:dPr>
                <m:e>
                  <m:r>
                    <m:rPr>
                      <m:sty m:val="p"/>
                    </m:rPr>
                    <m:t>(</m:t>
                  </m:r>
                  <m:r>
                    <m:rPr>
                      <m:sty m:val="p"/>
                    </m:rPr>
                    <m:t>−</m:t>
                  </m:r>
                  <m:r>
                    <m:t>1</m:t>
                  </m:r>
                  <m:r>
                    <m:rPr>
                      <m:sty m:val="p"/>
                    </m:rPr>
                    <m:t>)</m:t>
                  </m:r>
                  <m:r>
                    <m:rPr>
                      <m:sty m:val="p"/>
                    </m:rPr>
                    <m:t>⋅</m:t>
                  </m:r>
                  <m:r>
                    <m:t>1</m:t>
                  </m:r>
                </m:e>
              </m:d>
              <m:r>
                <m:t>​</m:t>
              </m:r>
              <m:r>
                <m:rPr>
                  <m:sty m:val="p"/>
                </m:rPr>
                <m:t>+</m:t>
              </m:r>
              <m:r>
                <m:t>​</m:t>
              </m:r>
              <m:d>
                <m:dPr>
                  <m:begChr m:val="|"/>
                  <m:sepChr m:val=""/>
                  <m:endChr m:val="|"/>
                  <m:grow/>
                </m:dPr>
                <m:e>
                  <m:r>
                    <m:t>0</m:t>
                  </m:r>
                  <m:r>
                    <m:rPr>
                      <m:sty m:val="p"/>
                    </m:rPr>
                    <m:t>⋅</m:t>
                  </m:r>
                  <m:r>
                    <m:t>0</m:t>
                  </m:r>
                </m:e>
              </m:d>
              <m:r>
                <m:t>​</m:t>
              </m:r>
            </m:e>
            <m:e>
              <m:r>
                <m:t>&amp;</m:t>
              </m:r>
              <m:r>
                <m:rPr>
                  <m:sty m:val="p"/>
                </m:rPr>
                <m:t>=</m:t>
              </m:r>
              <m:r>
                <m:t>1</m:t>
              </m:r>
              <m:r>
                <m:rPr>
                  <m:sty m:val="p"/>
                </m:rPr>
                <m:t>,</m:t>
              </m:r>
            </m:e>
          </m:eqArr>
        </m:oMath>
      </m:oMathPara>
    </w:p>
    <w:p>
      <w:pPr>
        <w:numPr>
          <w:ilvl w:val="0"/>
          <w:numId w:val="1000"/>
        </w:numPr>
      </w:pPr>
      <w:r>
        <w:t xml:space="preserve">while</w:t>
      </w:r>
    </w:p>
    <w:p>
      <w:pPr>
        <w:pStyle w:val="BodyText"/>
      </w:pPr>
      <m:oMathPara>
        <m:oMathParaPr>
          <m:jc m:val="center"/>
        </m:oMathParaPr>
        <m:oMath>
          <m:eqArr>
            <m:e>
              <m:r>
                <m:t>a</m:t>
              </m:r>
              <m:r>
                <m:t> </m:t>
              </m:r>
              <m:r>
                <m:t>h</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rPr>
                  <m:sty m:val="p"/>
                </m:rPr>
                <m:t>−</m:t>
              </m:r>
              <m:r>
                <m:t>1</m:t>
              </m:r>
              <m:r>
                <m:rPr>
                  <m:sty m:val="p"/>
                </m:rPr>
                <m:t>)</m:t>
              </m:r>
              <m:r>
                <m:rPr>
                  <m:sty m:val="p"/>
                </m:rPr>
                <m:t>⋅</m:t>
              </m:r>
              <m:r>
                <m:rPr>
                  <m:sty m:val="p"/>
                </m:rPr>
                <m:t>(</m:t>
              </m:r>
              <m:r>
                <m:t>​</m:t>
              </m:r>
              <m:d>
                <m:dPr>
                  <m:begChr m:val="|"/>
                  <m:sepChr m:val=""/>
                  <m:endChr m:val="|"/>
                  <m:grow/>
                </m:dPr>
                <m:e>
                  <m:r>
                    <m:t>1</m:t>
                  </m:r>
                  <m:r>
                    <m:rPr>
                      <m:sty m:val="p"/>
                    </m:rPr>
                    <m:t>⋅</m:t>
                  </m:r>
                  <m:r>
                    <m:t>1</m:t>
                  </m:r>
                </m:e>
              </m:d>
              <m:r>
                <m:t>​</m:t>
              </m:r>
              <m:r>
                <m:rPr>
                  <m:sty m:val="p"/>
                </m:rPr>
                <m:t>+</m:t>
              </m:r>
              <m:r>
                <m:t>​</m:t>
              </m:r>
              <m:d>
                <m:dPr>
                  <m:begChr m:val="|"/>
                  <m:sepChr m:val=""/>
                  <m:endChr m:val="|"/>
                  <m:grow/>
                </m:dPr>
                <m:e>
                  <m:r>
                    <m:t>0</m:t>
                  </m:r>
                  <m:r>
                    <m:rPr>
                      <m:sty m:val="p"/>
                    </m:rPr>
                    <m:t>⋅</m:t>
                  </m:r>
                  <m:r>
                    <m:t>0</m:t>
                  </m:r>
                </m:e>
              </m:d>
              <m:r>
                <m:t>​</m:t>
              </m:r>
              <m:r>
                <m:rPr>
                  <m:sty m:val="p"/>
                </m:rPr>
                <m:t>)</m:t>
              </m:r>
            </m:e>
            <m:e>
              <m:r>
                <m:t>&amp;</m:t>
              </m:r>
              <m:r>
                <m:rPr>
                  <m:sty m:val="p"/>
                </m:rPr>
                <m:t>=</m:t>
              </m:r>
              <m:r>
                <m:rPr>
                  <m:sty m:val="p"/>
                </m:rPr>
                <m:t>−</m:t>
              </m:r>
              <m:r>
                <m:t>1</m:t>
              </m:r>
              <m:r>
                <m:rPr>
                  <m:sty m:val="p"/>
                </m:rPr>
                <m:t>.</m:t>
              </m:r>
            </m:e>
          </m:eqArr>
        </m:oMath>
      </m:oMathPara>
    </w:p>
    <w:bookmarkEnd w:id="348"/>
    <w:bookmarkStart w:id="349" w:name="def-orthogonal-inner-product"/>
    <w:p>
      <w:pPr>
        <w:pStyle w:val="FirstParagraph"/>
      </w:pPr>
      <w:r>
        <w:rPr>
          <w:b/>
          <w:bCs/>
        </w:rPr>
        <w:t xml:space="preserve">Definition 70 (Orthogonality in an inner product space)</w:t>
      </w:r>
      <w:r>
        <w:t xml:space="preserve"> </w:t>
      </w:r>
      <w:r>
        <w:t xml:space="preserve">In an inner product space (</w:t>
      </w:r>
      <w:hyperlink w:anchor="def-inner-product-space">
        <w:r>
          <w:rPr>
            <w:rStyle w:val="Hyperlink"/>
          </w:rPr>
          <w:t xml:space="preserve">Definition 69</w:t>
        </w:r>
      </w:hyperlink>
      <w:r>
        <w:t xml:space="preserve">)</w:t>
      </w:r>
      <w:r>
        <w:t xml:space="preserve"> </w:t>
      </w:r>
      <w:r>
        <w:t xml:space="preserve">with inner product</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w:t>
      </w:r>
      <w:r>
        <w:t xml:space="preserve"> </w:t>
      </w:r>
      <w:r>
        <w:rPr>
          <w:b/>
          <w:bCs/>
        </w:rPr>
        <w:t xml:space="preserve">orthogonal with respect to</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written</w:t>
      </w:r>
      <w:r>
        <w:t xml:space="preserve"> </w:t>
      </w:r>
      <m:oMath>
        <m:acc>
          <m:accPr>
            <m:chr m:val="̃"/>
          </m:accPr>
          <m:e>
            <m:r>
              <m:t>x</m:t>
            </m:r>
          </m:e>
        </m:acc>
        <m:r>
          <m:rPr>
            <m:sty m:val="p"/>
          </m:rPr>
          <m:t>⟂</m:t>
        </m:r>
        <m:acc>
          <m:accPr>
            <m:chr m:val="̃"/>
          </m:accPr>
          <m:e>
            <m:r>
              <m:t>y</m:t>
            </m:r>
          </m:e>
        </m:acc>
      </m:oMath>
      <w:r>
        <w:t xml:space="preserve">, if</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0</m:t>
          </m:r>
        </m:oMath>
      </m:oMathPara>
    </w:p>
    <w:p>
      <w:pPr>
        <w:pStyle w:val="FirstParagraph"/>
      </w:pPr>
      <w:r>
        <w:t xml:space="preserve">(Banerjee and Roy 2014, Definition 7.3, p. 181)</w:t>
      </w:r>
      <w:r>
        <w:t xml:space="preserve">.</w:t>
      </w:r>
    </w:p>
    <w:bookmarkEnd w:id="349"/>
    <w:bookmarkStart w:id="350" w:name="exm-orthogonal-inner-product"/>
    <w:p>
      <w:pPr>
        <w:pStyle w:val="BodyText"/>
      </w:pPr>
      <w:r>
        <w:rPr>
          <w:b/>
          <w:bCs/>
        </w:rPr>
        <w:t xml:space="preserve">Example 101 (Orthogonality depends on the inner product)</w:t>
      </w:r>
      <w:r>
        <w:t xml:space="preserve"> </w:t>
      </w:r>
      <w:r>
        <w:t xml:space="preserve">Take the weighted inner product of</w:t>
      </w:r>
      <w:r>
        <w:t xml:space="preserve"> </w:t>
      </w:r>
      <w:hyperlink w:anchor="exm-weighted-inner-product">
        <w:r>
          <w:rPr>
            <w:rStyle w:val="Hyperlink"/>
          </w:rPr>
          <w:t xml:space="preserve">Example 99</w:t>
        </w:r>
      </w:hyperlink>
      <w:r>
        <w:t xml:space="preserve"> </w:t>
      </w:r>
      <w:r>
        <w:t xml:space="preserve">with</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w:r>
        <w:t xml:space="preserve">and 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b>
                <m:e>
                  <m:r>
                    <m:t>​</m:t>
                  </m:r>
                </m:e>
                <m:sub>
                  <m:acc>
                    <m:accPr>
                      <m:chr m:val="̃"/>
                    </m:accPr>
                    <m:e>
                      <m:r>
                        <m:t>c</m:t>
                      </m:r>
                    </m:e>
                  </m:acc>
                </m:sub>
              </m:sSub>
              <m:r>
                <m:t>&amp;</m:t>
              </m:r>
              <m:r>
                <m:rPr>
                  <m:sty m:val="p"/>
                </m:rPr>
                <m:t>=</m:t>
              </m:r>
              <m:r>
                <m:t>2</m:t>
              </m:r>
              <m:r>
                <m:rPr>
                  <m:sty m:val="p"/>
                </m:rPr>
                <m:t>⋅</m:t>
              </m:r>
              <m:r>
                <m:t>1</m:t>
              </m:r>
              <m:r>
                <m:rPr>
                  <m:sty m:val="p"/>
                </m:rPr>
                <m:t>⋅</m:t>
              </m:r>
              <m:r>
                <m:t>1</m:t>
              </m:r>
              <m:r>
                <m:rPr>
                  <m:sty m:val="p"/>
                </m:rPr>
                <m:t>+</m:t>
              </m:r>
              <m:r>
                <m:t>1</m:t>
              </m:r>
              <m:r>
                <m:rPr>
                  <m:sty m:val="p"/>
                </m:rPr>
                <m:t>⋅</m:t>
              </m:r>
              <m:r>
                <m:t>2</m:t>
              </m:r>
              <m:r>
                <m:rPr>
                  <m:sty m:val="p"/>
                </m:rPr>
                <m:t>⋅</m:t>
              </m:r>
              <m:r>
                <m:rPr>
                  <m:sty m:val="p"/>
                </m:rPr>
                <m:t>(</m:t>
              </m:r>
              <m:r>
                <m:rPr>
                  <m:sty m:val="p"/>
                </m:rPr>
                <m:t>−</m:t>
              </m:r>
              <m:r>
                <m:t>1</m:t>
              </m:r>
              <m:r>
                <m:rPr>
                  <m:sty m:val="p"/>
                </m:rPr>
                <m:t>)</m:t>
              </m:r>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acc>
                    <m:accPr>
                      <m:chr m:val="̃"/>
                    </m:accPr>
                    <m:e>
                      <m:r>
                        <m:t>c</m:t>
                      </m:r>
                    </m:e>
                  </m:acc>
                </m:sub>
              </m:sSub>
              <m:r>
                <m:rPr>
                  <m:nor/>
                  <m:sty m:val="p"/>
                </m:rPr>
                <m:t>)</m:t>
              </m:r>
            </m:e>
            <m:e>
              <m:r>
                <m:t>&amp;</m:t>
              </m:r>
              <m:r>
                <m:rPr>
                  <m:sty m:val="p"/>
                </m:rPr>
                <m:t>=</m:t>
              </m:r>
              <m:r>
                <m:t>2</m:t>
              </m:r>
              <m:r>
                <m:rPr>
                  <m:sty m:val="p"/>
                </m:rPr>
                <m:t>−</m:t>
              </m:r>
              <m:r>
                <m:t>2</m:t>
              </m:r>
              <m:r>
                <m:t>&amp;</m:t>
              </m:r>
              <m:r>
                <m:t>&amp;</m:t>
              </m:r>
              <m:r>
                <m:rPr>
                  <m:nor/>
                  <m:sty m:val="p"/>
                </m:rPr>
                <m:t>(multiply)</m:t>
              </m:r>
            </m:e>
            <m:e>
              <m:r>
                <m:t>&amp;</m:t>
              </m:r>
              <m:r>
                <m:rPr>
                  <m:sty m:val="p"/>
                </m:rPr>
                <m:t>=</m:t>
              </m:r>
              <m:r>
                <m:t>0</m:t>
              </m:r>
              <m:r>
                <m:rPr>
                  <m:sty m:val="p"/>
                </m:rPr>
                <m:t>,</m:t>
              </m:r>
              <m:r>
                <m:t>&amp;</m:t>
              </m:r>
              <m:r>
                <m:t>&amp;</m:t>
              </m:r>
              <m:r>
                <m:rPr>
                  <m:nor/>
                  <m:sty m:val="p"/>
                </m:rPr>
                <m:t>(subtract)</m:t>
              </m:r>
            </m:e>
          </m:eqArr>
        </m:oMath>
      </m:oMathPara>
    </w:p>
    <w:p>
      <w:pPr>
        <w:pStyle w:val="FirstParagraph"/>
      </w:pPr>
      <w:r>
        <w:t xml:space="preserve">so</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orthogonal with respect to</w:t>
      </w:r>
      <w:r>
        <w:t xml:space="preserve"> </w:t>
      </w:r>
      <m:oMath>
        <m:r>
          <m:t>​</m:t>
        </m:r>
        <m:d>
          <m:dPr>
            <m:begChr m:val="⟨"/>
            <m:sepChr m:val=""/>
            <m:endChr m:val="⟩"/>
            <m:grow/>
          </m:dPr>
          <m:e>
            <m:r>
              <m:rPr>
                <m:sty m:val="p"/>
              </m:rPr>
              <m:t>⋅</m:t>
            </m:r>
            <m:r>
              <m:rPr>
                <m:sty m:val="p"/>
              </m:rPr>
              <m:t>,</m:t>
            </m:r>
            <m:r>
              <m:rPr>
                <m:sty m:val="p"/>
              </m:rPr>
              <m:t>⋅</m:t>
            </m:r>
          </m:e>
        </m:d>
        <m:sSub>
          <m:e>
            <m:r>
              <m:t>​</m:t>
            </m:r>
          </m:e>
          <m:sub>
            <m:acc>
              <m:accPr>
                <m:chr m:val="̃"/>
              </m:accPr>
              <m:e>
                <m:r>
                  <m:t>c</m:t>
                </m:r>
              </m:e>
            </m:acc>
          </m:sub>
        </m:sSub>
      </m:oMath>
      <w:r>
        <w:t xml:space="preserve">.</w:t>
      </w:r>
      <w:r>
        <w:t xml:space="preserve"> </w:t>
      </w:r>
      <w:r>
        <w:t xml:space="preserve">They are not orthogonal with respect to the dot product,</w:t>
      </w:r>
      <w:r>
        <w:t xml:space="preserve"> </w:t>
      </w:r>
      <w:r>
        <w:t xml:space="preserve">since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1</m:t>
              </m:r>
              <m:r>
                <m:rPr>
                  <m:sty m:val="p"/>
                </m:rPr>
                <m:t>+</m:t>
              </m:r>
              <m:r>
                <m:t>2</m:t>
              </m:r>
              <m:r>
                <m:rPr>
                  <m:sty m:val="p"/>
                </m:rPr>
                <m:t>⋅</m:t>
              </m:r>
              <m:r>
                <m:rPr>
                  <m:sty m:val="p"/>
                </m:rPr>
                <m:t>(</m:t>
              </m:r>
              <m:r>
                <m:rPr>
                  <m:sty m:val="p"/>
                </m:rPr>
                <m:t>−</m:t>
              </m:r>
              <m:r>
                <m:t>1</m:t>
              </m:r>
              <m:r>
                <m:rPr>
                  <m:sty m:val="p"/>
                </m:rPr>
                <m:t>)</m:t>
              </m:r>
            </m:e>
            <m:e>
              <m:r>
                <m:t>&amp;</m:t>
              </m:r>
              <m:r>
                <m:rPr>
                  <m:sty m:val="p"/>
                </m:rPr>
                <m:t>=</m:t>
              </m:r>
              <m:r>
                <m:rPr>
                  <m:sty m:val="p"/>
                </m:rPr>
                <m:t>−</m:t>
              </m:r>
              <m:r>
                <m:t>1</m:t>
              </m:r>
            </m:e>
            <m:e>
              <m:r>
                <m:t>&amp;</m:t>
              </m:r>
              <m:r>
                <m:rPr>
                  <m:sty m:val="p"/>
                </m:rPr>
                <m:t>≠</m:t>
              </m:r>
              <m:r>
                <m:t>0</m:t>
              </m:r>
              <m:r>
                <m:rPr>
                  <m:sty m:val="p"/>
                </m:rPr>
                <m:t>.</m:t>
              </m:r>
            </m:e>
          </m:eqArr>
        </m:oMath>
      </m:oMathPara>
    </w:p>
    <w:bookmarkEnd w:id="350"/>
    <w:bookmarkStart w:id="351" w:name="rem-orthogonal-inner-product-dot-product"/>
    <w:p>
      <w:pPr>
        <w:pStyle w:val="FirstParagraph"/>
      </w:pPr>
      <w:r>
        <w:rPr>
          <w:i/>
          <w:iCs/>
        </w:rPr>
        <w:t xml:space="preserve">Remark 22</w:t>
      </w:r>
      <w:r>
        <w:t xml:space="preserve"> (Orthogonality for the dot product). </w:t>
      </w:r>
      <w:r>
        <w:t xml:space="preserve">With the dot product as the inner product (</w:t>
      </w:r>
      <w:hyperlink w:anchor="exm-dot-product-inner-product">
        <w:r>
          <w:rPr>
            <w:rStyle w:val="Hyperlink"/>
          </w:rPr>
          <w:t xml:space="preserve">Example 97</w:t>
        </w:r>
      </w:hyperlink>
      <w:r>
        <w:t xml:space="preserve">),</w:t>
      </w:r>
      <w:r>
        <w:t xml:space="preserve"> </w:t>
      </w:r>
      <w:r>
        <w:t xml:space="preserve">the condition of</w:t>
      </w:r>
      <w:r>
        <w:t xml:space="preserve"> </w:t>
      </w:r>
      <w:hyperlink w:anchor="def-orthogonal-inner-product">
        <w:r>
          <w:rPr>
            <w:rStyle w:val="Hyperlink"/>
          </w:rPr>
          <w:t xml:space="preserve">Definition 70</w:t>
        </w:r>
      </w:hyperlink>
      <w:r>
        <w:t xml:space="preserve"> </w:t>
      </w:r>
      <w:r>
        <w:t xml:space="preserve">is orthogonality as in</w:t>
      </w:r>
      <w:r>
        <w:t xml:space="preserve"> </w:t>
      </w:r>
      <w:hyperlink w:anchor="def-orthogonal-vectors">
        <w:r>
          <w:rPr>
            <w:rStyle w:val="Hyperlink"/>
          </w:rPr>
          <w:t xml:space="preserve">Definition 15</w:t>
        </w:r>
      </w:hyperlink>
      <w:r>
        <w:t xml:space="preserve">.</w:t>
      </w:r>
    </w:p>
    <w:bookmarkEnd w:id="351"/>
    <w:bookmarkEnd w:id="352"/>
    <w:bookmarkStart w:id="386"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53" name="Picture"/>
                  <a:graphic>
                    <a:graphicData uri="http://schemas.openxmlformats.org/drawingml/2006/picture">
                      <pic:pic>
                        <pic:nvPicPr>
                          <pic:cNvPr descr="/opt/quarto/share/formats/docx/note.png" id="354"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55" w:name="thm-norm-properties"/>
    <w:p>
      <w:pPr>
        <w:pStyle w:val="BodyText"/>
      </w:pPr>
      <w:r>
        <w:rPr>
          <w:b/>
          <w:bCs/>
        </w:rPr>
        <w:t xml:space="preserve">Theorem 56 (Basic properties of the Euclidean norm)</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 </w:t>
      </w:r>
      <w:r>
        <w:t xml:space="preserve">and any number</w:t>
      </w:r>
      <w:r>
        <w:t xml:space="preserve"> </w:t>
      </w:r>
      <m:oMath>
        <m:r>
          <m:t>c</m:t>
        </m:r>
      </m:oMath>
      <w:r>
        <w:t xml:space="preserve">:</w:t>
      </w:r>
    </w:p>
    <w:p>
      <w:pPr>
        <w:pStyle w:val="Compact"/>
        <w:numPr>
          <w:ilvl w:val="0"/>
          <w:numId w:val="1052"/>
        </w:numPr>
      </w:pP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2"/>
        </w:numPr>
      </w:pP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bookmarkEnd w:id="355"/>
    <w:p>
      <w:pPr>
        <w:pStyle w:val="FirstParagraph"/>
      </w:pPr>
      <w:r>
        <w:rPr>
          <w:i/>
          <w:iCs/>
        </w:rPr>
        <w:t xml:space="preserve">Proof</w:t>
      </w:r>
      <w:r>
        <w:t xml:space="preserve">. </w:t>
      </w:r>
      <w:r>
        <w:rPr>
          <w:b/>
          <w:bCs/>
        </w:rPr>
        <w:t xml:space="preserve">Part 1.</w:t>
      </w:r>
      <w:r>
        <w:t xml:space="preserve"> </w:t>
      </w:r>
      <m:oMath>
        <m:r>
          <m:t>​</m:t>
        </m:r>
        <m:d>
          <m:dPr>
            <m:begChr m:val="∥"/>
            <m:sepChr m:val=""/>
            <m:endChr m:val="∥"/>
            <m:grow/>
          </m:dPr>
          <m:e>
            <m:acc>
              <m:accPr>
                <m:chr m:val="̃"/>
              </m:accPr>
              <m:e>
                <m:r>
                  <m:t>x</m:t>
                </m:r>
              </m:e>
            </m:acc>
          </m:e>
        </m:d>
        <m:r>
          <m:t>​</m:t>
        </m:r>
        <m:r>
          <m:rPr>
            <m:sty m:val="p"/>
          </m:rPr>
          <m:t>=</m:t>
        </m:r>
        <m:rad>
          <m:radPr>
            <m:degHide m:val="on"/>
          </m:radPr>
          <m:deg/>
          <m:e>
            <m:sSubSup>
              <m:e>
                <m:r>
                  <m:t>x</m:t>
                </m:r>
              </m:e>
              <m:sub>
                <m:r>
                  <m:t>1</m:t>
                </m:r>
              </m:sub>
              <m:sup>
                <m:r>
                  <m:t>2</m:t>
                </m:r>
              </m:sup>
            </m:sSubSup>
            <m:r>
              <m:rPr>
                <m:sty m:val="p"/>
              </m:rPr>
              <m:t>+</m:t>
            </m:r>
            <m:r>
              <m:rPr>
                <m:sty m:val="p"/>
              </m:rPr>
              <m:t>⋯</m:t>
            </m:r>
            <m:r>
              <m:rPr>
                <m:sty m:val="p"/>
              </m:rPr>
              <m:t>+</m:t>
            </m:r>
            <m:sSubSup>
              <m:e>
                <m:r>
                  <m:t>x</m:t>
                </m:r>
              </m:e>
              <m:sub>
                <m:r>
                  <m:t>p</m:t>
                </m:r>
              </m:sub>
              <m:sup>
                <m:r>
                  <m:t>2</m:t>
                </m:r>
              </m:sup>
            </m:sSubSup>
          </m:e>
        </m:rad>
      </m:oMath>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m:oMathPara>
        <m:oMathParaPr>
          <m:jc m:val="center"/>
        </m:oMathParaPr>
        <m:oMath>
          <m:eqArr>
            <m:e>
              <m:r>
                <m:t>​</m:t>
              </m:r>
              <m:d>
                <m:dPr>
                  <m:begChr m:val="∥"/>
                  <m:sepChr m:val=""/>
                  <m:endChr m:val="∥"/>
                  <m:grow/>
                </m:dPr>
                <m:e>
                  <m:r>
                    <m:t>c</m:t>
                  </m:r>
                  <m:r>
                    <m:t> </m:t>
                  </m:r>
                  <m:acc>
                    <m:accPr>
                      <m:chr m:val="̃"/>
                    </m:accPr>
                    <m:e>
                      <m:r>
                        <m:t>x</m:t>
                      </m:r>
                    </m:e>
                  </m:acc>
                </m:e>
              </m:d>
              <m:r>
                <m:t>​</m:t>
              </m:r>
              <m:r>
                <m:t>&amp;</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r>
                    <m:t>c</m:t>
                  </m:r>
                  <m:r>
                    <m:t> </m:t>
                  </m:r>
                  <m:sSub>
                    <m:e>
                      <m:r>
                        <m:t>x</m:t>
                      </m:r>
                    </m:e>
                    <m:sub>
                      <m:r>
                        <m:t>i</m:t>
                      </m:r>
                    </m:sub>
                  </m:sSub>
                  <m:sSup>
                    <m:e>
                      <m:r>
                        <m:rPr>
                          <m:sty m:val="p"/>
                        </m:rPr>
                        <m:t>)</m:t>
                      </m:r>
                    </m:e>
                    <m:sup>
                      <m:r>
                        <m:t>2</m:t>
                      </m:r>
                    </m:sup>
                  </m:sSup>
                </m:e>
              </m:rad>
              <m:r>
                <m:t>&amp;</m:t>
              </m:r>
              <m:r>
                <m:t>&amp;</m:t>
              </m:r>
              <m:r>
                <m:rPr>
                  <m:nor/>
                  <m:sty m:val="p"/>
                </m:rPr>
                <m:t>(</m:t>
              </m:r>
              <m:r>
                <m:rPr>
                  <m:nor/>
                  <m:sty m:val="p"/>
                </m:rPr>
                <m:t>Equation 2</m:t>
              </m:r>
              <m:r>
                <m:rPr>
                  <m:nor/>
                  <m:sty m:val="p"/>
                </m:rPr>
                <m:t>, and </m:t>
              </m:r>
              <m:r>
                <m:rPr>
                  <m:nor/>
                  <m:sty m:val="p"/>
                </m:rPr>
                <m:t>Definition 25</m:t>
              </m:r>
              <m:r>
                <m:rPr>
                  <m:nor/>
                  <m:sty m:val="p"/>
                </m:rPr>
                <m:t>)</m:t>
              </m:r>
            </m:e>
            <m:e>
              <m:r>
                <m:t>&amp;</m:t>
              </m:r>
              <m:r>
                <m:rPr>
                  <m:sty m:val="p"/>
                </m:rPr>
                <m:t>=</m:t>
              </m:r>
              <m:rad>
                <m:radPr>
                  <m:degHide m:val="on"/>
                </m:radPr>
                <m:deg/>
                <m:e>
                  <m:nary>
                    <m:naryPr>
                      <m:chr m:val="∑"/>
                      <m:limLoc m:val="undOvr"/>
                      <m:subHide m:val="off"/>
                      <m:supHide m:val="off"/>
                    </m:naryPr>
                    <m:sub>
                      <m:r>
                        <m:t>i</m:t>
                      </m:r>
                      <m:r>
                        <m:rPr>
                          <m:sty m:val="p"/>
                        </m:rPr>
                        <m:t>=</m:t>
                      </m:r>
                      <m:r>
                        <m:t>1</m:t>
                      </m:r>
                    </m:sub>
                    <m:sup>
                      <m:r>
                        <m:t>p</m:t>
                      </m:r>
                    </m:sup>
                    <m:e>
                      <m:sSup>
                        <m:e>
                          <m:r>
                            <m:t>c</m:t>
                          </m:r>
                        </m:e>
                        <m:sup>
                          <m:r>
                            <m:t>2</m:t>
                          </m:r>
                        </m:sup>
                      </m:sSup>
                    </m:e>
                  </m:nary>
                  <m:sSubSup>
                    <m:e>
                      <m:r>
                        <m:t>x</m:t>
                      </m:r>
                    </m:e>
                    <m:sub>
                      <m:r>
                        <m:t>i</m:t>
                      </m:r>
                    </m:sub>
                    <m:sup>
                      <m:r>
                        <m:t>2</m:t>
                      </m:r>
                    </m:sup>
                  </m:sSubSup>
                </m:e>
              </m:rad>
              <m:r>
                <m:t>&amp;</m:t>
              </m:r>
              <m:r>
                <m:t>&amp;</m:t>
              </m:r>
              <m:r>
                <m:rPr>
                  <m:nor/>
                  <m:sty m:val="p"/>
                </m:rPr>
                <m:t>(</m:t>
              </m:r>
              <m:r>
                <m:rPr>
                  <m:sty m:val="p"/>
                </m:rPr>
                <m:t>(</m:t>
              </m:r>
              <m:r>
                <m:t>c</m:t>
              </m:r>
              <m:r>
                <m:t> </m:t>
              </m:r>
              <m:sSub>
                <m:e>
                  <m:r>
                    <m:t>x</m:t>
                  </m:r>
                </m:e>
                <m:sub>
                  <m:r>
                    <m:t>i</m:t>
                  </m:r>
                </m:sub>
              </m:sSub>
              <m:sSup>
                <m:e>
                  <m:r>
                    <m:rPr>
                      <m:sty m:val="p"/>
                    </m:rPr>
                    <m:t>)</m:t>
                  </m:r>
                </m:e>
                <m:sup>
                  <m:r>
                    <m:t>2</m:t>
                  </m:r>
                </m:sup>
              </m:sSup>
              <m:r>
                <m:rPr>
                  <m:sty m:val="p"/>
                </m:rPr>
                <m:t>=</m:t>
              </m:r>
              <m:sSup>
                <m:e>
                  <m:r>
                    <m:t>c</m:t>
                  </m:r>
                </m:e>
                <m:sup>
                  <m:r>
                    <m:t>2</m:t>
                  </m:r>
                </m:sup>
              </m:sSup>
              <m:sSubSup>
                <m:e>
                  <m:r>
                    <m:t>x</m:t>
                  </m:r>
                </m:e>
                <m:sub>
                  <m:r>
                    <m:t>i</m:t>
                  </m:r>
                </m:sub>
                <m:sup>
                  <m:r>
                    <m:t>2</m:t>
                  </m:r>
                </m:sup>
              </m:sSubSup>
              <m:r>
                <m:rPr>
                  <m:nor/>
                  <m:sty m:val="p"/>
                </m:rPr>
                <m:t>)</m:t>
              </m:r>
            </m:e>
            <m:e>
              <m:r>
                <m:t>&amp;</m:t>
              </m:r>
              <m:r>
                <m:rPr>
                  <m:sty m:val="p"/>
                </m:rPr>
                <m:t>=</m:t>
              </m:r>
              <m:rad>
                <m:radPr>
                  <m:degHide m:val="on"/>
                </m:radPr>
                <m:deg/>
                <m:e>
                  <m:sSup>
                    <m:e>
                      <m:r>
                        <m:t>c</m:t>
                      </m:r>
                    </m:e>
                    <m:sup>
                      <m:r>
                        <m:t>2</m:t>
                      </m:r>
                    </m:sup>
                  </m:sSup>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(factor </m:t>
              </m:r>
              <m:sSup>
                <m:e>
                  <m:r>
                    <m:t>c</m:t>
                  </m:r>
                </m:e>
                <m:sup>
                  <m:r>
                    <m:t>2</m:t>
                  </m:r>
                </m:sup>
              </m:sSup>
              <m:r>
                <m:rPr>
                  <m:nor/>
                  <m:sty m:val="p"/>
                </m:rPr>
                <m:t> out of the sum)</m:t>
              </m:r>
            </m:e>
            <m:e>
              <m:r>
                <m:t>&amp;</m:t>
              </m:r>
              <m:r>
                <m:rPr>
                  <m:sty m:val="p"/>
                </m:rPr>
                <m:t>=</m:t>
              </m:r>
              <m:rad>
                <m:radPr>
                  <m:degHide m:val="on"/>
                </m:radPr>
                <m:deg/>
                <m:e>
                  <m:sSup>
                    <m:e>
                      <m:r>
                        <m:t>c</m:t>
                      </m:r>
                    </m:e>
                    <m:sup>
                      <m:r>
                        <m:t>2</m:t>
                      </m:r>
                    </m:sup>
                  </m:sSup>
                </m:e>
              </m:rad>
              <m:r>
                <m:t> </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(the square root of a product of nonnegative numbers)</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r>
                <m:rPr>
                  <m:sty m:val="p"/>
                </m:rPr>
                <m:t>.</m:t>
              </m:r>
              <m:r>
                <m:t>&amp;</m:t>
              </m:r>
              <m:r>
                <m:t>&amp;</m:t>
              </m:r>
              <m:r>
                <m:rPr>
                  <m:nor/>
                  <m:sty m:val="p"/>
                </m:rPr>
                <m:t>(</m:t>
              </m:r>
              <m:rad>
                <m:radPr>
                  <m:degHide m:val="on"/>
                </m:radPr>
                <m:deg/>
                <m:e>
                  <m:sSup>
                    <m:e>
                      <m:r>
                        <m:t>c</m:t>
                      </m:r>
                    </m:e>
                    <m:sup>
                      <m:r>
                        <m:t>2</m:t>
                      </m:r>
                    </m:sup>
                  </m:sSup>
                </m:e>
              </m:rad>
              <m:r>
                <m:rPr>
                  <m:sty m:val="p"/>
                </m:rPr>
                <m:t>=</m:t>
              </m:r>
              <m:r>
                <m:t>​</m:t>
              </m:r>
              <m:d>
                <m:dPr>
                  <m:begChr m:val="|"/>
                  <m:sepChr m:val=""/>
                  <m:endChr m:val="|"/>
                  <m:grow/>
                </m:dPr>
                <m:e>
                  <m:r>
                    <m:t>c</m:t>
                  </m:r>
                </m:e>
              </m:d>
              <m:r>
                <m:t>​</m:t>
              </m:r>
              <m:r>
                <m:rPr>
                  <m:nor/>
                  <m:sty m:val="p"/>
                </m:rPr>
                <m:t>, and </m:t>
              </m:r>
              <m:r>
                <m:rPr>
                  <m:nor/>
                  <m:sty m:val="p"/>
                </m:rPr>
                <m:t>Equation 2</m:t>
              </m:r>
              <m:r>
                <m:rPr>
                  <m:nor/>
                  <m:sty m:val="p"/>
                </m:rPr>
                <m:t>)</m:t>
              </m:r>
            </m:e>
          </m:eqArr>
        </m:oMath>
      </m:oMathPara>
    </w:p>
    <w:bookmarkStart w:id="356" w:name="exm-norm-properties"/>
    <w:p>
      <w:pPr>
        <w:pStyle w:val="FirstParagraph"/>
      </w:pPr>
      <w:r>
        <w:rPr>
          <w:b/>
          <w:bCs/>
        </w:rPr>
        <w:t xml:space="preserve">Example 102 (Scaling a vector scales its length)</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r>
        <w:t xml:space="preserve"> </w:t>
      </w:r>
      <m:oMath>
        <m:r>
          <m:t>​</m:t>
        </m:r>
        <m:d>
          <m:dPr>
            <m:begChr m:val="∥"/>
            <m:sepChr m:val=""/>
            <m:endChr m:val="∥"/>
            <m:grow/>
          </m:dPr>
          <m:e>
            <m:acc>
              <m:accPr>
                <m:chr m:val="̃"/>
              </m:accPr>
              <m:e>
                <m:r>
                  <m:t>x</m:t>
                </m:r>
              </m:e>
            </m:acc>
          </m:e>
        </m:d>
        <m:r>
          <m:t>​</m:t>
        </m:r>
        <m:r>
          <m:rPr>
            <m:sty m:val="p"/>
          </m:rPr>
          <m:t>=</m:t>
        </m:r>
        <m:r>
          <m:t>5</m:t>
        </m:r>
      </m:oMath>
      <w:r>
        <w:t xml:space="preserve"> </w:t>
      </w:r>
      <w:r>
        <w:t xml:space="preserve">(</w:t>
      </w:r>
      <w:hyperlink w:anchor="exm-euclidean-norm">
        <w:r>
          <w:rPr>
            <w:rStyle w:val="Hyperlink"/>
          </w:rPr>
          <w:t xml:space="preserve">Example 11</w:t>
        </w:r>
      </w:hyperlink>
      <w:r>
        <w:t xml:space="preserve">).</w:t>
      </w:r>
      <w:r>
        <w:t xml:space="preserve"> </w:t>
      </w:r>
      <w:r>
        <w:t xml:space="preserve">Then</w:t>
      </w:r>
      <w:r>
        <w:t xml:space="preserve"> </w:t>
      </w:r>
      <m:oMath>
        <m:r>
          <m:rPr>
            <m:sty m:val="p"/>
          </m:rPr>
          <m:t>−</m:t>
        </m:r>
        <m:r>
          <m:t>2</m:t>
        </m:r>
        <m:r>
          <m:t> </m:t>
        </m:r>
        <m:acc>
          <m:accPr>
            <m:chr m:val="̃"/>
          </m:accPr>
          <m:e>
            <m:r>
              <m:t>x</m:t>
            </m:r>
          </m:e>
        </m:acc>
        <m:r>
          <m:rPr>
            <m:sty m:val="p"/>
          </m:rPr>
          <m:t>=</m:t>
        </m:r>
        <m:r>
          <m:rPr>
            <m:sty m:val="p"/>
          </m:rPr>
          <m:t>(</m:t>
        </m:r>
        <m:r>
          <m:rPr>
            <m:sty m:val="p"/>
          </m:rPr>
          <m:t>−</m:t>
        </m:r>
        <m:r>
          <m:t>6</m:t>
        </m:r>
        <m:r>
          <m:rPr>
            <m:sty m:val="p"/>
          </m:rPr>
          <m:t>,</m:t>
        </m:r>
        <m:r>
          <m:rPr>
            <m:sty m:val="p"/>
          </m:rPr>
          <m:t>−</m:t>
        </m:r>
        <m:r>
          <m:t>8</m:t>
        </m:r>
        <m:r>
          <m:rPr>
            <m:sty m:val="p"/>
          </m:rPr>
          <m:t>)</m:t>
        </m:r>
      </m:oMath>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m:oMathPara>
        <m:oMathParaPr>
          <m:jc m:val="center"/>
        </m:oMathParaPr>
        <m:oMath>
          <m:eqArr>
            <m:e>
              <m:r>
                <m:t>​</m:t>
              </m:r>
              <m:d>
                <m:dPr>
                  <m:begChr m:val="∥"/>
                  <m:sepChr m:val=""/>
                  <m:endChr m:val="∥"/>
                  <m:grow/>
                </m:dPr>
                <m:e>
                  <m:f>
                    <m:fPr>
                      <m:type m:val="lin"/>
                    </m:fPr>
                    <m:num>
                      <m:r>
                        <m:t>1</m:t>
                      </m:r>
                    </m:num>
                    <m:den>
                      <m:r>
                        <m:t>5</m:t>
                      </m:r>
                    </m:den>
                  </m:f>
                  <m:r>
                    <m:t> </m:t>
                  </m:r>
                  <m:acc>
                    <m:accPr>
                      <m:chr m:val="̃"/>
                    </m:accPr>
                    <m:e>
                      <m:r>
                        <m:t>x</m:t>
                      </m:r>
                    </m:e>
                  </m:acc>
                </m:e>
              </m:d>
              <m:r>
                <m:t>​</m:t>
              </m:r>
              <m:r>
                <m:t>&amp;</m:t>
              </m:r>
              <m:r>
                <m:rPr>
                  <m:sty m:val="p"/>
                </m:rPr>
                <m:t>=</m:t>
              </m:r>
              <m:f>
                <m:fPr>
                  <m:type m:val="lin"/>
                </m:fPr>
                <m:num>
                  <m:r>
                    <m:t>1</m:t>
                  </m:r>
                </m:num>
                <m:den>
                  <m:r>
                    <m:t>5</m:t>
                  </m:r>
                </m:den>
              </m:f>
              <m:r>
                <m:rPr>
                  <m:sty m:val="p"/>
                </m:rPr>
                <m:t>⋅</m:t>
              </m:r>
              <m:r>
                <m:t>5</m:t>
              </m:r>
            </m:e>
            <m:e>
              <m:r>
                <m:t>&amp;</m:t>
              </m:r>
              <m:r>
                <m:rPr>
                  <m:sty m:val="p"/>
                </m:rPr>
                <m:t>=</m:t>
              </m:r>
              <m:r>
                <m:t>1</m:t>
              </m:r>
              <m:r>
                <m:rPr>
                  <m:sty m:val="p"/>
                </m:rPr>
                <m:t>,</m:t>
              </m:r>
            </m:e>
          </m:eqArr>
        </m:oMath>
      </m:oMathPara>
    </w:p>
    <w:p>
      <w:pPr>
        <w:pStyle w:val="FirstParagraph"/>
      </w:pPr>
      <w:r>
        <w:t xml:space="preserve">and</w:t>
      </w:r>
      <w:r>
        <w:t xml:space="preserve"> </w:t>
      </w:r>
      <m:oMath>
        <m:f>
          <m:fPr>
            <m:type m:val="lin"/>
          </m:fPr>
          <m:num>
            <m:r>
              <m:t>1</m:t>
            </m:r>
          </m:num>
          <m:den>
            <m:r>
              <m:t>5</m:t>
            </m:r>
          </m:den>
        </m:f>
        <m:r>
          <m:t> </m:t>
        </m:r>
        <m:acc>
          <m:accPr>
            <m:chr m:val="̃"/>
          </m:accPr>
          <m:e>
            <m:r>
              <m:t>x</m:t>
            </m:r>
          </m:e>
        </m:acc>
        <m:r>
          <m:rPr>
            <m:sty m:val="p"/>
          </m:rPr>
          <m:t>=</m:t>
        </m:r>
        <m:r>
          <m:rPr>
            <m:sty m:val="p"/>
          </m:rPr>
          <m:t>(</m:t>
        </m:r>
        <m:r>
          <m:t>0.6</m:t>
        </m:r>
        <m:r>
          <m:rPr>
            <m:sty m:val="p"/>
          </m:rPr>
          <m:t>,</m:t>
        </m:r>
        <m:r>
          <m:t>0.8</m:t>
        </m:r>
        <m:r>
          <m:rPr>
            <m:sty m:val="p"/>
          </m:rPr>
          <m:t>)</m:t>
        </m:r>
      </m:oMath>
      <w:r>
        <w:t xml:space="preserve"> </w:t>
      </w:r>
      <w:r>
        <w:t xml:space="preserve">is the unit vector in</w:t>
      </w:r>
      <w:r>
        <w:t xml:space="preserve"> </w:t>
      </w:r>
      <w:hyperlink w:anchor="exm-euclidean-norm">
        <w:r>
          <w:rPr>
            <w:rStyle w:val="Hyperlink"/>
          </w:rPr>
          <w:t xml:space="preserve">Example 11</w:t>
        </w:r>
      </w:hyperlink>
      <w:r>
        <w:t xml:space="preserve">.</w:t>
      </w:r>
    </w:p>
    <w:bookmarkEnd w:id="356"/>
    <w:bookmarkStart w:id="357" w:name="thm-norm-sum-square"/>
    <w:p>
      <w:pPr>
        <w:pStyle w:val="BodyText"/>
      </w:pPr>
      <w:r>
        <w:rPr>
          <w:b/>
          <w:bCs/>
        </w:rPr>
        <w:t xml:space="preserve">Theorem 57 (The squared norm of a sum)</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oMath>
      </m:oMathPara>
    </w:p>
    <w:p>
      <w:pPr>
        <w:pStyle w:val="FirstParagraph"/>
      </w:pPr>
      <w:r>
        <w:t xml:space="preserve">In particular, if</w:t>
      </w:r>
      <w:r>
        <w:t xml:space="preserve"> </w:t>
      </w:r>
      <m:oMath>
        <m:acc>
          <m:accPr>
            <m:chr m:val="̃"/>
          </m:accPr>
          <m:e>
            <m:r>
              <m:t>x</m:t>
            </m:r>
          </m:e>
        </m:acc>
        <m:r>
          <m:rPr>
            <m:sty m:val="p"/>
          </m:rPr>
          <m:t>⟂</m:t>
        </m:r>
        <m:acc>
          <m:accPr>
            <m:chr m:val="̃"/>
          </m:accPr>
          <m:e>
            <m:r>
              <m:t>y</m:t>
            </m:r>
          </m:e>
        </m:acc>
      </m:oMath>
      <w:r>
        <w:t xml:space="preserve"> </w:t>
      </w:r>
      <w:r>
        <w:t xml:space="preserve">(</w:t>
      </w:r>
      <w:hyperlink w:anchor="def-orthogonal-vectors">
        <w:r>
          <w:rPr>
            <w:rStyle w:val="Hyperlink"/>
          </w:rPr>
          <w:t xml:space="preserve">Definition 15</w:t>
        </w:r>
      </w:hyperlink>
      <w:r>
        <w:t xml:space="preserve">), then</w:t>
      </w:r>
      <w:r>
        <w:t xml:space="preserve"> </w:t>
      </w: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m:t>
        </m:r>
        <m:d>
          <m:dPr>
            <m:begChr m:val="∥"/>
            <m:sepChr m:val=""/>
            <m:endChr m:val="∥"/>
            <m:grow/>
          </m:dPr>
          <m:e>
            <m:acc>
              <m:accPr>
                <m:chr m:val="̃"/>
              </m:accPr>
              <m:e>
                <m:r>
                  <m:t>y</m:t>
                </m:r>
              </m:e>
            </m:acc>
          </m:e>
        </m:d>
        <m:sSup>
          <m:e>
            <m:r>
              <m:t>​</m:t>
            </m:r>
          </m:e>
          <m:sup>
            <m:r>
              <m:t>2</m:t>
            </m:r>
          </m:sup>
        </m:sSup>
      </m:oMath>
      <w:r>
        <w:t xml:space="preserve"> </w:t>
      </w:r>
      <w:r>
        <w:t xml:space="preserve">(the</w:t>
      </w:r>
      <w:r>
        <w:t xml:space="preserve"> </w:t>
      </w:r>
      <w:r>
        <w:rPr>
          <w:b/>
          <w:bCs/>
        </w:rPr>
        <w:t xml:space="preserve">Pythagorean theorem</w:t>
      </w:r>
      <w:r>
        <w:t xml:space="preserve">).</w:t>
      </w:r>
    </w:p>
    <w:bookmarkEnd w:id="357"/>
    <w:p>
      <w:pPr>
        <w:pStyle w:val="BodyText"/>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rPr>
                  <m:sty m:val="p"/>
                </m:rPr>
                <m:t>(</m:t>
              </m:r>
              <m:acc>
                <m:accPr>
                  <m:chr m:val="̃"/>
                </m:accPr>
                <m:e>
                  <m:r>
                    <m:t>x</m:t>
                  </m:r>
                </m:e>
              </m:acc>
              <m:r>
                <m:rPr>
                  <m:sty m:val="p"/>
                </m:rPr>
                <m:t>+</m:t>
              </m:r>
              <m:acc>
                <m:accPr>
                  <m:chr m:val="̃"/>
                </m:accPr>
                <m:e>
                  <m:r>
                    <m:t>y</m:t>
                  </m:r>
                </m:e>
              </m:acc>
              <m:r>
                <m:rPr>
                  <m:sty m:val="p"/>
                </m:rPr>
                <m:t>)</m:t>
              </m:r>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(square both sides of </m:t>
              </m:r>
              <m:r>
                <m:rPr>
                  <m:nor/>
                  <m:sty m:val="p"/>
                </m:rPr>
                <m:t>Equation 2</m:t>
              </m:r>
              <m:r>
                <m:rPr>
                  <m:nor/>
                  <m:sty m:val="p"/>
                </m:rPr>
                <m:t>)</m:t>
              </m:r>
            </m:e>
            <m:e>
              <m:r>
                <m:t>&amp;</m:t>
              </m:r>
              <m:r>
                <m:rPr>
                  <m:sty m:val="p"/>
                </m:rPr>
                <m:t>=</m:t>
              </m:r>
              <m:acc>
                <m:accPr>
                  <m:chr m:val="̃"/>
                </m:accPr>
                <m:e>
                  <m:r>
                    <m:t>x</m:t>
                  </m:r>
                </m:e>
              </m:acc>
              <m:r>
                <m:rPr>
                  <m:sty m:val="p"/>
                </m:rPr>
                <m:t>⋅</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m:t>
              </m:r>
              <m:r>
                <m:rPr>
                  <m:nor/>
                  <m:sty m:val="p"/>
                </m:rPr>
                <m:t>Theorem 50</m:t>
              </m:r>
              <m:r>
                <m:rPr>
                  <m:nor/>
                  <m:sty m:val="p"/>
                </m:rPr>
                <m:t>, first slot, </m:t>
              </m:r>
              <m:r>
                <m:t>a</m:t>
              </m:r>
              <m:r>
                <m:rPr>
                  <m:nor/>
                  <m:sty m:val="p"/>
                </m:rPr>
                <m:t> and </m:t>
              </m:r>
              <m:r>
                <m:t>b</m:t>
              </m:r>
              <m:r>
                <m:rPr>
                  <m:nor/>
                  <m:sty m:val="p"/>
                </m:rPr>
                <m:t> both equal to </m:t>
              </m:r>
              <m:r>
                <m:t>1</m:t>
              </m:r>
              <m:r>
                <m:rPr>
                  <m:nor/>
                  <m:sty m:val="p"/>
                </m:rPr>
                <m:t>)</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50</m:t>
              </m:r>
              <m:r>
                <m:rPr>
                  <m:nor/>
                  <m:sty m:val="p"/>
                </m:rPr>
                <m:t>, second slot, </m:t>
              </m:r>
              <m:r>
                <m:t>a</m:t>
              </m:r>
              <m:r>
                <m:rPr>
                  <m:nor/>
                  <m:sty m:val="p"/>
                </m:rPr>
                <m:t> and </m:t>
              </m:r>
              <m:r>
                <m:t>b</m:t>
              </m:r>
              <m:r>
                <m:rPr>
                  <m:nor/>
                  <m:sty m:val="p"/>
                </m:rPr>
                <m:t> both equal to </m:t>
              </m:r>
              <m:r>
                <m:t>1</m:t>
              </m:r>
              <m:r>
                <m:rPr>
                  <m:nor/>
                  <m:sty m:val="p"/>
                </m:rPr>
                <m:t>, twice)</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1</m:t>
              </m:r>
              <m:r>
                <m:rPr>
                  <m:nor/>
                  <m:sty m:val="p"/>
                </m:rPr>
                <m:t>)</m:t>
              </m:r>
            </m:e>
            <m:e>
              <m:r>
                <m:t>&amp;</m:t>
              </m:r>
              <m:r>
                <m:rPr>
                  <m:sty m:val="p"/>
                </m:rPr>
                <m:t>=</m:t>
              </m:r>
              <m:acc>
                <m:accPr>
                  <m:chr m:val="̃"/>
                </m:accPr>
                <m:e>
                  <m:r>
                    <m:t>x</m:t>
                  </m:r>
                </m:e>
              </m:acc>
              <m:r>
                <m:rPr>
                  <m:sty m:val="p"/>
                </m:rPr>
                <m:t>⋅</m:t>
              </m:r>
              <m:acc>
                <m:accPr>
                  <m:chr m:val="̃"/>
                </m:accPr>
                <m:e>
                  <m:r>
                    <m:t>x</m:t>
                  </m:r>
                </m:e>
              </m:acc>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acc>
                <m:accPr>
                  <m:chr m:val="̃"/>
                </m:accPr>
                <m:e>
                  <m:r>
                    <m:t>y</m:t>
                  </m:r>
                </m:e>
              </m:acc>
              <m:r>
                <m:t>&amp;</m:t>
              </m:r>
              <m:r>
                <m:t>&amp;</m:t>
              </m:r>
              <m:r>
                <m:rPr>
                  <m:nor/>
                  <m:sty m:val="p"/>
                </m:rPr>
                <m:t>(combine like terms)</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r>
                <m:t>&amp;</m:t>
              </m:r>
              <m:r>
                <m:t>&amp;</m:t>
              </m:r>
              <m:r>
                <m:rPr>
                  <m:nor/>
                  <m:sty m:val="p"/>
                </m:rPr>
                <m:t>(</m:t>
              </m:r>
              <m:r>
                <m:rPr>
                  <m:nor/>
                  <m:sty m:val="p"/>
                </m:rPr>
                <m:t>Equation 2</m:t>
              </m:r>
              <m:r>
                <m:rPr>
                  <m:nor/>
                  <m:sty m:val="p"/>
                </m:rPr>
                <m:t>, squared)</m:t>
              </m:r>
            </m:e>
          </m:eqArr>
        </m:oMath>
      </m:oMathPara>
    </w:p>
    <w:p>
      <w:pPr>
        <w:pStyle w:val="FirstParagraph"/>
      </w:pPr>
      <w:r>
        <w:t xml:space="preserve">If</w:t>
      </w:r>
      <w:r>
        <w:t xml:space="preserve"> </w:t>
      </w:r>
      <m:oMath>
        <m:acc>
          <m:accPr>
            <m:chr m:val="̃"/>
          </m:accPr>
          <m:e>
            <m:r>
              <m:t>x</m:t>
            </m:r>
          </m:e>
        </m:acc>
        <m:r>
          <m:rPr>
            <m:sty m:val="p"/>
          </m:rPr>
          <m:t>⟂</m:t>
        </m:r>
        <m:acc>
          <m:accPr>
            <m:chr m:val="̃"/>
          </m:accPr>
          <m:e>
            <m:r>
              <m:t>y</m:t>
            </m:r>
          </m:e>
        </m:acc>
      </m:oMath>
      <w:r>
        <w:t xml:space="preserve">, then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and the middle term drops out.</w:t>
      </w:r>
    </w:p>
    <w:bookmarkStart w:id="358" w:name="exm-norm-sum-square"/>
    <w:p>
      <w:pPr>
        <w:pStyle w:val="BodyText"/>
      </w:pPr>
      <w:r>
        <w:rPr>
          <w:b/>
          <w:bCs/>
        </w:rPr>
        <w:t xml:space="preserve">Example 103 (Checking the expansion)</w:t>
      </w:r>
      <w:r>
        <w:t xml:space="preserve"> </w:t>
      </w: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4</m:t>
        </m:r>
        <m:r>
          <m:rPr>
            <m:sty m:val="p"/>
          </m:rPr>
          <m:t>)</m:t>
        </m:r>
      </m:oMath>
      <w:r>
        <w:t xml:space="preserve">:</w:t>
      </w:r>
      <w:r>
        <w:t xml:space="preserve"> </w:t>
      </w:r>
      <m:oMath>
        <m:acc>
          <m:accPr>
            <m:chr m:val="̃"/>
          </m:accPr>
          <m:e>
            <m:r>
              <m:t>x</m:t>
            </m:r>
          </m:e>
        </m:acc>
        <m:r>
          <m:rPr>
            <m:sty m:val="p"/>
          </m:rPr>
          <m:t>+</m:t>
        </m:r>
        <m:acc>
          <m:accPr>
            <m:chr m:val="̃"/>
          </m:accPr>
          <m:e>
            <m:r>
              <m:t>y</m:t>
            </m:r>
          </m:e>
        </m:acc>
        <m:r>
          <m:rPr>
            <m:sty m:val="p"/>
          </m:rPr>
          <m:t>=</m:t>
        </m:r>
        <m:r>
          <m:rPr>
            <m:sty m:val="p"/>
          </m:rPr>
          <m:t>(</m:t>
        </m:r>
        <m:r>
          <m:t>4</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16</m:t>
              </m:r>
              <m:r>
                <m:rPr>
                  <m:sty m:val="p"/>
                </m:rPr>
                <m:t>+</m:t>
              </m:r>
              <m:r>
                <m:t>16</m:t>
              </m:r>
            </m:e>
            <m:e>
              <m:r>
                <m:t>&amp;</m:t>
              </m:r>
              <m:r>
                <m:rPr>
                  <m:sty m:val="p"/>
                </m:rPr>
                <m:t>=</m:t>
              </m:r>
              <m:r>
                <m:t>32</m:t>
              </m:r>
              <m:r>
                <m:rPr>
                  <m:sty m:val="p"/>
                </m:rPr>
                <m:t>,</m:t>
              </m:r>
            </m:e>
          </m:eqArr>
        </m:oMath>
      </m:oMathPara>
    </w:p>
    <w:p>
      <w:pPr>
        <w:pStyle w:val="FirstParagraph"/>
      </w:pPr>
      <w:r>
        <w:t xml:space="preserve">and</w:t>
      </w:r>
    </w:p>
    <w:p>
      <w:pPr>
        <w:pStyle w:val="BodyText"/>
      </w:pPr>
      <m:oMathPara>
        <m:oMathParaPr>
          <m:jc m:val="center"/>
        </m:oMathParaPr>
        <m:oMath>
          <m:eqArr>
            <m:e>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rPr>
                  <m:sty m:val="p"/>
                </m:rPr>
                <m:t>=</m:t>
              </m:r>
              <m:r>
                <m:t>9</m:t>
              </m:r>
              <m:r>
                <m:rPr>
                  <m:sty m:val="p"/>
                </m:rPr>
                <m:t>+</m:t>
              </m:r>
              <m:r>
                <m:t>2</m:t>
              </m:r>
              <m:r>
                <m:rPr>
                  <m:sty m:val="p"/>
                </m:rPr>
                <m:t>⋅</m:t>
              </m:r>
              <m:r>
                <m:t>3</m:t>
              </m:r>
              <m:r>
                <m:rPr>
                  <m:sty m:val="p"/>
                </m:rPr>
                <m:t>+</m:t>
              </m:r>
              <m:r>
                <m:t>17</m:t>
              </m:r>
            </m:e>
            <m:e>
              <m:r>
                <m:t>&amp;</m:t>
              </m:r>
              <m:r>
                <m:rPr>
                  <m:sty m:val="p"/>
                </m:rPr>
                <m:t>=</m:t>
              </m:r>
              <m:r>
                <m:t>32</m:t>
              </m:r>
              <m:r>
                <m:rPr>
                  <m:sty m:val="p"/>
                </m:rPr>
                <m:t>.</m:t>
              </m:r>
            </m:e>
          </m:eqArr>
        </m:oMath>
      </m:oMathPara>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58"/>
    <w:bookmarkStart w:id="359" w:name="thm-cauchy-schwarz"/>
    <w:p>
      <w:pPr>
        <w:pStyle w:val="BodyText"/>
      </w:pPr>
      <w:r>
        <w:rPr>
          <w:b/>
          <w:bCs/>
        </w:rPr>
        <w:t xml:space="preserve">Theorem 58 (Cauchy-Schwarz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oMath>
      </m:oMathPara>
    </w:p>
    <w:p>
      <w:pPr>
        <w:pStyle w:val="FirstParagraph"/>
      </w:pPr>
      <w:r>
        <w:t xml:space="preserve">with equality exactly when</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linearly dependent</w:t>
      </w:r>
      <w:r>
        <w:t xml:space="preserve"> </w:t>
      </w:r>
      <w:r>
        <w:t xml:space="preserve">(</w:t>
      </w:r>
      <w:hyperlink w:anchor="def-linearly-independent">
        <w:r>
          <w:rPr>
            <w:rStyle w:val="Hyperlink"/>
          </w:rPr>
          <w:t xml:space="preserve">Definition 43</w:t>
        </w:r>
      </w:hyperlink>
      <w:r>
        <w:t xml:space="preserve">).</w:t>
      </w:r>
    </w:p>
    <w:bookmarkEnd w:id="359"/>
    <w:p>
      <w:pPr>
        <w:pStyle w:val="BodyText"/>
      </w:pPr>
      <w:r>
        <w:rPr>
          <w:i/>
          <w:iCs/>
        </w:rPr>
        <w:t xml:space="preserve">Proof</w:t>
      </w:r>
      <w:r>
        <w:t xml:space="preserve">. </w:t>
      </w: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Compact"/>
        <w:numPr>
          <w:ilvl w:val="0"/>
          <w:numId w:val="1047"/>
        </w:numPr>
      </w:pPr>
      <w:r>
        <w:t xml:space="preserve">and</w:t>
      </w:r>
      <w:r>
        <w:t xml:space="preserve"> </w:t>
      </w:r>
      <m:oMath>
        <m:r>
          <m:t>​</m:t>
        </m:r>
        <m:d>
          <m:dPr>
            <m:begChr m:val="∥"/>
            <m:sepChr m:val=""/>
            <m:endChr m:val="∥"/>
            <m:grow/>
          </m:dPr>
          <m:e>
            <m:acc>
              <m:accPr>
                <m:chr m:val="̃"/>
              </m:accPr>
              <m:e>
                <m:r>
                  <m:t>0</m:t>
                </m:r>
              </m:e>
            </m:acc>
          </m:e>
        </m:d>
        <m:r>
          <m:t>​</m:t>
        </m:r>
        <m:r>
          <m:rPr>
            <m:sty m:val="p"/>
          </m:rPr>
          <m: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m:oMath>
        <m:acc>
          <m:accPr>
            <m:chr m:val="̃"/>
          </m:accPr>
          <m:e>
            <m:r>
              <m:t>x</m:t>
            </m:r>
          </m:e>
        </m:acc>
        <m:r>
          <m:rPr>
            <m:sty m:val="p"/>
          </m:rPr>
          <m:t>,</m:t>
        </m:r>
        <m:acc>
          <m:accPr>
            <m:chr m:val="̃"/>
          </m:accPr>
          <m:e>
            <m:r>
              <m:t>y</m:t>
            </m:r>
          </m:e>
        </m:acc>
      </m:oMath>
      <w:r>
        <w:t xml:space="preserve"> </w:t>
      </w:r>
      <w:r>
        <w:t xml:space="preserve">are linearly dependent, because</w:t>
      </w:r>
      <w:r>
        <w:t xml:space="preserve"> </w:t>
      </w:r>
      <m:oMath>
        <m:r>
          <m:t>0</m:t>
        </m:r>
        <m:r>
          <m:t> </m:t>
        </m:r>
        <m:acc>
          <m:accPr>
            <m:chr m:val="̃"/>
          </m:accPr>
          <m:e>
            <m:r>
              <m:t>x</m:t>
            </m:r>
          </m:e>
        </m:acc>
        <m:r>
          <m:rPr>
            <m:sty m:val="p"/>
          </m:rPr>
          <m:t>+</m:t>
        </m:r>
        <m:r>
          <m:t>1</m:t>
        </m:r>
        <m:r>
          <m:t> </m:t>
        </m:r>
        <m:acc>
          <m:accPr>
            <m:chr m:val="̃"/>
          </m:accPr>
          <m:e>
            <m:r>
              <m:t>y</m:t>
            </m:r>
          </m:e>
        </m:acc>
        <m:r>
          <m:rPr>
            <m:sty m:val="p"/>
          </m:rPr>
          <m:t>=</m:t>
        </m:r>
        <m:acc>
          <m:accPr>
            <m:chr m:val="̃"/>
          </m:accPr>
          <m:e>
            <m:r>
              <m:t>0</m:t>
            </m:r>
          </m:e>
        </m:acc>
      </m:oMath>
      <w:r>
        <w:t xml:space="preserve">.</w:t>
      </w:r>
    </w:p>
    <w:p>
      <w:pPr>
        <w:pStyle w:val="FirstParagraph"/>
      </w:pP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r>
        <w:t xml:space="preserve"> </w:t>
      </w:r>
      <m:oMath>
        <m:r>
          <m:t>​</m:t>
        </m:r>
        <m:d>
          <m:dPr>
            <m:begChr m:val="∥"/>
            <m:sepChr m:val=""/>
            <m:endChr m:val="∥"/>
            <m:grow/>
          </m:dPr>
          <m:e>
            <m:acc>
              <m:accPr>
                <m:chr m:val="̃"/>
              </m:accPr>
              <m:e>
                <m:r>
                  <m:t>y</m:t>
                </m:r>
              </m:e>
            </m:acc>
          </m:e>
        </m:d>
        <m:r>
          <m:t>​</m:t>
        </m:r>
        <m:r>
          <m:rPr>
            <m:sty m:val="p"/>
          </m:rPr>
          <m:t>&gt;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Let</w:t>
      </w:r>
      <w:r>
        <w:t xml:space="preserve"> </w:t>
      </w:r>
      <m:oMath>
        <m:r>
          <m:t>t</m:t>
        </m:r>
        <m:limUpp>
          <m:e>
            <m:r>
              <m:rPr>
                <m:sty m:val="p"/>
              </m:rPr>
              <m:t>=</m:t>
            </m:r>
          </m:e>
          <m:lim>
            <m:r>
              <m:rPr>
                <m:nor/>
                <m:sty m:val="p"/>
              </m:rPr>
              <m:t>def</m:t>
            </m:r>
          </m:lim>
        </m:limUpp>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oMath>
      <w:r>
        <w:t xml:space="preserve">. Then</w:t>
      </w:r>
    </w:p>
    <w:p>
      <w:pPr>
        <w:pStyle w:val="BodyText"/>
      </w:pPr>
      <w:bookmarkStart w:id="360" w:name="eq-cauchy-schwarz-chain"/>
      <m:oMathPara>
        <m:oMathParaPr>
          <m:jc m:val="center"/>
        </m:oMathParaPr>
        <m:oMath>
          <m:eqArr>
            <m:e>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r>
                    <m:rP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e>
              </m:d>
              <m:sSup>
                <m:e>
                  <m:r>
                    <m:t>​</m:t>
                  </m:r>
                </m:e>
                <m:sup>
                  <m:r>
                    <m:t>2</m:t>
                  </m:r>
                </m:sup>
              </m:sSup>
              <m:r>
                <m:t>&amp;</m:t>
              </m:r>
              <m:r>
                <m:t>&amp;</m:t>
              </m:r>
              <m:r>
                <m:rPr>
                  <m:nor/>
                  <m:sty m:val="p"/>
                </m:rPr>
                <m:t>(</m:t>
              </m:r>
              <m:acc>
                <m:accPr>
                  <m:chr m:val="̃"/>
                </m:accPr>
                <m:e>
                  <m:r>
                    <m:t>x</m:t>
                  </m:r>
                </m:e>
              </m:acc>
              <m:r>
                <m:rPr>
                  <m:sty m:val="p"/>
                </m:rPr>
                <m:t>−</m:t>
              </m:r>
              <m:acc>
                <m:accPr>
                  <m:chr m:val="̃"/>
                </m:accPr>
                <m:e>
                  <m:r>
                    <m:t>v</m:t>
                  </m:r>
                </m:e>
              </m:acc>
              <m:r>
                <m:rPr>
                  <m:sty m:val="p"/>
                </m:rPr>
                <m:t>=</m:t>
              </m:r>
              <m:acc>
                <m:accPr>
                  <m:chr m:val="̃"/>
                </m:accPr>
                <m:e>
                  <m:r>
                    <m:t>x</m:t>
                  </m:r>
                </m:e>
              </m:acc>
              <m:r>
                <m:rPr>
                  <m:sty m:val="p"/>
                </m:rPr>
                <m:t>+</m:t>
              </m:r>
              <m:r>
                <m:rPr>
                  <m:sty m:val="p"/>
                </m:rPr>
                <m:t>(</m:t>
              </m:r>
              <m:r>
                <m:rPr>
                  <m:sty m:val="p"/>
                </m:rPr>
                <m:t>−</m:t>
              </m:r>
              <m:r>
                <m:t>1</m:t>
              </m:r>
              <m:r>
                <m:rPr>
                  <m:sty m:val="p"/>
                </m:rPr>
                <m:t>)</m:t>
              </m:r>
              <m:r>
                <m:t> </m:t>
              </m:r>
              <m:acc>
                <m:accPr>
                  <m:chr m:val="̃"/>
                </m:accPr>
                <m:e>
                  <m:r>
                    <m:t>v</m:t>
                  </m:r>
                </m:e>
              </m:acc>
              <m:r>
                <m:rPr>
                  <m:nor/>
                  <m:sty m:val="p"/>
                </m:rPr>
                <m:t>)</m:t>
              </m:r>
            </m:e>
            <m:e>
              <m:r>
                <m:t>&amp;</m:t>
              </m:r>
              <m:r>
                <m:rPr>
                  <m:sty m:val="p"/>
                </m:rPr>
                <m:t>=</m:t>
              </m:r>
              <m:r>
                <m:t>​</m:t>
              </m:r>
              <m:d>
                <m:dPr>
                  <m:begChr m:val="∥"/>
                  <m:sepChr m:val=""/>
                  <m:endChr m:val="∥"/>
                  <m:grow/>
                </m:dPr>
                <m:e>
                  <m:acc>
                    <m:accPr>
                      <m:chr m:val="̃"/>
                    </m:accPr>
                    <m:e>
                      <m:r>
                        <m:t>x</m:t>
                      </m:r>
                    </m:e>
                  </m:acc>
                  <m:r>
                    <m:rPr>
                      <m:sty m:val="p"/>
                    </m:rPr>
                    <m:t>+</m:t>
                  </m:r>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r>
                <m:rPr>
                  <m:sty m:val="p"/>
                </m:rPr>
                <m:t>=</m:t>
              </m:r>
              <m:r>
                <m:rPr>
                  <m:sty m:val="p"/>
                </m:rPr>
                <m:t>(</m:t>
              </m:r>
              <m:r>
                <m:rPr>
                  <m:sty m:val="p"/>
                </m:rPr>
                <m:t>−</m:t>
              </m:r>
              <m:r>
                <m:t>t</m:t>
              </m:r>
              <m:r>
                <m:rPr>
                  <m:sty m:val="p"/>
                </m:rPr>
                <m:t>)</m:t>
              </m:r>
              <m:r>
                <m:t> </m:t>
              </m:r>
              <m:acc>
                <m:accPr>
                  <m:chr m:val="̃"/>
                </m:accPr>
                <m:e>
                  <m:r>
                    <m:t>y</m:t>
                  </m:r>
                </m:e>
              </m:acc>
              <m:r>
                <m:rPr>
                  <m:nor/>
                  <m:sty m:val="p"/>
                </m:rPr>
                <m:t>, entrywise)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r>
                    <m:rPr>
                      <m:sty m:val="p"/>
                    </m:rPr>
                    <m:t>(</m:t>
                  </m:r>
                  <m:r>
                    <m:rPr>
                      <m:sty m:val="p"/>
                    </m:rPr>
                    <m:t>(</m:t>
                  </m:r>
                  <m:r>
                    <m:rPr>
                      <m:sty m:val="p"/>
                    </m:rPr>
                    <m:t>−</m:t>
                  </m:r>
                  <m:r>
                    <m:t>t</m:t>
                  </m:r>
                  <m:r>
                    <m:rPr>
                      <m:sty m:val="p"/>
                    </m:rPr>
                    <m:t>)</m:t>
                  </m:r>
                  <m:r>
                    <m:t> </m:t>
                  </m:r>
                  <m:acc>
                    <m:accPr>
                      <m:chr m:val="̃"/>
                    </m:accPr>
                    <m:e>
                      <m:r>
                        <m:t>y</m:t>
                      </m:r>
                    </m:e>
                  </m:acc>
                  <m:r>
                    <m:rPr>
                      <m:sty m:val="p"/>
                    </m:rPr>
                    <m:t>)</m:t>
                  </m:r>
                </m:e>
              </m:d>
              <m: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57</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t>​</m:t>
                  </m:r>
                  <m:d>
                    <m:dPr>
                      <m:begChr m:val="|"/>
                      <m:sepChr m:val=""/>
                      <m:endChr m:val="|"/>
                      <m:grow/>
                    </m:dPr>
                    <m:e>
                      <m:r>
                        <m:rPr>
                          <m:sty m:val="p"/>
                        </m:rPr>
                        <m:t>−</m:t>
                      </m:r>
                      <m:r>
                        <m:t>t</m:t>
                      </m:r>
                    </m:e>
                  </m:d>
                  <m:r>
                    <m:t>​</m:t>
                  </m:r>
                  <m:r>
                    <m:t> </m:t>
                  </m:r>
                  <m:r>
                    <m:t>​</m:t>
                  </m:r>
                  <m:d>
                    <m:dPr>
                      <m:begChr m:val="∥"/>
                      <m:sepChr m:val=""/>
                      <m:endChr m:val="∥"/>
                      <m:grow/>
                    </m:dPr>
                    <m:e>
                      <m:acc>
                        <m:accPr>
                          <m:chr m:val="̃"/>
                        </m:accPr>
                        <m:e>
                          <m:r>
                            <m:t>y</m:t>
                          </m:r>
                        </m:e>
                      </m:acc>
                    </m:e>
                  </m:d>
                  <m:r>
                    <m:t>​</m:t>
                  </m:r>
                </m:e>
              </m:d>
              <m:sSup>
                <m:e>
                  <m:r>
                    <m:t>​</m:t>
                  </m:r>
                </m:e>
                <m:sup>
                  <m:r>
                    <m:t>2</m:t>
                  </m:r>
                </m:sup>
              </m:sSup>
              <m:r>
                <m:t>&amp;</m:t>
              </m:r>
              <m:r>
                <m:t>&amp;</m:t>
              </m:r>
              <m:r>
                <m:rPr>
                  <m:nor/>
                  <m:sty m:val="p"/>
                </m:rPr>
                <m:t>(</m:t>
              </m:r>
              <m:r>
                <m:rPr>
                  <m:nor/>
                  <m:sty m:val="p"/>
                </m:rPr>
                <m:t>Theorem 56</m:t>
              </m:r>
              <m:r>
                <m:rPr>
                  <m:nor/>
                  <m:sty m:val="p"/>
                </m:rPr>
                <m:t>, part 2)</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t>t</m:t>
                  </m:r>
                </m:e>
              </m:d>
              <m:sSup>
                <m:e>
                  <m:r>
                    <m: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rPr>
                  <m:sty m:val="p"/>
                </m:rPr>
                <m:t>(</m:t>
              </m:r>
              <m:r>
                <m:t>a</m:t>
              </m:r>
              <m:r>
                <m:t>b</m:t>
              </m:r>
              <m:sSup>
                <m:e>
                  <m:r>
                    <m:rPr>
                      <m:sty m:val="p"/>
                    </m:rPr>
                    <m:t>)</m:t>
                  </m:r>
                </m:e>
                <m:sup>
                  <m:r>
                    <m:t>2</m:t>
                  </m:r>
                </m:sup>
              </m:sSup>
              <m:r>
                <m:rPr>
                  <m:sty m:val="p"/>
                </m:rPr>
                <m:t>=</m:t>
              </m:r>
              <m:sSup>
                <m:e>
                  <m:r>
                    <m:t>a</m:t>
                  </m:r>
                </m:e>
                <m:sup>
                  <m:r>
                    <m:t>2</m:t>
                  </m:r>
                </m:sup>
              </m:sSup>
              <m:sSup>
                <m:e>
                  <m:r>
                    <m:t>b</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t</m:t>
              </m:r>
              <m:r>
                <m:t> </m:t>
              </m:r>
              <m:r>
                <m:rPr>
                  <m:sty m:val="p"/>
                </m:rPr>
                <m:t>(</m:t>
              </m:r>
              <m:acc>
                <m:accPr>
                  <m:chr m:val="̃"/>
                </m:accPr>
                <m:e>
                  <m:r>
                    <m:t>x</m:t>
                  </m:r>
                </m:e>
              </m:acc>
              <m:r>
                <m:rPr>
                  <m:sty m:val="p"/>
                </m:rPr>
                <m:t>⋅</m:t>
              </m:r>
              <m:acc>
                <m:accPr>
                  <m:chr m:val="̃"/>
                </m:accPr>
                <m:e>
                  <m:r>
                    <m:t>y</m:t>
                  </m:r>
                </m:e>
              </m:acc>
              <m:r>
                <m:rPr>
                  <m:sty m:val="p"/>
                </m:rPr>
                <m:t>)</m:t>
              </m:r>
              <m:r>
                <m:rPr>
                  <m:sty m:val="p"/>
                </m:rPr>
                <m:t>+</m:t>
              </m:r>
              <m:sSup>
                <m:e>
                  <m:r>
                    <m:t>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t>2</m:t>
              </m:r>
              <m:r>
                <m:t> </m:t>
              </m:r>
              <m:r>
                <m:rPr>
                  <m:sty m:val="p"/>
                </m:rPr>
                <m:t>(</m:t>
              </m:r>
              <m:r>
                <m:rPr>
                  <m:sty m:val="p"/>
                </m:rPr>
                <m:t>−</m:t>
              </m:r>
              <m:r>
                <m:t>t</m:t>
              </m:r>
              <m:r>
                <m:rPr>
                  <m:sty m:val="p"/>
                </m:rPr>
                <m:t>)</m:t>
              </m:r>
              <m:r>
                <m:rPr>
                  <m:sty m:val="p"/>
                </m:rPr>
                <m:t>=</m:t>
              </m:r>
              <m:r>
                <m:rPr>
                  <m:sty m:val="p"/>
                </m:rPr>
                <m:t>−</m:t>
              </m:r>
              <m:r>
                <m:t>2</m:t>
              </m:r>
              <m:r>
                <m:t>t</m:t>
              </m:r>
              <m:r>
                <m:rPr>
                  <m:nor/>
                  <m:sty m:val="p"/>
                </m:rPr>
                <m:t> and </m:t>
              </m:r>
              <m:r>
                <m:t>​</m:t>
              </m:r>
              <m:d>
                <m:dPr>
                  <m:begChr m:val="|"/>
                  <m:sepChr m:val=""/>
                  <m:endChr m:val="|"/>
                  <m:grow/>
                </m:dPr>
                <m:e>
                  <m:r>
                    <m:rPr>
                      <m:sty m:val="p"/>
                    </m:rPr>
                    <m:t>−</m:t>
                  </m:r>
                  <m:r>
                    <m:t>t</m:t>
                  </m:r>
                </m:e>
              </m:d>
              <m:sSup>
                <m:e>
                  <m:r>
                    <m:t>​</m:t>
                  </m:r>
                </m:e>
                <m:sup>
                  <m:r>
                    <m:t>2</m:t>
                  </m:r>
                </m:sup>
              </m:sSup>
              <m:r>
                <m:rPr>
                  <m:sty m:val="p"/>
                </m:rPr>
                <m:t>=</m:t>
              </m:r>
              <m:sSup>
                <m:e>
                  <m:r>
                    <m:t>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4</m:t>
                      </m:r>
                    </m:sup>
                  </m:sSup>
                </m:den>
              </m:f>
              <m:r>
                <m:t> </m:t>
              </m:r>
              <m:r>
                <m:t>​</m:t>
              </m:r>
              <m:d>
                <m:dPr>
                  <m:begChr m:val="∥"/>
                  <m:sepChr m:val=""/>
                  <m:endChr m:val="∥"/>
                  <m:grow/>
                </m:dPr>
                <m:e>
                  <m:acc>
                    <m:accPr>
                      <m:chr m:val="̃"/>
                    </m:accPr>
                    <m:e>
                      <m:r>
                        <m:t>y</m:t>
                      </m:r>
                    </m:e>
                  </m:acc>
                </m:e>
              </m:d>
              <m:sSup>
                <m:e>
                  <m:r>
                    <m:t>​</m:t>
                  </m:r>
                </m:e>
                <m:sup>
                  <m:r>
                    <m:t>2</m:t>
                  </m:r>
                </m:sup>
              </m:sSup>
              <m:r>
                <m:t>&amp;</m:t>
              </m:r>
              <m:r>
                <m:t>&amp;</m:t>
              </m:r>
              <m:r>
                <m:rPr>
                  <m:nor/>
                  <m:sty m:val="p"/>
                </m:rPr>
                <m:t>(substitute </m:t>
              </m:r>
              <m:r>
                <m:t>t</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(cancel one factor </m:t>
              </m:r>
              <m:r>
                <m:t>​</m:t>
              </m:r>
              <m:d>
                <m:dPr>
                  <m:begChr m:val="∥"/>
                  <m:sepChr m:val=""/>
                  <m:endChr m:val="∥"/>
                  <m:grow/>
                </m:dPr>
                <m:e>
                  <m:acc>
                    <m:accPr>
                      <m:chr m:val="̃"/>
                    </m:accPr>
                    <m:e>
                      <m:r>
                        <m:t>y</m:t>
                      </m:r>
                    </m:e>
                  </m:acc>
                </m:e>
              </m:d>
              <m:sSup>
                <m:e>
                  <m:r>
                    <m: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r>
                <m:t>&amp;</m:t>
              </m:r>
              <m:r>
                <m:t>&amp;</m:t>
              </m:r>
              <m:r>
                <m:rPr>
                  <m:nor/>
                  <m:sty m:val="p"/>
                </m:rPr>
                <m:t>(combine the last two terms)</m:t>
              </m:r>
            </m:e>
          </m:eqArr>
          <m:r>
            <m:t>  </m:t>
          </m:r>
          <m:r>
            <m:rPr>
              <m:sty m:val="p"/>
            </m:rPr>
            <m:t>(</m:t>
          </m:r>
          <m:r>
            <m:t>6</m:t>
          </m:r>
          <m:r>
            <m:rPr>
              <m:sty m:val="p"/>
            </m:rPr>
            <m:t>)</m:t>
          </m:r>
        </m:oMath>
      </m:oMathPara>
      <w:bookmarkEnd w:id="360"/>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56</w:t>
        </w:r>
      </w:hyperlink>
      <w:r>
        <w:t xml:space="preserve">, part 1), so</w:t>
      </w:r>
    </w:p>
    <w:p>
      <w:pPr>
        <w:pStyle w:val="BodyText"/>
      </w:pPr>
      <m:oMathPara>
        <m:oMathParaPr>
          <m:jc m:val="center"/>
        </m:oMathParaPr>
        <m:oMath>
          <m:eqArr>
            <m:e>
              <m:r>
                <m:t>0</m:t>
              </m:r>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m:t>
              </m:r>
              <m:r>
                <m:rPr>
                  <m:nor/>
                  <m:sty m:val="p"/>
                </m:rPr>
                <m:t>Equation 6</m:t>
              </m:r>
              <m:r>
                <m:rPr>
                  <m:nor/>
                  <m:sty m:val="p"/>
                </m:rPr>
                <m:t>)</m:t>
              </m:r>
            </m:e>
            <m:e>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(add </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nor/>
                  <m:sty m:val="p"/>
                </m:rPr>
                <m:t> to both sides)</m:t>
              </m:r>
            </m:e>
            <m:e>
              <m:r>
                <m:rPr>
                  <m:sty m:val="p"/>
                </m:rPr>
                <m:t>(</m:t>
              </m:r>
              <m:acc>
                <m:accPr>
                  <m:chr m:val="̃"/>
                </m:accPr>
                <m:e>
                  <m:r>
                    <m:t>x</m:t>
                  </m:r>
                </m:e>
              </m:acc>
              <m:r>
                <m:rPr>
                  <m:sty m:val="p"/>
                </m:rPr>
                <m:t>⋅</m:t>
              </m:r>
              <m:acc>
                <m:accPr>
                  <m:chr m:val="̃"/>
                </m:accPr>
                <m:e>
                  <m:r>
                    <m:t>y</m:t>
                  </m:r>
                </m:e>
              </m:acc>
              <m:sSup>
                <m:e>
                  <m:r>
                    <m:rPr>
                      <m:sty m:val="p"/>
                    </m:rPr>
                    <m:t>)</m:t>
                  </m:r>
                </m:e>
                <m:sup>
                  <m:r>
                    <m:t>2</m:t>
                  </m:r>
                </m:sup>
              </m:sSup>
              <m:r>
                <m:t>&amp;</m:t>
              </m:r>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r>
                <m:rPr>
                  <m:sty m:val="p"/>
                </m:rPr>
                <m:t>,</m:t>
              </m:r>
              <m:r>
                <m:t>&amp;</m:t>
              </m:r>
              <m:r>
                <m:t>&amp;</m:t>
              </m:r>
              <m:r>
                <m:rPr>
                  <m:nor/>
                  <m:sty m:val="p"/>
                </m:rPr>
                <m:t>(multiply both sides by </m:t>
              </m:r>
              <m:r>
                <m:t>​</m:t>
              </m:r>
              <m:d>
                <m:dPr>
                  <m:begChr m:val="∥"/>
                  <m:sepChr m:val=""/>
                  <m:endChr m:val="∥"/>
                  <m:grow/>
                </m:dPr>
                <m:e>
                  <m:acc>
                    <m:accPr>
                      <m:chr m:val="̃"/>
                    </m:accPr>
                    <m:e>
                      <m:r>
                        <m:t>y</m:t>
                      </m:r>
                    </m:e>
                  </m:acc>
                </m:e>
              </m:d>
              <m:sSup>
                <m:e>
                  <m:r>
                    <m:t>​</m:t>
                  </m:r>
                </m:e>
                <m:sup>
                  <m:r>
                    <m:t>2</m:t>
                  </m:r>
                </m:sup>
              </m:sSup>
              <m:r>
                <m:rPr>
                  <m:sty m:val="p"/>
                </m:rPr>
                <m:t>&gt;</m:t>
              </m:r>
              <m:r>
                <m:t>0</m:t>
              </m:r>
              <m:r>
                <m:rPr>
                  <m:nor/>
                  <m:sty m:val="p"/>
                </m:rPr>
                <m:t>)</m:t>
              </m:r>
            </m:e>
          </m:eqArr>
        </m:oMath>
      </m:oMathPara>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oMath>
      <w:r>
        <w:t xml:space="preserve">.</w:t>
      </w:r>
    </w:p>
    <w:p>
      <w:pPr>
        <w:pStyle w:val="BodyText"/>
      </w:pPr>
      <w:r>
        <w:rPr>
          <w:b/>
          <w:bCs/>
        </w:rPr>
        <w:t xml:space="preserve">When equality holds (</w:t>
      </w:r>
      <m:oMath>
        <m:acc>
          <m:accPr>
            <m:chr m:val="̃"/>
          </m:accPr>
          <m:e>
            <m:r>
              <m:t>y</m:t>
            </m:r>
          </m:e>
        </m:acc>
        <m:r>
          <m:rPr>
            <m:sty m:val="p"/>
          </m:rPr>
          <m:t>≠</m:t>
        </m:r>
        <m:acc>
          <m:accPr>
            <m:chr m:val="̃"/>
          </m:accPr>
          <m:e>
            <m:r>
              <m:t>0</m:t>
            </m:r>
          </m:e>
        </m:acc>
      </m:oMath>
      <w:r>
        <w:rPr>
          <w:b/>
          <w:bCs/>
        </w:rPr>
        <w:t xml:space="preserve">).</w:t>
      </w:r>
      <w:r>
        <w:t xml:space="preserve"> </w:t>
      </w:r>
      <w:r>
        <w:t xml:space="preserve">Both sides of the inequality are nonnegative,</w:t>
      </w:r>
      <w:r>
        <w:t xml:space="preserve"> </w:t>
      </w:r>
      <w:r>
        <w:t xml:space="preserve">so equality holds exactly when</w:t>
      </w:r>
      <w:r>
        <w:t xml:space="preserve"> </w:t>
      </w:r>
      <m:oMath>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oMath>
      <w:r>
        <w:t xml:space="preserve">,</w:t>
      </w:r>
      <w:r>
        <w:t xml:space="preserve"> </w:t>
      </w:r>
      <w:r>
        <w:t xml:space="preserve">that is (dividing by</w:t>
      </w:r>
      <w:r>
        <w:t xml:space="preserve"> </w:t>
      </w:r>
      <m:oMath>
        <m:r>
          <m:t>​</m:t>
        </m:r>
        <m:d>
          <m:dPr>
            <m:begChr m:val="∥"/>
            <m:sepChr m:val=""/>
            <m:endChr m:val="∥"/>
            <m:grow/>
          </m:dPr>
          <m:e>
            <m:acc>
              <m:accPr>
                <m:chr m:val="̃"/>
              </m:accPr>
              <m:e>
                <m:r>
                  <m:t>y</m:t>
                </m:r>
              </m:e>
            </m:acc>
          </m:e>
        </m:d>
        <m:sSup>
          <m:e>
            <m:r>
              <m:t>​</m:t>
            </m:r>
          </m:e>
          <m:sup>
            <m:r>
              <m:t>2</m:t>
            </m:r>
          </m:sup>
        </m:sSup>
        <m:r>
          <m:rPr>
            <m:sty m:val="p"/>
          </m:rPr>
          <m:t>&gt;</m:t>
        </m:r>
        <m:r>
          <m:t>0</m:t>
        </m:r>
      </m:oMath>
      <w:r>
        <w:t xml:space="preserve"> </w:t>
      </w:r>
      <w:r>
        <w:t xml:space="preserve">and rearranging),</w:t>
      </w:r>
      <w:r>
        <w:t xml:space="preserve"> </w:t>
      </w:r>
      <w:r>
        <w:t xml:space="preserve">when</w:t>
      </w:r>
      <w:r>
        <w:t xml:space="preserve"> </w:t>
      </w:r>
      <m:oMath>
        <m:r>
          <m:t>​</m:t>
        </m:r>
        <m:d>
          <m:dPr>
            <m:begChr m:val="∥"/>
            <m:sepChr m:val=""/>
            <m:endChr m:val="∥"/>
            <m:grow/>
          </m:dPr>
          <m:e>
            <m:acc>
              <m:accPr>
                <m:chr m:val="̃"/>
              </m:accPr>
              <m:e>
                <m:r>
                  <m:t>x</m:t>
                </m:r>
              </m:e>
            </m:acc>
          </m:e>
        </m:d>
        <m:sSup>
          <m:e>
            <m:r>
              <m:t>​</m:t>
            </m:r>
          </m:e>
          <m:sup>
            <m:r>
              <m:t>2</m:t>
            </m:r>
          </m:sup>
        </m:sSup>
        <m:r>
          <m:rPr>
            <m:sty m:val="p"/>
          </m:rPr>
          <m:t>−</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sty m:val="p"/>
          </m:rPr>
          <m:t>=</m:t>
        </m:r>
        <m:r>
          <m:t>0</m:t>
        </m:r>
      </m:oMath>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m:oMath>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oMath>
      <w:r>
        <w:t xml:space="preserve">,</w:t>
      </w:r>
      <w:r>
        <w:t xml:space="preserve"> </w:t>
      </w:r>
      <w:r>
        <w:t xml:space="preserve">so equality holds exactly when</w:t>
      </w:r>
      <w:r>
        <w:t xml:space="preserve"> </w:t>
      </w:r>
      <m:oMath>
        <m:acc>
          <m:accPr>
            <m:chr m:val="̃"/>
          </m:accPr>
          <m:e>
            <m:r>
              <m:t>x</m:t>
            </m:r>
          </m:e>
        </m:acc>
        <m:r>
          <m:rPr>
            <m:sty m:val="p"/>
          </m:rPr>
          <m:t>−</m:t>
        </m:r>
        <m:r>
          <m:t>t</m:t>
        </m:r>
        <m:r>
          <m:t> </m:t>
        </m:r>
        <m:acc>
          <m:accPr>
            <m:chr m:val="̃"/>
          </m:accPr>
          <m:e>
            <m:r>
              <m:t>y</m:t>
            </m:r>
          </m:e>
        </m:acc>
        <m:r>
          <m:rPr>
            <m:sty m:val="p"/>
          </m:rPr>
          <m:t>=</m:t>
        </m:r>
        <m:acc>
          <m:accPr>
            <m:chr m:val="̃"/>
          </m:accPr>
          <m:e>
            <m:r>
              <m:t>0</m:t>
            </m:r>
          </m:e>
        </m:acc>
      </m:oMath>
      <w:r>
        <w:t xml:space="preserve"> </w:t>
      </w:r>
      <w:r>
        <w:t xml:space="preserve">(</w:t>
      </w:r>
      <w:hyperlink w:anchor="thm-norm-properties">
        <w:r>
          <w:rPr>
            <w:rStyle w:val="Hyperlink"/>
          </w:rPr>
          <w:t xml:space="preserve">Theorem 56</w:t>
        </w:r>
      </w:hyperlink>
      <w:r>
        <w:t xml:space="preserve">, part 1),</w:t>
      </w:r>
      <w:r>
        <w:t xml:space="preserve"> </w:t>
      </w:r>
      <w:r>
        <w:t xml:space="preserve">that is, when</w:t>
      </w:r>
      <w:r>
        <w:t xml:space="preserve"> </w:t>
      </w:r>
      <m:oMath>
        <m:acc>
          <m:accPr>
            <m:chr m:val="̃"/>
          </m:accPr>
          <m:e>
            <m:r>
              <m:t>x</m:t>
            </m:r>
          </m:e>
        </m:acc>
        <m:r>
          <m:rPr>
            <m:sty m:val="p"/>
          </m:rPr>
          <m:t>=</m:t>
        </m:r>
        <m:r>
          <m:t>t</m:t>
        </m:r>
        <m:r>
          <m:t> </m:t>
        </m:r>
        <m:acc>
          <m:accPr>
            <m:chr m:val="̃"/>
          </m:accPr>
          <m:e>
            <m:r>
              <m:t>y</m:t>
            </m:r>
          </m:e>
        </m:acc>
      </m:oMath>
      <w:r>
        <w:t xml:space="preserve">.</w:t>
      </w:r>
    </w:p>
    <w:p>
      <w:pPr>
        <w:numPr>
          <w:ilvl w:val="0"/>
          <w:numId w:val="1053"/>
        </w:numPr>
      </w:pPr>
      <w:r>
        <w:t xml:space="preserve">If</w:t>
      </w:r>
      <w:r>
        <w:t xml:space="preserve"> </w:t>
      </w:r>
      <m:oMath>
        <m:acc>
          <m:accPr>
            <m:chr m:val="̃"/>
          </m:accPr>
          <m:e>
            <m:r>
              <m:t>x</m:t>
            </m:r>
          </m:e>
        </m:acc>
        <m:r>
          <m:rPr>
            <m:sty m:val="p"/>
          </m:rPr>
          <m:t>=</m:t>
        </m:r>
        <m:r>
          <m:t>t</m:t>
        </m:r>
        <m:r>
          <m:t> </m:t>
        </m:r>
        <m:acc>
          <m:accPr>
            <m:chr m:val="̃"/>
          </m:accPr>
          <m:e>
            <m:r>
              <m:t>y</m:t>
            </m:r>
          </m:e>
        </m:acc>
      </m:oMath>
      <w:r>
        <w:t xml:space="preserve">, then</w:t>
      </w:r>
      <w:r>
        <w:t xml:space="preserve"> </w:t>
      </w:r>
      <m:oMath>
        <m:r>
          <m:t>1</m:t>
        </m:r>
        <m:r>
          <m:t> </m:t>
        </m:r>
        <m:acc>
          <m:accPr>
            <m:chr m:val="̃"/>
          </m:accPr>
          <m:e>
            <m:r>
              <m:t>x</m:t>
            </m:r>
          </m:e>
        </m:acc>
        <m:r>
          <m:rPr>
            <m:sty m:val="p"/>
          </m:rPr>
          <m:t>+</m:t>
        </m:r>
        <m:r>
          <m:rPr>
            <m:sty m:val="p"/>
          </m:rPr>
          <m:t>(</m:t>
        </m:r>
        <m:r>
          <m:rPr>
            <m:sty m:val="p"/>
          </m:rPr>
          <m:t>−</m:t>
        </m:r>
        <m:r>
          <m:t>t</m:t>
        </m:r>
        <m:r>
          <m:rPr>
            <m:sty m:val="p"/>
          </m:rPr>
          <m:t>)</m:t>
        </m:r>
        <m:r>
          <m:t> </m:t>
        </m:r>
        <m:acc>
          <m:accPr>
            <m:chr m:val="̃"/>
          </m:accPr>
          <m:e>
            <m:r>
              <m:t>y</m:t>
            </m:r>
          </m:e>
        </m:acc>
        <m:r>
          <m:rPr>
            <m:sty m:val="p"/>
          </m:rPr>
          <m:t>=</m:t>
        </m:r>
        <m:acc>
          <m:accPr>
            <m:chr m:val="̃"/>
          </m:accPr>
          <m:e>
            <m:r>
              <m:t>0</m:t>
            </m:r>
          </m:e>
        </m:acc>
      </m:oMath>
      <w:r>
        <w:t xml:space="preserve">,</w:t>
      </w:r>
      <w:r>
        <w:t xml:space="preserve"> </w:t>
      </w:r>
      <w:r>
        <w:t xml:space="preserve">so the two vectors are linearly dependent.</w:t>
      </w:r>
    </w:p>
    <w:p>
      <w:pPr>
        <w:numPr>
          <w:ilvl w:val="0"/>
          <w:numId w:val="1053"/>
        </w:numPr>
      </w:pPr>
      <w:r>
        <w:t xml:space="preserve">Conversely, suppose</w:t>
      </w:r>
      <w:r>
        <w:t xml:space="preserve"> </w:t>
      </w:r>
      <m:oMath>
        <m:r>
          <m:t>a</m:t>
        </m:r>
        <m:r>
          <m:t> </m:t>
        </m:r>
        <m:acc>
          <m:accPr>
            <m:chr m:val="̃"/>
          </m:accPr>
          <m:e>
            <m:r>
              <m:t>x</m:t>
            </m:r>
          </m:e>
        </m:acc>
        <m:r>
          <m:rPr>
            <m:sty m:val="p"/>
          </m:rPr>
          <m:t>+</m:t>
        </m:r>
        <m:r>
          <m:t>b</m:t>
        </m:r>
        <m:r>
          <m:t> </m:t>
        </m:r>
        <m:acc>
          <m:accPr>
            <m:chr m:val="̃"/>
          </m:accPr>
          <m:e>
            <m:r>
              <m:t>y</m:t>
            </m:r>
          </m:e>
        </m:acc>
        <m:r>
          <m:rPr>
            <m:sty m:val="p"/>
          </m:rPr>
          <m:t>=</m:t>
        </m:r>
        <m:acc>
          <m:accPr>
            <m:chr m:val="̃"/>
          </m:accPr>
          <m:e>
            <m:r>
              <m:t>0</m:t>
            </m:r>
          </m:e>
        </m:acc>
      </m:oMath>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m:oMath>
        <m:r>
          <m:t>b</m:t>
        </m:r>
        <m:r>
          <m:t> </m:t>
        </m:r>
        <m:acc>
          <m:accPr>
            <m:chr m:val="̃"/>
          </m:accPr>
          <m:e>
            <m:r>
              <m:t>y</m:t>
            </m:r>
          </m:e>
        </m:acc>
        <m:r>
          <m:rPr>
            <m:sty m:val="p"/>
          </m:rPr>
          <m:t>=</m:t>
        </m:r>
        <m:acc>
          <m:accPr>
            <m:chr m:val="̃"/>
          </m:accPr>
          <m:e>
            <m:r>
              <m:t>0</m:t>
            </m:r>
          </m:e>
        </m:acc>
      </m:oMath>
      <w:r>
        <w:t xml:space="preserve">,</w:t>
      </w:r>
      <w:r>
        <w:t xml:space="preserve"> </w:t>
      </w:r>
      <w:r>
        <w:t xml:space="preserve">so</w:t>
      </w:r>
    </w:p>
    <w:p>
      <w:pPr>
        <w:pStyle w:val="BodyText"/>
      </w:pPr>
      <m:oMathPara>
        <m:oMathParaPr>
          <m:jc m:val="center"/>
        </m:oMathParaPr>
        <m:oMath>
          <m:eqArr>
            <m:e>
              <m:acc>
                <m:accPr>
                  <m:chr m:val="̃"/>
                </m:accPr>
                <m:e>
                  <m:r>
                    <m:t>y</m:t>
                  </m:r>
                </m:e>
              </m:acc>
              <m:r>
                <m:t>&amp;</m:t>
              </m:r>
              <m:r>
                <m:rPr>
                  <m:sty m:val="p"/>
                </m:rPr>
                <m:t>=</m:t>
              </m:r>
              <m:f>
                <m:fPr>
                  <m:type m:val="lin"/>
                </m:fPr>
                <m:num>
                  <m:r>
                    <m:t>1</m:t>
                  </m:r>
                </m:num>
                <m:den>
                  <m:r>
                    <m:t>b</m:t>
                  </m:r>
                </m:den>
              </m:f>
              <m:r>
                <m:t> </m:t>
              </m:r>
              <m:r>
                <m:rPr>
                  <m:sty m:val="p"/>
                </m:rPr>
                <m:t>(</m:t>
              </m:r>
              <m:r>
                <m:t>b</m:t>
              </m:r>
              <m:r>
                <m:t> </m:t>
              </m:r>
              <m:acc>
                <m:accPr>
                  <m:chr m:val="̃"/>
                </m:accPr>
                <m:e>
                  <m:r>
                    <m:t>y</m:t>
                  </m:r>
                </m:e>
              </m:acc>
              <m:r>
                <m:rPr>
                  <m:sty m:val="p"/>
                </m:rPr>
                <m:t>)</m:t>
              </m:r>
            </m:e>
            <m:e>
              <m:r>
                <m:t>&amp;</m:t>
              </m:r>
              <m:r>
                <m:rPr>
                  <m:sty m:val="p"/>
                </m:rPr>
                <m:t>=</m:t>
              </m:r>
              <m:acc>
                <m:accPr>
                  <m:chr m:val="̃"/>
                </m:accPr>
                <m:e>
                  <m:r>
                    <m:t>0</m:t>
                  </m:r>
                </m:e>
              </m:acc>
              <m:r>
                <m:rPr>
                  <m:sty m:val="p"/>
                </m:rPr>
                <m:t>,</m:t>
              </m:r>
            </m:e>
          </m:eqArr>
        </m:oMath>
      </m:oMathPara>
    </w:p>
    <w:p>
      <w:pPr>
        <w:numPr>
          <w:ilvl w:val="0"/>
          <w:numId w:val="1000"/>
        </w:numPr>
      </w:pPr>
      <w:r>
        <w:t xml:space="preserve">contrary to assumption.</w:t>
      </w:r>
      <w:r>
        <w:t xml:space="preserve"> </w:t>
      </w:r>
      <w:r>
        <w:t xml:space="preserve">Subtracting</w:t>
      </w:r>
      <w:r>
        <w:t xml:space="preserve"> </w:t>
      </w:r>
      <m:oMath>
        <m:r>
          <m:t>b</m:t>
        </m:r>
        <m:r>
          <m:t> </m:t>
        </m:r>
        <m:acc>
          <m:accPr>
            <m:chr m:val="̃"/>
          </m:accPr>
          <m:e>
            <m:r>
              <m:t>y</m:t>
            </m:r>
          </m:e>
        </m:acc>
      </m:oMath>
      <w:r>
        <w:t xml:space="preserve"> </w:t>
      </w:r>
      <w:r>
        <w:t xml:space="preserve">from both sides gives</w:t>
      </w:r>
      <w:r>
        <w:t xml:space="preserve"> </w:t>
      </w:r>
      <m:oMath>
        <m:r>
          <m:t>a</m:t>
        </m:r>
        <m:r>
          <m:t> </m:t>
        </m:r>
        <m:acc>
          <m:accPr>
            <m:chr m:val="̃"/>
          </m:accPr>
          <m:e>
            <m:r>
              <m:t>x</m:t>
            </m:r>
          </m:e>
        </m:acc>
        <m:r>
          <m:rPr>
            <m:sty m:val="p"/>
          </m:rPr>
          <m:t>=</m:t>
        </m:r>
        <m:r>
          <m:rPr>
            <m:sty m:val="p"/>
          </m:rPr>
          <m:t>−</m:t>
        </m:r>
        <m:r>
          <m:t>b</m:t>
        </m:r>
        <m:r>
          <m:t> </m:t>
        </m:r>
        <m:acc>
          <m:accPr>
            <m:chr m:val="̃"/>
          </m:accPr>
          <m:e>
            <m:r>
              <m:t>y</m:t>
            </m:r>
          </m:e>
        </m:acc>
      </m:oMath>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m:oMath>
        <m:acc>
          <m:accPr>
            <m:chr m:val="̃"/>
          </m:accPr>
          <m:e>
            <m:r>
              <m:t>x</m:t>
            </m:r>
          </m:e>
        </m:acc>
        <m:r>
          <m:rPr>
            <m:sty m:val="p"/>
          </m:rPr>
          <m:t>=</m:t>
        </m:r>
        <m:r>
          <m:t>s</m:t>
        </m:r>
        <m:r>
          <m:t> </m:t>
        </m:r>
        <m:acc>
          <m:accPr>
            <m:chr m:val="̃"/>
          </m:accPr>
          <m:e>
            <m:r>
              <m:t>y</m:t>
            </m:r>
          </m:e>
        </m:acc>
      </m:oMath>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s</m:t>
                  </m:r>
                  <m:r>
                    <m:t> </m:t>
                  </m:r>
                  <m:acc>
                    <m:accPr>
                      <m:chr m:val="̃"/>
                    </m:accPr>
                    <m:e>
                      <m:r>
                        <m:t>y</m:t>
                      </m:r>
                    </m:e>
                  </m:acc>
                  <m:r>
                    <m:rPr>
                      <m:sty m:val="p"/>
                    </m:rPr>
                    <m:t>)</m:t>
                  </m:r>
                  <m:r>
                    <m:rPr>
                      <m:sty m:val="p"/>
                    </m:rPr>
                    <m:t>⋅</m:t>
                  </m:r>
                  <m:acc>
                    <m:accPr>
                      <m:chr m:val="̃"/>
                    </m:accPr>
                    <m:e>
                      <m:r>
                        <m:t>y</m:t>
                      </m:r>
                    </m:e>
                  </m:acc>
                </m:e>
              </m:d>
              <m:r>
                <m:t>​</m:t>
              </m:r>
              <m:r>
                <m:t>&amp;</m:t>
              </m:r>
              <m:r>
                <m:t>&amp;</m:t>
              </m:r>
              <m:r>
                <m:rPr>
                  <m:nor/>
                  <m:sty m:val="p"/>
                </m:rPr>
                <m:t>(substitute </m:t>
              </m:r>
              <m:acc>
                <m:accPr>
                  <m:chr m:val="̃"/>
                </m:accPr>
                <m:e>
                  <m:r>
                    <m:t>x</m:t>
                  </m:r>
                </m:e>
              </m:acc>
              <m:r>
                <m:rPr>
                  <m:sty m:val="p"/>
                </m:rPr>
                <m:t>=</m:t>
              </m:r>
              <m:r>
                <m:t>s</m:t>
              </m:r>
              <m:r>
                <m:t> </m:t>
              </m:r>
              <m:acc>
                <m:accPr>
                  <m:chr m:val="̃"/>
                </m:accPr>
                <m:e>
                  <m:r>
                    <m:t>y</m:t>
                  </m:r>
                </m:e>
              </m:acc>
              <m:r>
                <m:rPr>
                  <m:nor/>
                  <m:sty m:val="p"/>
                </m:rPr>
                <m:t>)</m:t>
              </m:r>
            </m:e>
            <m:e>
              <m:r>
                <m:t>&amp;</m:t>
              </m:r>
              <m:r>
                <m:rPr>
                  <m:sty m:val="p"/>
                </m:rPr>
                <m:t>=</m:t>
              </m:r>
              <m:r>
                <m:t>​</m:t>
              </m:r>
              <m:d>
                <m:dPr>
                  <m:begChr m:val="|"/>
                  <m:sepChr m:val=""/>
                  <m:endChr m:val="|"/>
                  <m:grow/>
                </m:dPr>
                <m:e>
                  <m:r>
                    <m:t>s</m:t>
                  </m:r>
                  <m:r>
                    <m:t> </m:t>
                  </m:r>
                  <m:r>
                    <m:rPr>
                      <m:sty m:val="p"/>
                    </m:rPr>
                    <m:t>(</m:t>
                  </m:r>
                  <m:acc>
                    <m:accPr>
                      <m:chr m:val="̃"/>
                    </m:accPr>
                    <m:e>
                      <m:r>
                        <m:t>y</m:t>
                      </m:r>
                    </m:e>
                  </m:acc>
                  <m:r>
                    <m:rPr>
                      <m:sty m:val="p"/>
                    </m:rPr>
                    <m:t>⋅</m:t>
                  </m:r>
                  <m:acc>
                    <m:accPr>
                      <m:chr m:val="̃"/>
                    </m:accPr>
                    <m:e>
                      <m:r>
                        <m:t>y</m:t>
                      </m:r>
                    </m:e>
                  </m:acc>
                  <m:r>
                    <m:rPr>
                      <m:sty m:val="p"/>
                    </m:rPr>
                    <m:t>)</m:t>
                  </m:r>
                </m:e>
              </m:d>
              <m:r>
                <m:t>​</m:t>
              </m:r>
              <m:r>
                <m:t>&amp;</m:t>
              </m:r>
              <m:r>
                <m:t>&amp;</m:t>
              </m:r>
              <m:r>
                <m:rPr>
                  <m:nor/>
                  <m:sty m:val="p"/>
                </m:rPr>
                <m:t>(</m:t>
              </m:r>
              <m:r>
                <m:rPr>
                  <m:nor/>
                  <m:sty m:val="p"/>
                </m:rPr>
                <m:t>Theorem 50</m:t>
              </m:r>
              <m:r>
                <m:rPr>
                  <m:nor/>
                  <m:sty m:val="p"/>
                </m:rPr>
                <m:t>, special case </m:t>
              </m:r>
              <m:r>
                <m:t>b</m:t>
              </m:r>
              <m:r>
                <m:rPr>
                  <m:sty m:val="p"/>
                </m:rPr>
                <m:t>=</m:t>
              </m:r>
              <m:r>
                <m:t>0</m:t>
              </m:r>
              <m:r>
                <m:rPr>
                  <m:nor/>
                  <m:sty m:val="p"/>
                </m:rPr>
                <m:t>, first slot)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r>
                    <m:rPr>
                      <m:sty m:val="p"/>
                    </m:rPr>
                    <m:t>⋅</m:t>
                  </m:r>
                  <m:acc>
                    <m:accPr>
                      <m:chr m:val="̃"/>
                    </m:accPr>
                    <m:e>
                      <m:r>
                        <m:t>y</m:t>
                      </m:r>
                    </m:e>
                  </m:acc>
                </m:e>
              </m:d>
              <m:r>
                <m:t>​</m:t>
              </m:r>
              <m:r>
                <m:t>&amp;</m:t>
              </m:r>
              <m:r>
                <m:t>&amp;</m:t>
              </m:r>
              <m:r>
                <m:rPr>
                  <m:nor/>
                  <m:sty m:val="p"/>
                </m:rPr>
                <m:t>(</m:t>
              </m:r>
              <m:r>
                <m:t>​</m:t>
              </m:r>
              <m:d>
                <m:dPr>
                  <m:begChr m:val="|"/>
                  <m:sepChr m:val=""/>
                  <m:endChr m:val="|"/>
                  <m:grow/>
                </m:dPr>
                <m:e>
                  <m:r>
                    <m:t>a</m:t>
                  </m:r>
                  <m:r>
                    <m:t>b</m:t>
                  </m:r>
                </m:e>
              </m:d>
              <m:r>
                <m:t>​</m:t>
              </m:r>
              <m:r>
                <m:rPr>
                  <m:sty m:val="p"/>
                </m:rPr>
                <m:t>=</m:t>
              </m:r>
              <m:r>
                <m:t>​</m:t>
              </m:r>
              <m:d>
                <m:dPr>
                  <m:begChr m:val="|"/>
                  <m:sepChr m:val=""/>
                  <m:endChr m:val="|"/>
                  <m:grow/>
                </m:dPr>
                <m:e>
                  <m:r>
                    <m:t>a</m:t>
                  </m:r>
                </m:e>
              </m:d>
              <m:r>
                <m:t>​</m:t>
              </m:r>
              <m:r>
                <m:t> </m:t>
              </m:r>
              <m:r>
                <m:t>​</m:t>
              </m:r>
              <m:d>
                <m:dPr>
                  <m:begChr m:val="|"/>
                  <m:sepChr m:val=""/>
                  <m:endChr m:val="|"/>
                  <m:grow/>
                </m:dPr>
                <m:e>
                  <m:r>
                    <m:t>b</m:t>
                  </m:r>
                </m:e>
              </m:d>
              <m:r>
                <m:t>​</m:t>
              </m:r>
              <m:r>
                <m:rPr>
                  <m:nor/>
                  <m:sty m:val="p"/>
                </m:rPr>
                <m: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e>
              </m:d>
              <m:sSup>
                <m:e>
                  <m:r>
                    <m:t>​</m:t>
                  </m:r>
                </m:e>
                <m:sup>
                  <m:r>
                    <m:t>2</m:t>
                  </m:r>
                </m:sup>
              </m:sSup>
              <m:r>
                <m:t>&amp;</m:t>
              </m:r>
              <m:r>
                <m:t>&amp;</m:t>
              </m:r>
              <m:r>
                <m:rPr>
                  <m:nor/>
                  <m:sty m:val="p"/>
                </m:rPr>
                <m:t>(</m:t>
              </m:r>
              <m:acc>
                <m:accPr>
                  <m:chr m:val="̃"/>
                </m:accPr>
                <m:e>
                  <m:r>
                    <m:t>y</m:t>
                  </m:r>
                </m:e>
              </m:acc>
              <m:r>
                <m:rPr>
                  <m:sty m:val="p"/>
                </m:rPr>
                <m:t>⋅</m:t>
              </m:r>
              <m:acc>
                <m:accPr>
                  <m:chr m:val="̃"/>
                </m:accPr>
                <m:e>
                  <m:r>
                    <m:t>y</m:t>
                  </m:r>
                </m:e>
              </m:acc>
              <m:r>
                <m:rPr>
                  <m:sty m:val="p"/>
                </m:rPr>
                <m:t>=</m:t>
              </m:r>
              <m:r>
                <m:t>​</m:t>
              </m:r>
              <m:d>
                <m:dPr>
                  <m:begChr m:val="∥"/>
                  <m:sepChr m:val=""/>
                  <m:endChr m:val="∥"/>
                  <m:grow/>
                </m:dPr>
                <m:e>
                  <m:acc>
                    <m:accPr>
                      <m:chr m:val="̃"/>
                    </m:accPr>
                    <m:e>
                      <m:r>
                        <m:t>y</m:t>
                      </m:r>
                    </m:e>
                  </m:acc>
                </m:e>
              </m:d>
              <m:sSup>
                <m:e>
                  <m:r>
                    <m:t>​</m:t>
                  </m:r>
                </m:e>
                <m:sup>
                  <m:r>
                    <m:t>2</m:t>
                  </m:r>
                </m:sup>
              </m:sSup>
              <m:r>
                <m:rPr>
                  <m:sty m:val="p"/>
                </m:rPr>
                <m:t>≥</m:t>
              </m:r>
              <m:r>
                <m:t>0</m:t>
              </m:r>
              <m:r>
                <m:rPr>
                  <m:nor/>
                  <m:sty m:val="p"/>
                </m:rPr>
                <m:t>, </m:t>
              </m:r>
              <m:r>
                <m:rPr>
                  <m:nor/>
                  <m:sty m:val="p"/>
                </m:rPr>
                <m:t>Equation 2</m:t>
              </m:r>
              <m:r>
                <m:rPr>
                  <m:nor/>
                  <m:sty m:val="p"/>
                </m:rPr>
                <m:t>)</m:t>
              </m:r>
            </m:e>
            <m:e>
              <m:r>
                <m:t>&amp;</m:t>
              </m:r>
              <m:r>
                <m:rPr>
                  <m:sty m:val="p"/>
                </m:rPr>
                <m:t>=</m:t>
              </m:r>
              <m:r>
                <m:t>​</m:t>
              </m:r>
              <m:d>
                <m:dPr>
                  <m:begChr m:val="("/>
                  <m:sepChr m:val=""/>
                  <m:endChr m:val=")"/>
                  <m:grow/>
                </m:dPr>
                <m:e>
                  <m:r>
                    <m:t>​</m:t>
                  </m:r>
                  <m:d>
                    <m:dPr>
                      <m:begChr m:val="|"/>
                      <m:sepChr m:val=""/>
                      <m:endChr m:val="|"/>
                      <m:grow/>
                    </m:dPr>
                    <m:e>
                      <m:r>
                        <m:t>s</m:t>
                      </m:r>
                    </m:e>
                  </m:d>
                  <m:r>
                    <m:t>​</m:t>
                  </m:r>
                  <m:r>
                    <m:t> </m:t>
                  </m:r>
                  <m:r>
                    <m:t>​</m:t>
                  </m:r>
                  <m:d>
                    <m:dPr>
                      <m:begChr m:val="∥"/>
                      <m:sepChr m:val=""/>
                      <m:endChr m:val="∥"/>
                      <m:grow/>
                    </m:dPr>
                    <m:e>
                      <m:acc>
                        <m:accPr>
                          <m:chr m:val="̃"/>
                        </m:accPr>
                        <m:e>
                          <m:r>
                            <m:t>y</m:t>
                          </m:r>
                        </m:e>
                      </m:acc>
                    </m:e>
                  </m:d>
                  <m:r>
                    <m:t>​</m:t>
                  </m:r>
                </m:e>
              </m:d>
              <m:r>
                <m:t>​</m:t>
              </m:r>
              <m:r>
                <m:t> </m:t>
              </m:r>
              <m:r>
                <m:t>​</m:t>
              </m:r>
              <m:d>
                <m:dPr>
                  <m:begChr m:val="∥"/>
                  <m:sepChr m:val=""/>
                  <m:endChr m:val="∥"/>
                  <m:grow/>
                </m:dPr>
                <m:e>
                  <m:acc>
                    <m:accPr>
                      <m:chr m:val="̃"/>
                    </m:accPr>
                    <m:e>
                      <m:r>
                        <m:t>y</m:t>
                      </m:r>
                    </m:e>
                  </m:acc>
                </m:e>
              </m:d>
              <m:r>
                <m:t>​</m:t>
              </m:r>
              <m:r>
                <m:t>&amp;</m:t>
              </m:r>
              <m:r>
                <m:t>&amp;</m:t>
              </m:r>
              <m:r>
                <m:rPr>
                  <m:nor/>
                  <m:sty m:val="p"/>
                </m:rPr>
                <m:t>(regroup)</m:t>
              </m:r>
            </m:e>
            <m:e>
              <m:r>
                <m:t>&amp;</m:t>
              </m:r>
              <m:r>
                <m:rPr>
                  <m:sty m:val="p"/>
                </m:rPr>
                <m:t>=</m:t>
              </m:r>
              <m:r>
                <m:t>​</m:t>
              </m:r>
              <m:d>
                <m:dPr>
                  <m:begChr m:val="∥"/>
                  <m:sepChr m:val=""/>
                  <m:endChr m:val="∥"/>
                  <m:grow/>
                </m:dPr>
                <m:e>
                  <m:r>
                    <m:t>s</m:t>
                  </m:r>
                  <m:r>
                    <m:t> </m:t>
                  </m:r>
                  <m:acc>
                    <m:accPr>
                      <m:chr m:val="̃"/>
                    </m:accPr>
                    <m:e>
                      <m:r>
                        <m:t>y</m:t>
                      </m:r>
                    </m:e>
                  </m:acc>
                </m:e>
              </m:d>
              <m:r>
                <m:t>​</m:t>
              </m:r>
              <m:r>
                <m:t> </m:t>
              </m:r>
              <m:r>
                <m:t>​</m:t>
              </m:r>
              <m:d>
                <m:dPr>
                  <m:begChr m:val="∥"/>
                  <m:sepChr m:val=""/>
                  <m:endChr m:val="∥"/>
                  <m:grow/>
                </m:dPr>
                <m:e>
                  <m:acc>
                    <m:accPr>
                      <m:chr m:val="̃"/>
                    </m:accPr>
                    <m:e>
                      <m:r>
                        <m:t>y</m:t>
                      </m:r>
                    </m:e>
                  </m:acc>
                </m:e>
              </m:d>
              <m:r>
                <m:t>​</m:t>
              </m:r>
              <m:r>
                <m:t>&amp;</m:t>
              </m:r>
              <m:r>
                <m:t>&amp;</m:t>
              </m:r>
              <m:r>
                <m:rPr>
                  <m:nor/>
                  <m:sty m:val="p"/>
                </m:rPr>
                <m:t>(</m:t>
              </m:r>
              <m:r>
                <m:rPr>
                  <m:nor/>
                  <m:sty m:val="p"/>
                </m:rPr>
                <m:t>Theorem 56</m:t>
              </m:r>
              <m:r>
                <m:rPr>
                  <m:nor/>
                  <m:sty m:val="p"/>
                </m:rPr>
                <m:t>, part 2)</m:t>
              </m:r>
            </m:e>
            <m:e>
              <m:r>
                <m:t>&amp;</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&amp;</m:t>
              </m:r>
              <m:r>
                <m:t>&amp;</m:t>
              </m:r>
              <m:r>
                <m:rPr>
                  <m:nor/>
                  <m:sty m:val="p"/>
                </m:rPr>
                <m:t>(</m:t>
              </m:r>
              <m:r>
                <m:t>s</m:t>
              </m:r>
              <m:r>
                <m:t> </m:t>
              </m:r>
              <m:acc>
                <m:accPr>
                  <m:chr m:val="̃"/>
                </m:accPr>
                <m:e>
                  <m:r>
                    <m:t>y</m:t>
                  </m:r>
                </m:e>
              </m:acc>
              <m:r>
                <m:rPr>
                  <m:sty m:val="p"/>
                </m:rPr>
                <m:t>=</m:t>
              </m:r>
              <m:acc>
                <m:accPr>
                  <m:chr m:val="̃"/>
                </m:accPr>
                <m:e>
                  <m:r>
                    <m:t>x</m:t>
                  </m:r>
                </m:e>
              </m:acc>
              <m:r>
                <m:rPr>
                  <m:nor/>
                  <m:sty m:val="p"/>
                </m:rPr>
                <m:t>)</m:t>
              </m:r>
            </m:e>
          </m:eqArr>
        </m:oMath>
      </m:oMathPara>
    </w:p>
    <w:p>
      <w:pPr>
        <w:numPr>
          <w:ilvl w:val="0"/>
          <w:numId w:val="1000"/>
        </w:numPr>
      </w:pPr>
      <w:r>
        <w:t xml:space="preserve">so equality holds.</w:t>
      </w:r>
    </w:p>
    <w:bookmarkStart w:id="361" w:name="exm-cauchy-schwarz"/>
    <w:p>
      <w:pPr>
        <w:pStyle w:val="FirstParagraph"/>
      </w:pPr>
      <w:r>
        <w:rPr>
          <w:b/>
          <w:bCs/>
        </w:rPr>
        <w:t xml:space="preserve">Example 104 (A strict case and an equality case)</w:t>
      </w:r>
      <w:r>
        <w:t xml:space="preserve"> </w:t>
      </w:r>
      <w:r>
        <w:t xml:space="preserve"> </w:t>
      </w:r>
    </w:p>
    <w:p>
      <w:pPr>
        <w:numPr>
          <w:ilvl w:val="0"/>
          <w:numId w:val="1054"/>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3</m:t>
              </m:r>
              <m:r>
                <m:rPr>
                  <m:sty m:val="p"/>
                </m:rPr>
                <m:t>+</m:t>
              </m:r>
              <m:r>
                <m:t>8</m:t>
              </m:r>
            </m:e>
            <m:e>
              <m:r>
                <m:t>&amp;</m:t>
              </m:r>
              <m:r>
                <m:rPr>
                  <m:sty m:val="p"/>
                </m:rPr>
                <m:t>=</m:t>
              </m:r>
              <m:r>
                <m:t>11</m:t>
              </m:r>
              <m:r>
                <m:rPr>
                  <m:sty m:val="p"/>
                </m:rPr>
                <m:t>,</m:t>
              </m:r>
            </m:e>
          </m:eqArr>
        </m:oMath>
      </m:oMathPara>
    </w:p>
    <w:p>
      <w:pPr>
        <w:numPr>
          <w:ilvl w:val="0"/>
          <w:numId w:val="1000"/>
        </w:numPr>
      </w:pPr>
      <w:r>
        <w:t xml:space="preserve">while</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ad>
          <m:radPr>
            <m:degHide m:val="on"/>
          </m:radPr>
          <m:deg/>
          <m:e>
            <m:r>
              <m:t>5</m:t>
            </m:r>
          </m:e>
        </m:rad>
        <m:r>
          <m:rPr>
            <m:sty m:val="p"/>
          </m:rPr>
          <m:t>⋅</m:t>
        </m:r>
        <m:r>
          <m:t>5</m:t>
        </m:r>
        <m:r>
          <m:rPr>
            <m:sty m:val="p"/>
          </m:rPr>
          <m:t>≈</m:t>
        </m:r>
        <m:r>
          <m:t>11.18</m:t>
        </m:r>
      </m:oMath>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4"/>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acc>
                <m:accPr>
                  <m:chr m:val="̃"/>
                </m:accPr>
                <m:e>
                  <m:r>
                    <m:t>y</m:t>
                  </m:r>
                </m:e>
              </m:acc>
              <m:r>
                <m:t>&amp;</m:t>
              </m:r>
              <m:r>
                <m:rPr>
                  <m:sty m:val="p"/>
                </m:rPr>
                <m:t>=</m:t>
              </m:r>
              <m:r>
                <m:rPr>
                  <m:sty m:val="p"/>
                </m:rPr>
                <m:t>(</m:t>
              </m:r>
              <m:r>
                <m:t>2</m:t>
              </m:r>
              <m:r>
                <m:rPr>
                  <m:sty m:val="p"/>
                </m:rPr>
                <m:t>,</m:t>
              </m:r>
              <m:r>
                <m:t>4</m:t>
              </m:r>
              <m:r>
                <m:rPr>
                  <m:sty m:val="p"/>
                </m:rPr>
                <m:t>)</m:t>
              </m:r>
            </m:e>
            <m:e>
              <m:r>
                <m:t>&amp;</m:t>
              </m:r>
              <m:r>
                <m:rPr>
                  <m:sty m:val="p"/>
                </m:rPr>
                <m:t>=</m:t>
              </m:r>
              <m:r>
                <m:t>2</m:t>
              </m:r>
              <m:r>
                <m:t> </m:t>
              </m:r>
              <m:acc>
                <m:accPr>
                  <m:chr m:val="̃"/>
                </m:accPr>
                <m:e>
                  <m:r>
                    <m:t>x</m:t>
                  </m:r>
                </m:e>
              </m:acc>
              <m:r>
                <m:rPr>
                  <m:sty m:val="p"/>
                </m:rPr>
                <m:t>:</m:t>
              </m:r>
            </m:e>
          </m:eqArr>
        </m:oMath>
      </m:oMathPara>
    </w:p>
    <w:p>
      <w:pPr>
        <w:pStyle w:val="FirstParagraph"/>
      </w:pPr>
      <m:oMathPara>
        <m:oMathParaPr>
          <m:jc m:val="center"/>
        </m:oMathParaPr>
        <m:oMath>
          <m:eqArr>
            <m:e>
              <m:acc>
                <m:accPr>
                  <m:chr m:val="̃"/>
                </m:accPr>
                <m:e>
                  <m:r>
                    <m:t>x</m:t>
                  </m:r>
                </m:e>
              </m:acc>
              <m:r>
                <m:rPr>
                  <m:sty m:val="p"/>
                </m:rPr>
                <m:t>⋅</m:t>
              </m:r>
              <m:acc>
                <m:accPr>
                  <m:chr m:val="̃"/>
                </m:accPr>
                <m:e>
                  <m:r>
                    <m:t>y</m:t>
                  </m:r>
                </m:e>
              </m:acc>
              <m:r>
                <m:t>&amp;</m:t>
              </m:r>
              <m:r>
                <m:rPr>
                  <m:sty m:val="p"/>
                </m:rPr>
                <m:t>=</m:t>
              </m:r>
              <m:r>
                <m:t>2</m:t>
              </m:r>
              <m:r>
                <m:rPr>
                  <m:sty m:val="p"/>
                </m:rPr>
                <m:t>+</m:t>
              </m:r>
              <m:r>
                <m:t>8</m:t>
              </m:r>
            </m:e>
            <m:e>
              <m:r>
                <m:t>&amp;</m:t>
              </m:r>
              <m:r>
                <m:rPr>
                  <m:sty m:val="p"/>
                </m:rPr>
                <m:t>=</m:t>
              </m:r>
              <m:r>
                <m:t>10</m:t>
              </m:r>
            </m:e>
          </m:eqArr>
        </m:oMath>
      </m:oMathPara>
    </w:p>
    <w:p>
      <w:pPr>
        <w:numPr>
          <w:ilvl w:val="0"/>
          <w:numId w:val="1000"/>
        </w:numPr>
      </w:pPr>
      <w:r>
        <w:t xml:space="preserve">and</w:t>
      </w:r>
    </w:p>
    <w:p>
      <w:pPr>
        <w:pStyle w:val="BodyText"/>
      </w:pPr>
      <m:oMathPara>
        <m:oMathParaPr>
          <m:jc m:val="center"/>
        </m:oMathParaPr>
        <m:oMath>
          <m:eqArr>
            <m:e>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t>&amp;</m:t>
              </m:r>
              <m:r>
                <m:rPr>
                  <m:sty m:val="p"/>
                </m:rPr>
                <m:t>=</m:t>
              </m:r>
              <m:rad>
                <m:radPr>
                  <m:degHide m:val="on"/>
                </m:radPr>
                <m:deg/>
                <m:e>
                  <m:r>
                    <m:t>5</m:t>
                  </m:r>
                </m:e>
              </m:rad>
              <m:r>
                <m:t> </m:t>
              </m:r>
              <m:rad>
                <m:radPr>
                  <m:degHide m:val="on"/>
                </m:radPr>
                <m:deg/>
                <m:e>
                  <m:r>
                    <m:t>20</m:t>
                  </m:r>
                </m:e>
              </m:rad>
            </m:e>
            <m:e>
              <m:r>
                <m:t>&amp;</m:t>
              </m:r>
              <m:r>
                <m:rPr>
                  <m:sty m:val="p"/>
                </m:rPr>
                <m:t>=</m:t>
              </m:r>
              <m:rad>
                <m:radPr>
                  <m:degHide m:val="on"/>
                </m:radPr>
                <m:deg/>
                <m:e>
                  <m:r>
                    <m:t>100</m:t>
                  </m:r>
                </m:e>
              </m:rad>
            </m:e>
            <m:e>
              <m:r>
                <m:t>&amp;</m:t>
              </m:r>
              <m:r>
                <m:rPr>
                  <m:sty m:val="p"/>
                </m:rPr>
                <m:t>=</m:t>
              </m:r>
              <m:r>
                <m:t>10</m:t>
              </m:r>
              <m:r>
                <m:rPr>
                  <m:sty m:val="p"/>
                </m:rPr>
                <m:t>,</m:t>
              </m:r>
            </m:e>
          </m:eqArr>
        </m:oMath>
      </m:oMathPara>
    </w:p>
    <w:p>
      <w:pPr>
        <w:numPr>
          <w:ilvl w:val="0"/>
          <w:numId w:val="1000"/>
        </w:numPr>
      </w:pPr>
      <w:r>
        <w:t xml:space="preserve">so equality holds.</w:t>
      </w:r>
    </w:p>
    <w:bookmarkEnd w:id="361"/>
    <w:bookmarkStart w:id="362" w:name="thm-triangle-inequality"/>
    <w:p>
      <w:pPr>
        <w:pStyle w:val="FirstParagraph"/>
      </w:pPr>
      <w:r>
        <w:rPr>
          <w:b/>
          <w:bCs/>
        </w:rPr>
        <w:t xml:space="preserve">Theorem 59 (Triangle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oMath>
      </m:oMathPara>
    </w:p>
    <w:bookmarkEnd w:id="362"/>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57</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(a number is at most its absolute value)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58</m:t>
              </m:r>
              <m:r>
                <m:rPr>
                  <m:nor/>
                  <m:sty m:val="p"/>
                </m:rPr>
                <m:t>)</m:t>
              </m:r>
            </m:e>
            <m:e>
              <m:r>
                <m:t>&amp;</m:t>
              </m:r>
              <m:r>
                <m:rPr>
                  <m:sty m:val="p"/>
                </m:rPr>
                <m:t>=</m:t>
              </m:r>
              <m:r>
                <m:t>​</m:t>
              </m:r>
              <m:d>
                <m:dPr>
                  <m:begChr m:val="("/>
                  <m:sepChr m:val=""/>
                  <m:endChr m:val=")"/>
                  <m:grow/>
                </m:dP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e>
              </m:d>
              <m:sSup>
                <m:e>
                  <m:r>
                    <m:t>​</m:t>
                  </m:r>
                </m:e>
                <m:sup>
                  <m:r>
                    <m:t>2</m:t>
                  </m:r>
                </m:sup>
              </m:sSup>
              <m:r>
                <m:rPr>
                  <m:sty m:val="p"/>
                </m:rPr>
                <m:t>.</m:t>
              </m:r>
              <m:r>
                <m:t>&amp;</m:t>
              </m:r>
              <m:r>
                <m:t>&amp;</m:t>
              </m:r>
              <m:r>
                <m:rPr>
                  <m:nor/>
                  <m:sty m:val="p"/>
                </m:rPr>
                <m:t>(expand the square)</m:t>
              </m:r>
            </m:e>
          </m:eqArr>
        </m:oMath>
      </m:oMathPara>
    </w:p>
    <w:p>
      <w:pPr>
        <w:pStyle w:val="FirstParagraph"/>
      </w:pPr>
      <w:r>
        <w:t xml:space="preserve">Both</w:t>
      </w:r>
      <w:r>
        <w:t xml:space="preserve"> </w:t>
      </w:r>
      <m:oMath>
        <m:r>
          <m:t>​</m:t>
        </m:r>
        <m:d>
          <m:dPr>
            <m:begChr m:val="∥"/>
            <m:sepChr m:val=""/>
            <m:endChr m:val="∥"/>
            <m:grow/>
          </m:dPr>
          <m:e>
            <m:acc>
              <m:accPr>
                <m:chr m:val="̃"/>
              </m:accPr>
              <m:e>
                <m:r>
                  <m:t>x</m:t>
                </m:r>
              </m:e>
            </m:acc>
            <m:r>
              <m:rPr>
                <m:sty m:val="p"/>
              </m:rPr>
              <m:t>+</m:t>
            </m:r>
            <m:acc>
              <m:accPr>
                <m:chr m:val="̃"/>
              </m:accPr>
              <m:e>
                <m:r>
                  <m:t>y</m:t>
                </m:r>
              </m:e>
            </m:acc>
          </m:e>
        </m:d>
        <m:r>
          <m:t>​</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 </w:t>
      </w:r>
      <w:r>
        <w:t xml:space="preserve">are nonnegative (</w:t>
      </w:r>
      <w:hyperlink w:anchor="thm-norm-properties">
        <w:r>
          <w:rPr>
            <w:rStyle w:val="Hyperlink"/>
          </w:rPr>
          <w:t xml:space="preserve">Theorem 56</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63" w:name="exm-triangle-inequality"/>
    <w:p>
      <w:pPr>
        <w:pStyle w:val="BodyText"/>
      </w:pPr>
      <w:r>
        <w:rPr>
          <w:b/>
          <w:bCs/>
        </w:rPr>
        <w:t xml:space="preserve">Example 105 (A strict case and an equality case)</w:t>
      </w:r>
      <w:r>
        <w:t xml:space="preserve"> </w:t>
      </w:r>
      <w:r>
        <w:t xml:space="preserve"> </w:t>
      </w:r>
    </w:p>
    <w:p>
      <w:pPr>
        <w:numPr>
          <w:ilvl w:val="0"/>
          <w:numId w:val="1055"/>
        </w:numPr>
      </w:pP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3</m:t>
                  </m:r>
                  <m:r>
                    <m:rPr>
                      <m:sty m:val="p"/>
                    </m:rPr>
                    <m:t>,</m:t>
                  </m:r>
                  <m:r>
                    <m:t>4</m:t>
                  </m:r>
                  <m:r>
                    <m:rPr>
                      <m:sty m:val="p"/>
                    </m:rPr>
                    <m:t>)</m:t>
                  </m:r>
                </m:e>
              </m:d>
              <m:r>
                <m:t>​</m:t>
              </m:r>
            </m:e>
            <m:e>
              <m:r>
                <m:t>&amp;</m:t>
              </m:r>
              <m:r>
                <m:rPr>
                  <m:sty m:val="p"/>
                </m:rPr>
                <m:t>=</m:t>
              </m:r>
              <m:r>
                <m:t>5</m:t>
              </m:r>
              <m:r>
                <m:rPr>
                  <m:sty m:val="p"/>
                </m:rPr>
                <m:t>,</m:t>
              </m:r>
            </m:e>
          </m:eqArr>
        </m:oMath>
      </m:oMathPara>
    </w:p>
    <w:p>
      <w:pPr>
        <w:numPr>
          <w:ilvl w:val="0"/>
          <w:numId w:val="1000"/>
        </w:numPr>
      </w:pPr>
      <w:r>
        <w:t xml:space="preserve">while</w:t>
      </w:r>
    </w:p>
    <w:p>
      <w:pPr>
        <w:pStyle w:val="BodyText"/>
      </w:pPr>
      <m:oMathPara>
        <m:oMathParaPr>
          <m:jc m:val="center"/>
        </m:oMathParaPr>
        <m:oMath>
          <m:eqAr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t>&amp;</m:t>
              </m:r>
              <m:r>
                <m:rPr>
                  <m:sty m:val="p"/>
                </m:rPr>
                <m:t>=</m:t>
              </m:r>
              <m:r>
                <m:t>3</m:t>
              </m:r>
              <m:r>
                <m:rPr>
                  <m:sty m:val="p"/>
                </m:rPr>
                <m:t>+</m:t>
              </m:r>
              <m:r>
                <m:t>4</m:t>
              </m:r>
            </m:e>
            <m:e>
              <m:r>
                <m:t>&amp;</m:t>
              </m:r>
              <m:r>
                <m:rPr>
                  <m:sty m:val="p"/>
                </m:rPr>
                <m:t>=</m:t>
              </m:r>
              <m:r>
                <m:t>7</m:t>
              </m:r>
              <m:r>
                <m:rPr>
                  <m:sty m:val="p"/>
                </m:rPr>
                <m:t>.</m:t>
              </m:r>
            </m:e>
          </m:eqArr>
        </m:oMath>
      </m:oMathPara>
    </w:p>
    <w:p>
      <w:pPr>
        <w:numPr>
          <w:ilvl w:val="0"/>
          <w:numId w:val="1055"/>
        </w:numPr>
      </w:pPr>
      <w:r>
        <w:t xml:space="preserve">For</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0</m:t>
        </m:r>
        <m:r>
          <m:rPr>
            <m:sty m:val="p"/>
          </m:rPr>
          <m:t>)</m:t>
        </m:r>
      </m:oMath>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63"/>
    <w:bookmarkStart w:id="364" w:name="def-norm"/>
    <w:p>
      <w:pPr>
        <w:pStyle w:val="FirstParagraph"/>
      </w:pPr>
      <w:r>
        <w:rPr>
          <w:b/>
          <w:bCs/>
        </w:rPr>
        <w:t xml:space="preserve">Definition 71 (Norm (normed vector space, normed space))</w:t>
      </w:r>
      <w:r>
        <w:t xml:space="preserve"> </w:t>
      </w:r>
      <w:r>
        <w:t xml:space="preserve">A</w:t>
      </w:r>
      <w:r>
        <w:t xml:space="preserve"> </w:t>
      </w:r>
      <w:r>
        <w:rPr>
          <w:b/>
          <w:bCs/>
        </w:rPr>
        <w:t xml:space="preserve">norm</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m:oMath>
        <m:acc>
          <m:accPr>
            <m:chr m:val="̃"/>
          </m:accPr>
          <m:e>
            <m:r>
              <m:t>x</m:t>
            </m:r>
          </m:e>
        </m:acc>
        <m:r>
          <m:rPr>
            <m:sty m:val="p"/>
          </m:rPr>
          <m:t>∈</m:t>
        </m:r>
        <m:r>
          <m:t>V</m:t>
        </m:r>
      </m:oMath>
      <w:r>
        <w:t xml:space="preserve"> </w:t>
      </w:r>
      <w:r>
        <w:t xml:space="preserve">a nonnegative real number</w:t>
      </w:r>
      <w:r>
        <w:t xml:space="preserve"> </w:t>
      </w:r>
      <m:oMath>
        <m:r>
          <m:t>​</m:t>
        </m:r>
        <m:d>
          <m:dPr>
            <m:begChr m:val="∥"/>
            <m:sepChr m:val=""/>
            <m:endChr m:val="∥"/>
            <m:grow/>
          </m:dPr>
          <m:e>
            <m:acc>
              <m:accPr>
                <m:chr m:val="̃"/>
              </m:accPr>
              <m:e>
                <m:r>
                  <m:t>x</m:t>
                </m:r>
              </m:e>
            </m:acc>
          </m:e>
        </m:d>
        <m:r>
          <m:t>​</m:t>
        </m:r>
      </m:oMath>
      <w:r>
        <w:t xml:space="preserve">,</w:t>
      </w:r>
      <w:r>
        <w:t xml:space="preserve"> </w:t>
      </w:r>
      <w:r>
        <w:t xml:space="preserve">and satisfies the following three axioms for all</w:t>
      </w:r>
      <w:r>
        <w:t xml:space="preserve"> </w:t>
      </w:r>
      <m:oMath>
        <m:acc>
          <m:accPr>
            <m:chr m:val="̃"/>
          </m:accPr>
          <m:e>
            <m:r>
              <m:t>x</m:t>
            </m:r>
          </m:e>
        </m:acc>
        <m:r>
          <m:rPr>
            <m:sty m:val="p"/>
          </m:rPr>
          <m:t>,</m:t>
        </m:r>
        <m:acc>
          <m:accPr>
            <m:chr m:val="̃"/>
          </m:accPr>
          <m:e>
            <m:r>
              <m:t>y</m:t>
            </m:r>
          </m:e>
        </m:acc>
        <m:r>
          <m:rPr>
            <m:sty m:val="p"/>
          </m:rPr>
          <m:t>∈</m:t>
        </m:r>
        <m:r>
          <m:t>V</m:t>
        </m:r>
      </m:oMath>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6"/>
        </w:numPr>
      </w:pPr>
      <w:r>
        <w:rPr>
          <w:b/>
          <w:bCs/>
        </w:rPr>
        <w:t xml:space="preserve">Positivity and definiteness</w:t>
      </w:r>
      <w:r>
        <w:t xml:space="preserve">:</w:t>
      </w:r>
      <w:r>
        <w:t xml:space="preserve"> </w:t>
      </w: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6"/>
        </w:numPr>
      </w:pPr>
      <w:r>
        <w:rPr>
          <w:b/>
          <w:bCs/>
        </w:rPr>
        <w:t xml:space="preserve">Absolute homogeneity</w:t>
      </w:r>
      <w:r>
        <w:t xml:space="preserve">:</w:t>
      </w:r>
      <w:r>
        <w:t xml:space="preserve"> </w:t>
      </w: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p>
      <w:pPr>
        <w:pStyle w:val="Compact"/>
        <w:numPr>
          <w:ilvl w:val="0"/>
          <w:numId w:val="1056"/>
        </w:numPr>
      </w:pPr>
      <w:r>
        <w:rPr>
          <w:b/>
          <w:bCs/>
        </w:rPr>
        <w:t xml:space="preserve">Subadditivity (triangle inequality)</w:t>
      </w:r>
      <w:r>
        <w:t xml:space="preserve">:</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64"/>
    <w:bookmarkStart w:id="365" w:name="exm-norm-euclidean"/>
    <w:p>
      <w:pPr>
        <w:pStyle w:val="BodyText"/>
      </w:pPr>
      <w:r>
        <w:rPr>
          <w:b/>
          <w:bCs/>
        </w:rPr>
        <w:t xml:space="preserve">Example 106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16</w:t>
        </w:r>
      </w:hyperlink>
      <w:r>
        <w:t xml:space="preserve">)</w:t>
      </w:r>
      <w:r>
        <w:t xml:space="preserve"> </w:t>
      </w:r>
      <w:r>
        <w:t xml:space="preserve">is a normed vector space:</w:t>
      </w:r>
    </w:p>
    <w:p>
      <w:pPr>
        <w:pStyle w:val="Compact"/>
        <w:numPr>
          <w:ilvl w:val="0"/>
          <w:numId w:val="1057"/>
        </w:numPr>
      </w:pPr>
      <w:r>
        <w:t xml:space="preserve">Positivity and absolute homogeneity hold by</w:t>
      </w:r>
      <w:r>
        <w:t xml:space="preserve"> </w:t>
      </w:r>
      <w:hyperlink w:anchor="thm-norm-properties">
        <w:r>
          <w:rPr>
            <w:rStyle w:val="Hyperlink"/>
          </w:rPr>
          <w:t xml:space="preserve">Theorem 56</w:t>
        </w:r>
      </w:hyperlink>
      <w:r>
        <w:t xml:space="preserve">.</w:t>
      </w:r>
    </w:p>
    <w:p>
      <w:pPr>
        <w:pStyle w:val="Compact"/>
        <w:numPr>
          <w:ilvl w:val="0"/>
          <w:numId w:val="1057"/>
        </w:numPr>
      </w:pPr>
      <w:r>
        <w:t xml:space="preserve">The triangle inequality holds by</w:t>
      </w:r>
      <w:r>
        <w:t xml:space="preserve"> </w:t>
      </w:r>
      <w:hyperlink w:anchor="thm-triangle-inequality">
        <w:r>
          <w:rPr>
            <w:rStyle w:val="Hyperlink"/>
          </w:rPr>
          <w:t xml:space="preserve">Theorem 59</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t>
      </w:r>
      <w:hyperlink w:anchor="def-inner-product-space">
        <w:r>
          <w:rPr>
            <w:rStyle w:val="Hyperlink"/>
          </w:rPr>
          <w:t xml:space="preserve">Definition 69</w:t>
        </w:r>
      </w:hyperlink>
      <w:r>
        <w:t xml:space="preserve">)</w:t>
      </w:r>
      <w:r>
        <w:t xml:space="preserve"> </w:t>
      </w:r>
      <w:r>
        <w:t xml:space="preserve">naturally defines an induced norm</w:t>
      </w:r>
      <w:r>
        <w:t xml:space="preserve"> </w:t>
      </w: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r>
              <m:t>​</m:t>
            </m:r>
            <m:d>
              <m:dPr>
                <m:begChr m:val="⟨"/>
                <m:sepChr m:val=""/>
                <m:endChr m:val="⟩"/>
                <m:grow/>
              </m:dPr>
              <m:e>
                <m:acc>
                  <m:accPr>
                    <m:chr m:val="̃"/>
                  </m:accPr>
                  <m:e>
                    <m:r>
                      <m:t>x</m:t>
                    </m:r>
                  </m:e>
                </m:acc>
                <m:r>
                  <m:rPr>
                    <m:sty m:val="p"/>
                  </m:rPr>
                  <m:t>,</m:t>
                </m:r>
                <m:acc>
                  <m:accPr>
                    <m:chr m:val="̃"/>
                  </m:accPr>
                  <m:e>
                    <m:r>
                      <m:t>x</m:t>
                    </m:r>
                  </m:e>
                </m:acc>
              </m:e>
            </m:d>
            <m:r>
              <m:t>​</m:t>
            </m:r>
          </m:e>
        </m:rad>
      </m:oMath>
      <w:r>
        <w:t xml:space="preserve">,</w:t>
      </w:r>
      <w:r>
        <w:t xml:space="preserve"> </w:t>
      </w:r>
      <w:r>
        <w:t xml:space="preserve">which satisfies all three norm axioms.</w:t>
      </w:r>
    </w:p>
    <w:bookmarkEnd w:id="365"/>
    <w:bookmarkStart w:id="366" w:name="def-vector-p-norm"/>
    <w:p>
      <w:pPr>
        <w:pStyle w:val="BodyText"/>
      </w:pPr>
      <w:r>
        <w:rPr>
          <w:b/>
          <w:bCs/>
        </w:rPr>
        <w:t xml:space="preserve">Definition 72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 taxicab norm, Manhattan 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m:oMathPara>
        <m:oMathParaPr>
          <m:jc m:val="center"/>
        </m:oMathParaPr>
        <m:oMath>
          <m:r>
            <m:t>​</m:t>
          </m:r>
          <m:d>
            <m:dPr>
              <m:begChr m:val="∥"/>
              <m:sepChr m:val=""/>
              <m:endChr m:val="∥"/>
              <m:grow/>
            </m:dPr>
            <m:e>
              <m:acc>
                <m:accPr>
                  <m:chr m:val="̃"/>
                </m:accPr>
                <m:e>
                  <m:r>
                    <m:t>x</m:t>
                  </m:r>
                </m:e>
              </m:acc>
            </m:e>
          </m:d>
          <m:sSub>
            <m:e>
              <m:r>
                <m:t>​</m:t>
              </m:r>
            </m:e>
            <m:sub>
              <m:r>
                <m:t>k</m:t>
              </m:r>
            </m:sub>
          </m:sSub>
          <m:limUpp>
            <m:e>
              <m:r>
                <m:rPr>
                  <m:sty m:val="p"/>
                </m:rPr>
                <m:t>=</m:t>
              </m:r>
            </m:e>
            <m:lim>
              <m:r>
                <m:rPr>
                  <m:nor/>
                  <m:sty m:val="p"/>
                </m:rPr>
                <m:t>def</m:t>
              </m:r>
            </m:lim>
          </m:limUpp>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rPr>
              <m:sty m:val="p"/>
            </m:rPr>
            <m:t>.</m:t>
          </m:r>
        </m:oMath>
      </m:oMathPara>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p>
    <w:bookmarkEnd w:id="366"/>
    <w:bookmarkStart w:id="367" w:name="exm-vector-p-norm"/>
    <w:p>
      <w:pPr>
        <w:pStyle w:val="BodyText"/>
      </w:pPr>
      <w:r>
        <w:rPr>
          <w:b/>
          <w:bCs/>
        </w:rPr>
        <w:t xml:space="preserve">Example 107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m:oMath>
        <m:acc>
          <m:accPr>
            <m:chr m:val="̃"/>
          </m:accPr>
          <m:e>
            <m:r>
              <m:t>x</m:t>
            </m:r>
          </m:e>
        </m:acc>
        <m:r>
          <m:rPr>
            <m:sty m:val="p"/>
          </m:rPr>
          <m:t>=</m:t>
        </m:r>
        <m:r>
          <m:rPr>
            <m:sty m:val="p"/>
          </m:rPr>
          <m:t>(</m:t>
        </m:r>
        <m:r>
          <m:t>3</m:t>
        </m:r>
        <m:r>
          <m:rPr>
            <m:sty m:val="p"/>
          </m:rPr>
          <m:t>,</m:t>
        </m:r>
        <m:r>
          <m:rPr>
            <m:sty m:val="p"/>
          </m:rPr>
          <m:t>−</m:t>
        </m:r>
        <m:r>
          <m:t>4</m:t>
        </m:r>
        <m:r>
          <m:rPr>
            <m:sty m:val="p"/>
          </m:rPr>
          <m:t>)</m:t>
        </m:r>
        <m:r>
          <m:rPr>
            <m:sty m:val="p"/>
          </m:rPr>
          <m:t>∈</m:t>
        </m:r>
        <m:sSup>
          <m:e>
            <m:r>
              <m:rPr>
                <m:scr m:val="double-struck"/>
                <m:sty m:val="p"/>
              </m:rPr>
              <m:t>R</m:t>
            </m:r>
          </m:e>
          <m:sup>
            <m:r>
              <m:t>2</m:t>
            </m:r>
          </m:sup>
        </m:sSup>
      </m:oMath>
      <w:r>
        <w:t xml:space="preserve">:</w:t>
      </w:r>
    </w:p>
    <w:p>
      <w:pPr>
        <w:numPr>
          <w:ilvl w:val="0"/>
          <w:numId w:val="1058"/>
        </w:numPr>
      </w:pPr>
      <m:oMath>
        <m:sSub>
          <m:e>
            <m:r>
              <m:t>ℓ</m:t>
            </m:r>
          </m:e>
          <m:sub>
            <m:r>
              <m:t>1</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1</m:t>
                  </m:r>
                </m:sub>
              </m:sSub>
              <m:r>
                <m:t>&amp;</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e>
            <m:e>
              <m:r>
                <m:t>&amp;</m:t>
              </m:r>
              <m:r>
                <m:rPr>
                  <m:sty m:val="p"/>
                </m:rPr>
                <m:t>=</m:t>
              </m:r>
              <m:r>
                <m:t>3</m:t>
              </m:r>
              <m:r>
                <m:rPr>
                  <m:sty m:val="p"/>
                </m:rPr>
                <m:t>+</m:t>
              </m:r>
              <m:r>
                <m:t>4</m:t>
              </m:r>
            </m:e>
            <m:e>
              <m:r>
                <m:t>&amp;</m:t>
              </m:r>
              <m:r>
                <m:rPr>
                  <m:sty m:val="p"/>
                </m:rPr>
                <m:t>=</m:t>
              </m:r>
              <m:r>
                <m:t>7</m:t>
              </m:r>
              <m:r>
                <m:rPr>
                  <m:sty m:val="p"/>
                </m:rPr>
                <m:t>.</m:t>
              </m:r>
            </m:e>
          </m:eqArr>
        </m:oMath>
      </m:oMathPara>
    </w:p>
    <w:p>
      <w:pPr>
        <w:numPr>
          <w:ilvl w:val="0"/>
          <w:numId w:val="1058"/>
        </w:numPr>
      </w:pPr>
      <m:oMath>
        <m:sSub>
          <m:e>
            <m:r>
              <m:t>ℓ</m:t>
            </m:r>
          </m:e>
          <m:sub>
            <m:r>
              <m:t>2</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2</m:t>
                  </m:r>
                </m:sub>
              </m:sSub>
              <m:r>
                <m:t>&amp;</m:t>
              </m:r>
              <m:r>
                <m:rPr>
                  <m:sty m:val="p"/>
                </m:rPr>
                <m:t>=</m:t>
              </m:r>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9</m:t>
                  </m:r>
                  <m:r>
                    <m:rPr>
                      <m:sty m:val="p"/>
                    </m:rPr>
                    <m:t>+</m:t>
                  </m:r>
                  <m:r>
                    <m:t>16</m:t>
                  </m:r>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58"/>
        </w:numPr>
      </w:pPr>
      <m:oMath>
        <m:sSub>
          <m:e>
            <m:r>
              <m:t>ℓ</m:t>
            </m:r>
          </m:e>
          <m:sub>
            <m:r>
              <m:rPr>
                <m:sty m:val="p"/>
              </m:rPr>
              <m:t>∞</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rPr>
                      <m:sty m:val="p"/>
                    </m:rPr>
                    <m:t>∞</m:t>
                  </m:r>
                </m:sub>
              </m:sSub>
              <m:r>
                <m:t>&amp;</m:t>
              </m:r>
              <m:r>
                <m:rPr>
                  <m:sty m:val="p"/>
                </m:rPr>
                <m:t>=</m:t>
              </m:r>
              <m:r>
                <m:rPr>
                  <m:sty m:val="p"/>
                </m:rPr>
                <m:t>max</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e>
            <m:e>
              <m:r>
                <m:t>&amp;</m:t>
              </m:r>
              <m:r>
                <m:rPr>
                  <m:sty m:val="p"/>
                </m:rPr>
                <m:t>=</m:t>
              </m:r>
              <m:r>
                <m:t>4</m:t>
              </m:r>
              <m:r>
                <m:rPr>
                  <m:sty m:val="p"/>
                </m:rPr>
                <m:t>.</m:t>
              </m:r>
            </m:e>
          </m:eqArr>
        </m:oMath>
      </m:oMathPara>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m:oMath>
        <m:acc>
          <m:accPr>
            <m:chr m:val="̃"/>
          </m:accPr>
          <m:e>
            <m:r>
              <m:t>x</m:t>
            </m:r>
          </m:e>
        </m:acc>
        <m:r>
          <m:rPr>
            <m:sty m:val="p"/>
          </m:rPr>
          <m:t>∈</m:t>
        </m:r>
        <m:sSup>
          <m:e>
            <m:r>
              <m:rPr>
                <m:scr m:val="double-struck"/>
                <m:sty m:val="p"/>
              </m:rPr>
              <m:t>R</m:t>
            </m:r>
          </m:e>
          <m:sup>
            <m:r>
              <m:t>p</m:t>
            </m:r>
          </m:sup>
        </m:sSup>
      </m:oMath>
      <w:r>
        <w:t xml:space="preserve">, the norms satisfy the chain of inequalities:</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t>2</m:t>
              </m:r>
            </m:sub>
          </m:sSub>
          <m:r>
            <m:rPr>
              <m:sty m:val="p"/>
            </m:rPr>
            <m:t>≤</m:t>
          </m:r>
          <m:r>
            <m:t>​</m:t>
          </m:r>
          <m:d>
            <m:dPr>
              <m:begChr m:val="∥"/>
              <m:sepChr m:val=""/>
              <m:endChr m:val="∥"/>
              <m:grow/>
            </m:dPr>
            <m:e>
              <m:acc>
                <m:accPr>
                  <m:chr m:val="̃"/>
                </m:accPr>
                <m:e>
                  <m:r>
                    <m:t>x</m:t>
                  </m:r>
                </m:e>
              </m:acc>
            </m:e>
          </m:d>
          <m:sSub>
            <m:e>
              <m:r>
                <m:t>​</m:t>
              </m:r>
            </m:e>
            <m:sub>
              <m:r>
                <m:t>1</m:t>
              </m:r>
            </m:sub>
          </m:sSub>
          <m:r>
            <m:rPr>
              <m:sty m:val="p"/>
            </m:rPr>
            <m:t>≤</m:t>
          </m:r>
          <m:rad>
            <m:radPr>
              <m:degHide m:val="on"/>
            </m:radPr>
            <m:deg/>
            <m:e>
              <m:r>
                <m:t>p</m:t>
              </m:r>
            </m:e>
          </m:rad>
          <m:r>
            <m:t> </m:t>
          </m:r>
          <m:r>
            <m:t>​</m:t>
          </m:r>
          <m:d>
            <m:dPr>
              <m:begChr m:val="∥"/>
              <m:sepChr m:val=""/>
              <m:endChr m:val="∥"/>
              <m:grow/>
            </m:dPr>
            <m:e>
              <m:acc>
                <m:accPr>
                  <m:chr m:val="̃"/>
                </m:accPr>
                <m:e>
                  <m:r>
                    <m:t>x</m:t>
                  </m:r>
                </m:e>
              </m:acc>
            </m:e>
          </m:d>
          <m:sSub>
            <m:e>
              <m:r>
                <m:t>​</m:t>
              </m:r>
            </m:e>
            <m:sub>
              <m:r>
                <m:t>2</m:t>
              </m:r>
            </m:sub>
          </m:sSub>
          <m:r>
            <m:rPr>
              <m:sty m:val="p"/>
            </m:rPr>
            <m:t>≤</m:t>
          </m:r>
          <m:r>
            <m:t>p</m:t>
          </m:r>
          <m:r>
            <m:t> </m:t>
          </m:r>
          <m:r>
            <m:t>​</m:t>
          </m:r>
          <m:d>
            <m:dPr>
              <m:begChr m:val="∥"/>
              <m:sepChr m:val=""/>
              <m:endChr m:val="∥"/>
              <m:grow/>
            </m:dPr>
            <m:e>
              <m:acc>
                <m:accPr>
                  <m:chr m:val="̃"/>
                </m:accPr>
                <m:e>
                  <m:r>
                    <m:t>x</m:t>
                  </m:r>
                </m:e>
              </m:acc>
            </m:e>
          </m:d>
          <m:sSub>
            <m:e>
              <m:r>
                <m:t>​</m:t>
              </m:r>
            </m:e>
            <m:sub>
              <m:r>
                <m:rPr>
                  <m:sty m:val="p"/>
                </m:rPr>
                <m:t>∞</m:t>
              </m:r>
            </m:sub>
          </m:sSub>
          <m:r>
            <m:rPr>
              <m:sty m:val="p"/>
            </m:rPr>
            <m:t>.</m:t>
          </m:r>
        </m:oMath>
      </m:oMathPara>
    </w:p>
    <w:bookmarkEnd w:id="367"/>
    <w:bookmarkStart w:id="368" w:name="rem-vector-norms-sparsity"/>
    <w:p>
      <w:pPr>
        <w:pStyle w:val="FirstParagraph"/>
      </w:pPr>
      <w:r>
        <w:rPr>
          <w:i/>
          <w:iCs/>
        </w:rPr>
        <w:t xml:space="preserve">Remark 23</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m:oMath>
        <m:r>
          <m:t>​</m:t>
        </m:r>
        <m:d>
          <m:dPr>
            <m:begChr m:val="{"/>
            <m:sepChr m:val=""/>
            <m:endChr m:val="}"/>
            <m:grow/>
          </m:dPr>
          <m:e>
            <m:acc>
              <m:accPr>
                <m:chr m:val="̃"/>
              </m:accPr>
              <m:e>
                <m:r>
                  <m:t>x</m:t>
                </m:r>
              </m:e>
            </m:acc>
            <m:r>
              <m:rPr>
                <m:sty m:val="p"/>
              </m:rPr>
              <m:t>∈</m:t>
            </m:r>
            <m:sSup>
              <m:e>
                <m:r>
                  <m:rPr>
                    <m:scr m:val="double-struck"/>
                    <m:sty m:val="p"/>
                  </m:rPr>
                  <m:t>R</m:t>
                </m:r>
              </m:e>
              <m:sup>
                <m:r>
                  <m:t>2</m:t>
                </m:r>
              </m:sup>
            </m:sSup>
            <m:r>
              <m:rPr>
                <m:sty m:val="p"/>
              </m:rPr>
              <m:t>:</m:t>
            </m:r>
            <m:r>
              <m:t>​</m:t>
            </m:r>
            <m:d>
              <m:dPr>
                <m:begChr m:val="∥"/>
                <m:sepChr m:val=""/>
                <m:endChr m:val="∥"/>
                <m:grow/>
              </m:dPr>
              <m:e>
                <m:acc>
                  <m:accPr>
                    <m:chr m:val="̃"/>
                  </m:accPr>
                  <m:e>
                    <m:r>
                      <m:t>x</m:t>
                    </m:r>
                  </m:e>
                </m:acc>
              </m:e>
            </m:d>
            <m:sSub>
              <m:e>
                <m:r>
                  <m:t>​</m:t>
                </m:r>
              </m:e>
              <m:sub>
                <m:r>
                  <m:t>k</m:t>
                </m:r>
              </m:sub>
            </m:sSub>
            <m:r>
              <m:rPr>
                <m:sty m:val="p"/>
              </m:rPr>
              <m:t>≤</m:t>
            </m:r>
            <m:r>
              <m:t>1</m:t>
            </m:r>
          </m:e>
        </m:d>
        <m:r>
          <m:t>​</m:t>
        </m:r>
      </m:oMath>
      <w:r>
        <w:t xml:space="preserve">:</w:t>
      </w:r>
    </w:p>
    <w:p>
      <w:pPr>
        <w:pStyle w:val="Compact"/>
        <w:numPr>
          <w:ilvl w:val="0"/>
          <w:numId w:val="1059"/>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9"/>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9"/>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68"/>
    <w:bookmarkStart w:id="369" w:name="def-infinity-norm"/>
    <w:p>
      <w:pPr>
        <w:pStyle w:val="BodyText"/>
      </w:pPr>
      <w:r>
        <w:rPr>
          <w:b/>
          <w:bCs/>
        </w:rPr>
        <w:t xml:space="preserve">Definition 73 (Infinity norm (</w:t>
      </w:r>
      <m:oMath>
        <m:sSub>
          <m:e>
            <m:r>
              <m:t>ℓ</m:t>
            </m:r>
          </m:e>
          <m:sub>
            <m:r>
              <m:rPr>
                <m:sty m:val="p"/>
              </m:rPr>
              <m:t>∞</m:t>
            </m:r>
          </m:sub>
        </m:sSub>
      </m:oMath>
      <w:r>
        <w:rPr>
          <w:b/>
          <w:bCs/>
        </w:rPr>
        <w:t xml:space="preserve"> </w:t>
      </w:r>
      <w:r>
        <w:rPr>
          <w:b/>
          <w:bCs/>
        </w:rPr>
        <w:t xml:space="preserve">norm, maximum norm, Chebyshev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infinity norm</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from the</w:t>
      </w:r>
      <w:r>
        <w:t xml:space="preserve"> </w:t>
      </w:r>
      <m:oMath>
        <m:r>
          <m:t>p</m:t>
        </m:r>
      </m:oMath>
      <w:r>
        <w:t xml:space="preserve">-norms (</w:t>
      </w:r>
      <w:hyperlink w:anchor="def-vector-p-norm">
        <w:r>
          <w:rPr>
            <w:rStyle w:val="Hyperlink"/>
          </w:rPr>
          <w:t xml:space="preserve">Definition 72</w:t>
        </w:r>
      </w:hyperlink>
      <w:r>
        <w:t xml:space="preserve">) by</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limUpp>
            <m:e>
              <m:r>
                <m:rPr>
                  <m:sty m:val="p"/>
                </m:rPr>
                <m:t>=</m:t>
              </m:r>
            </m:e>
            <m:lim>
              <m:r>
                <m:rPr>
                  <m:nor/>
                  <m:sty m:val="p"/>
                </m:rPr>
                <m:t>def</m:t>
              </m:r>
            </m:lim>
          </m:limUpp>
          <m:limLow>
            <m:e>
              <m:r>
                <m:rPr>
                  <m:sty m:val="p"/>
                </m:rPr>
                <m:t>max</m:t>
              </m:r>
            </m:e>
            <m:lim>
              <m:r>
                <m:t>1</m:t>
              </m:r>
              <m:r>
                <m:rPr>
                  <m:sty m:val="p"/>
                </m:rPr>
                <m:t>≤</m:t>
              </m:r>
              <m:r>
                <m:t>i</m:t>
              </m:r>
              <m:r>
                <m:rPr>
                  <m:sty m:val="p"/>
                </m:rPr>
                <m:t>≤</m:t>
              </m:r>
              <m:r>
                <m:t>p</m:t>
              </m:r>
            </m:lim>
          </m:limLow>
          <m:r>
            <m:t>​</m:t>
          </m:r>
          <m:d>
            <m:dPr>
              <m:begChr m:val="|"/>
              <m:sepChr m:val=""/>
              <m:endChr m:val="|"/>
              <m:grow/>
            </m:dPr>
            <m:e>
              <m:sSub>
                <m:e>
                  <m:r>
                    <m:t>x</m:t>
                  </m:r>
                </m:e>
                <m:sub>
                  <m:r>
                    <m:t>i</m:t>
                  </m:r>
                </m:sub>
              </m:sSub>
            </m:e>
          </m:d>
          <m:r>
            <m:t>​</m:t>
          </m:r>
          <m:r>
            <m:rPr>
              <m:sty m:val="p"/>
            </m:rPr>
            <m:t>.</m:t>
          </m:r>
        </m:oMath>
      </m:oMathPara>
    </w:p>
    <w:bookmarkEnd w:id="369"/>
    <w:bookmarkStart w:id="370" w:name="thm-vector-p-norm"/>
    <w:p>
      <w:pPr>
        <w:pStyle w:val="FirstParagraph"/>
      </w:pPr>
      <w:r>
        <w:rPr>
          <w:b/>
          <w:bCs/>
        </w:rPr>
        <w:t xml:space="preserve">Theorem 60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p>
    <w:p>
      <w:pPr>
        <w:pStyle w:val="Compact"/>
        <w:numPr>
          <w:ilvl w:val="0"/>
          <w:numId w:val="1060"/>
        </w:numPr>
      </w:pPr>
      <m:oMath>
        <m:r>
          <m:t>​</m:t>
        </m:r>
        <m:d>
          <m:dPr>
            <m:begChr m:val="∥"/>
            <m:sepChr m:val=""/>
            <m:endChr m:val="∥"/>
            <m:grow/>
          </m:dPr>
          <m:e>
            <m:acc>
              <m:accPr>
                <m:chr m:val="̃"/>
              </m:accPr>
              <m:e>
                <m:r>
                  <m:t>x</m:t>
                </m:r>
              </m:e>
            </m:acc>
          </m:e>
        </m:d>
        <m:sSub>
          <m:e>
            <m:r>
              <m:t>​</m:t>
            </m:r>
          </m:e>
          <m:sub>
            <m:r>
              <m:t>1</m:t>
            </m:r>
          </m:sub>
        </m:sSub>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 and</w:t>
      </w:r>
      <w:r>
        <w:t xml:space="preserve"> </w:t>
      </w:r>
      <m:oMath>
        <m:r>
          <m:t>​</m:t>
        </m:r>
        <m:d>
          <m:dPr>
            <m:begChr m:val="∥"/>
            <m:sepChr m:val=""/>
            <m:endChr m:val="∥"/>
            <m:grow/>
          </m:dPr>
          <m:e>
            <m:acc>
              <m:accPr>
                <m:chr m:val="̃"/>
              </m:accPr>
              <m:e>
                <m:r>
                  <m:t>x</m:t>
                </m:r>
              </m:e>
            </m:acc>
          </m:e>
        </m:d>
        <m:sSub>
          <m:e>
            <m:r>
              <m:t>​</m:t>
            </m:r>
          </m:e>
          <m:sub>
            <m:r>
              <m:t>2</m:t>
            </m:r>
          </m:sub>
        </m:sSub>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oMath>
      <w:r>
        <w:t xml:space="preserve">,</w:t>
      </w:r>
      <w:r>
        <w:t xml:space="preserve"> </w:t>
      </w:r>
      <w:r>
        <w:t xml:space="preserve">which is the Euclidean norm (</w:t>
      </w:r>
      <w:hyperlink w:anchor="def-euclidean-norm">
        <w:r>
          <w:rPr>
            <w:rStyle w:val="Hyperlink"/>
          </w:rPr>
          <w:t xml:space="preserve">Definition 16</w:t>
        </w:r>
      </w:hyperlink>
      <w:r>
        <w:t xml:space="preserve">).</w:t>
      </w:r>
    </w:p>
    <w:p>
      <w:pPr>
        <w:pStyle w:val="Compact"/>
        <w:numPr>
          <w:ilvl w:val="0"/>
          <w:numId w:val="1060"/>
        </w:numPr>
      </w:pPr>
      <m:oMath>
        <m:r>
          <m:t>​</m:t>
        </m:r>
        <m:d>
          <m:dPr>
            <m:begChr m:val="∥"/>
            <m:sepChr m:val=""/>
            <m:endChr m:val="∥"/>
            <m:grow/>
          </m:dPr>
          <m:e>
            <m:acc>
              <m:accPr>
                <m:chr m:val="̃"/>
              </m:accPr>
              <m:e>
                <m:r>
                  <m:t>x</m:t>
                </m:r>
              </m:e>
            </m:acc>
          </m:e>
        </m:d>
        <m:sSub>
          <m:e>
            <m:r>
              <m:t>​</m:t>
            </m:r>
          </m:e>
          <m:sub>
            <m:r>
              <m:rPr>
                <m:sty m:val="p"/>
              </m:rPr>
              <m:t>∞</m:t>
            </m:r>
          </m:sub>
        </m:sSub>
        <m:r>
          <m:rPr>
            <m:sty m:val="p"/>
          </m:rPr>
          <m:t>=</m:t>
        </m:r>
        <m:sSub>
          <m:e>
            <m:r>
              <m:rPr>
                <m:sty m:val="p"/>
              </m:rPr>
              <m:t>lim</m:t>
            </m:r>
          </m:e>
          <m:sub>
            <m:r>
              <m:t>k</m:t>
            </m:r>
            <m:r>
              <m:rPr>
                <m:sty m:val="p"/>
              </m:rPr>
              <m:t>→</m:t>
            </m:r>
            <m:r>
              <m:rPr>
                <m:sty m:val="p"/>
              </m:rPr>
              <m:t>∞</m:t>
            </m:r>
          </m:sub>
        </m:sSub>
        <m:r>
          <m:t>​</m:t>
        </m:r>
        <m:d>
          <m:dPr>
            <m:begChr m:val="∥"/>
            <m:sepChr m:val=""/>
            <m:endChr m:val="∥"/>
            <m:grow/>
          </m:dPr>
          <m:e>
            <m:acc>
              <m:accPr>
                <m:chr m:val="̃"/>
              </m:accPr>
              <m:e>
                <m:r>
                  <m:t>x</m:t>
                </m:r>
              </m:e>
            </m:acc>
          </m:e>
        </m:d>
        <m:sSub>
          <m:e>
            <m:r>
              <m:t>​</m:t>
            </m:r>
          </m:e>
          <m:sub>
            <m:r>
              <m:t>k</m:t>
            </m:r>
          </m:sub>
        </m:sSub>
      </m:oMath>
      <w:r>
        <w:t xml:space="preserve">.</w:t>
      </w:r>
    </w:p>
    <w:p>
      <w:pPr>
        <w:pStyle w:val="Compact"/>
        <w:numPr>
          <w:ilvl w:val="0"/>
          <w:numId w:val="1060"/>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71</w:t>
        </w:r>
      </w:hyperlink>
      <w:r>
        <w:t xml:space="preserve">).</w:t>
      </w:r>
    </w:p>
    <w:bookmarkEnd w:id="370"/>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72</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m:oMath>
        <m:acc>
          <m:accPr>
            <m:chr m:val="̃"/>
          </m:accPr>
          <m:e>
            <m:r>
              <m:t>x</m:t>
            </m:r>
          </m:e>
        </m:acc>
        <m:r>
          <m:rPr>
            <m:sty m:val="p"/>
          </m:rPr>
          <m:t>=</m:t>
        </m:r>
        <m:acc>
          <m:accPr>
            <m:chr m:val="̃"/>
          </m:accPr>
          <m:e>
            <m:r>
              <m:t>0</m:t>
            </m:r>
          </m:e>
        </m:acc>
      </m:oMath>
      <w:r>
        <w:t xml:space="preserve">, every</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w:t>
      </w:r>
      <w:r>
        <w:t xml:space="preserve"> </w:t>
      </w:r>
      <m:oMath>
        <m:r>
          <m:t>0</m:t>
        </m:r>
      </m:oMath>
      <w:r>
        <w:t xml:space="preserve">, and so is</w:t>
      </w:r>
      <w:r>
        <w:t xml:space="preserve"> </w:t>
      </w:r>
      <m:oMath>
        <m:r>
          <m:t>​</m:t>
        </m:r>
        <m:d>
          <m:dPr>
            <m:begChr m:val="∥"/>
            <m:sepChr m:val=""/>
            <m:endChr m:val="∥"/>
            <m:grow/>
          </m:dPr>
          <m:e>
            <m:acc>
              <m:accPr>
                <m:chr m:val="̃"/>
              </m:accPr>
              <m:e>
                <m:r>
                  <m:t>x</m:t>
                </m:r>
              </m:e>
            </m:acc>
          </m:e>
        </m:d>
        <m:sSub>
          <m:e>
            <m:r>
              <m:t>​</m:t>
            </m:r>
          </m:e>
          <m:sub>
            <m:r>
              <m:rPr>
                <m:sty m:val="p"/>
              </m:rPr>
              <m:t>∞</m:t>
            </m:r>
          </m:sub>
        </m:sSub>
      </m:oMath>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m:oMathPara>
        <m:oMathParaPr>
          <m:jc m:val="center"/>
        </m:oMathParaPr>
        <m:oMath>
          <m:r>
            <m:t>M</m:t>
          </m:r>
          <m:r>
            <m:rPr>
              <m:sty m:val="p"/>
            </m:rPr>
            <m:t>≤</m:t>
          </m:r>
          <m:r>
            <m:t>​</m:t>
          </m:r>
          <m:d>
            <m:dPr>
              <m:begChr m:val="∥"/>
              <m:sepChr m:val=""/>
              <m:endChr m:val="∥"/>
              <m:grow/>
            </m:dPr>
            <m:e>
              <m:acc>
                <m:accPr>
                  <m:chr m:val="̃"/>
                </m:accPr>
                <m:e>
                  <m:r>
                    <m:t>x</m:t>
                  </m:r>
                </m:e>
              </m:acc>
            </m:e>
          </m:d>
          <m:sSub>
            <m:e>
              <m:r>
                <m:t>​</m:t>
              </m:r>
            </m:e>
            <m:sub>
              <m:r>
                <m:t>k</m:t>
              </m:r>
            </m:sub>
          </m:sSub>
          <m:r>
            <m:rPr>
              <m:sty m:val="p"/>
            </m:rPr>
            <m:t>≤</m:t>
          </m:r>
          <m:sSup>
            <m:e>
              <m:r>
                <m:t>p</m:t>
              </m:r>
            </m:e>
            <m:sup>
              <m:r>
                <m:t>1</m:t>
              </m:r>
              <m:r>
                <m:rPr>
                  <m:sty m:val="p"/>
                </m:rPr>
                <m:t>/</m:t>
              </m:r>
              <m:r>
                <m:t>k</m:t>
              </m:r>
            </m:sup>
          </m:sSup>
          <m:r>
            <m:t>M</m:t>
          </m:r>
          <m:r>
            <m:rPr>
              <m:sty m:val="p"/>
            </m:rPr>
            <m:t>.</m:t>
          </m:r>
        </m:oMath>
      </m:oMathPara>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m:oMath>
        <m:r>
          <m:t>​</m:t>
        </m:r>
        <m:d>
          <m:dPr>
            <m:begChr m:val="∥"/>
            <m:sepChr m:val=""/>
            <m:endChr m:val="∥"/>
            <m:grow/>
          </m:dPr>
          <m:e>
            <m:acc>
              <m:accPr>
                <m:chr m:val="̃"/>
              </m:accPr>
              <m:e>
                <m:r>
                  <m:t>x</m:t>
                </m:r>
              </m:e>
            </m:acc>
          </m:e>
        </m:d>
        <m:sSub>
          <m:e>
            <m:r>
              <m:t>​</m:t>
            </m:r>
          </m:e>
          <m:sub>
            <m:r>
              <m:t>k</m:t>
            </m:r>
          </m:sub>
        </m:sSub>
        <m:r>
          <m:rPr>
            <m:sty m:val="p"/>
          </m:rPr>
          <m:t>→</m:t>
        </m:r>
        <m:r>
          <m:t>M</m:t>
        </m:r>
        <m:r>
          <m:rPr>
            <m:sty m:val="p"/>
          </m:rPr>
          <m:t>=</m:t>
        </m:r>
        <m:r>
          <m:t>​</m:t>
        </m:r>
        <m:d>
          <m:dPr>
            <m:begChr m:val="∥"/>
            <m:sepChr m:val=""/>
            <m:endChr m:val="∥"/>
            <m:grow/>
          </m:dPr>
          <m:e>
            <m:acc>
              <m:accPr>
                <m:chr m:val="̃"/>
              </m:accPr>
              <m:e>
                <m:r>
                  <m:t>x</m:t>
                </m:r>
              </m:e>
            </m:acc>
          </m:e>
        </m:d>
        <m:sSub>
          <m:e>
            <m:r>
              <m:t>​</m:t>
            </m:r>
          </m:e>
          <m:sub>
            <m:r>
              <m:rPr>
                <m:sty m:val="p"/>
              </m:rPr>
              <m:t>∞</m:t>
            </m:r>
          </m:sub>
        </m:sSub>
      </m:oMath>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61"/>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m:oMath>
        <m:r>
          <m:t>​</m:t>
        </m:r>
        <m:d>
          <m:dPr>
            <m:begChr m:val="∥"/>
            <m:sepChr m:val=""/>
            <m:endChr m:val="∥"/>
            <m:grow/>
          </m:dPr>
          <m:e>
            <m:acc>
              <m:accPr>
                <m:chr m:val="̃"/>
              </m:accPr>
              <m:e>
                <m:r>
                  <m:t>x</m:t>
                </m:r>
              </m:e>
            </m:acc>
          </m:e>
        </m:d>
        <m:sSub>
          <m:e>
            <m:r>
              <m:t>​</m:t>
            </m:r>
          </m:e>
          <m:sub>
            <m:r>
              <m:t>k</m:t>
            </m:r>
          </m:sub>
        </m:sSub>
        <m:r>
          <m:rPr>
            <m:sty m:val="p"/>
          </m:rPr>
          <m:t>≥</m:t>
        </m:r>
        <m:r>
          <m:t>0</m:t>
        </m:r>
      </m:oMath>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m:oMath>
        <m:acc>
          <m:accPr>
            <m:chr m:val="̃"/>
          </m:accPr>
          <m:e>
            <m:r>
              <m:t>x</m:t>
            </m:r>
          </m:e>
        </m:acc>
        <m:r>
          <m:rPr>
            <m:sty m:val="p"/>
          </m:rPr>
          <m:t>=</m:t>
        </m:r>
        <m:acc>
          <m:accPr>
            <m:chr m:val="̃"/>
          </m:accPr>
          <m:e>
            <m:r>
              <m:t>0</m:t>
            </m:r>
          </m:e>
        </m:acc>
      </m:oMath>
      <w:r>
        <w:t xml:space="preserve">.</w:t>
      </w:r>
    </w:p>
    <w:p>
      <w:pPr>
        <w:numPr>
          <w:ilvl w:val="0"/>
          <w:numId w:val="1061"/>
        </w:numPr>
      </w:pPr>
      <w:r>
        <w:rPr>
          <w:i/>
          <w:iCs/>
        </w:rPr>
        <w:t xml:space="preserve">Absolute homogeneity.</w:t>
      </w:r>
      <w:r>
        <w:t xml:space="preserve"> </w:t>
      </w:r>
      <w:r>
        <w:t xml:space="preserve">For a number</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acc>
                    <m:accPr>
                      <m:chr m:val="̃"/>
                    </m:accPr>
                    <m:e>
                      <m:r>
                        <m:t>x</m:t>
                      </m:r>
                    </m:e>
                  </m:acc>
                </m:e>
              </m:d>
              <m:sSub>
                <m:e>
                  <m:r>
                    <m:t>​</m:t>
                  </m:r>
                </m:e>
                <m:sub>
                  <m:r>
                    <m:t>k</m:t>
                  </m:r>
                </m:sub>
              </m:sSub>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r>
                        <m:t>c</m:t>
                      </m:r>
                      <m:r>
                        <m:t> </m:t>
                      </m:r>
                      <m:sSub>
                        <m:e>
                          <m:r>
                            <m:t>x</m:t>
                          </m:r>
                        </m:e>
                        <m:sub>
                          <m:r>
                            <m:t>i</m:t>
                          </m:r>
                        </m:sub>
                      </m:sSub>
                    </m:e>
                  </m:d>
                  <m:sSup>
                    <m:e>
                      <m:r>
                        <m:t>​</m:t>
                      </m:r>
                    </m:e>
                    <m:sup>
                      <m:r>
                        <m:t>k</m:t>
                      </m:r>
                    </m:sup>
                  </m:sSup>
                </m:e>
              </m:d>
              <m:sSup>
                <m:e>
                  <m:r>
                    <m:t>​</m:t>
                  </m:r>
                </m:e>
                <m:sup>
                  <m:r>
                    <m:t>1</m:t>
                  </m:r>
                  <m:r>
                    <m:rPr>
                      <m:sty m:val="p"/>
                    </m:rPr>
                    <m:t>/</m:t>
                  </m:r>
                  <m:r>
                    <m:t>k</m:t>
                  </m:r>
                </m:sup>
              </m:sSup>
              <m:r>
                <m:t>&amp;</m:t>
              </m:r>
              <m:r>
                <m:t>&amp;</m:t>
              </m:r>
              <m:r>
                <m:rPr>
                  <m:nor/>
                  <m:sty m:val="p"/>
                </m:rPr>
                <m:t>(definition)</m:t>
              </m:r>
            </m:e>
            <m:e>
              <m:r>
                <m:t>&amp;</m:t>
              </m:r>
              <m:r>
                <m:rPr>
                  <m:sty m:val="p"/>
                </m:rPr>
                <m:t>=</m:t>
              </m:r>
              <m:r>
                <m:t>​</m:t>
              </m:r>
              <m:d>
                <m:dPr>
                  <m:begChr m:val="("/>
                  <m:sepChr m:val=""/>
                  <m:endChr m:val=")"/>
                  <m:grow/>
                </m:dPr>
                <m:e>
                  <m:r>
                    <m:t>​</m:t>
                  </m:r>
                  <m:d>
                    <m:dPr>
                      <m:begChr m:val="|"/>
                      <m:sepChr m:val=""/>
                      <m:endChr m:val="|"/>
                      <m:grow/>
                    </m:dPr>
                    <m:e>
                      <m:r>
                        <m:t>c</m:t>
                      </m:r>
                    </m:e>
                  </m:d>
                  <m:sSup>
                    <m:e>
                      <m:r>
                        <m:t>​</m:t>
                      </m:r>
                    </m:e>
                    <m:sup>
                      <m:r>
                        <m:t>k</m:t>
                      </m:r>
                    </m:sup>
                  </m:sSup>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t>&amp;</m:t>
              </m:r>
              <m:r>
                <m:t>&amp;</m:t>
              </m:r>
              <m:r>
                <m:rPr>
                  <m:nor/>
                  <m:sty m:val="p"/>
                </m:rPr>
                <m:t>(</m:t>
              </m:r>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r>
                <m:t> </m:t>
              </m:r>
              <m:r>
                <m:t>​</m:t>
              </m:r>
              <m:d>
                <m:dPr>
                  <m:begChr m:val="|"/>
                  <m:sepChr m:val=""/>
                  <m:endChr m:val="|"/>
                  <m:grow/>
                </m:dPr>
                <m:e>
                  <m:sSub>
                    <m:e>
                      <m:r>
                        <m:t>x</m:t>
                      </m:r>
                    </m:e>
                    <m:sub>
                      <m:r>
                        <m:t>i</m:t>
                      </m:r>
                    </m:sub>
                  </m:sSub>
                </m:e>
              </m:d>
              <m:r>
                <m:t>​</m:t>
              </m:r>
              <m:r>
                <m:rPr>
                  <m:nor/>
                  <m:sty m:val="p"/>
                </m:rPr>
                <m:t>, and factor out </m:t>
              </m:r>
              <m:r>
                <m:t>​</m:t>
              </m:r>
              <m:d>
                <m:dPr>
                  <m:begChr m:val="|"/>
                  <m:sepChr m:val=""/>
                  <m:endChr m:val="|"/>
                  <m:grow/>
                </m:dPr>
                <m:e>
                  <m:r>
                    <m:t>c</m:t>
                  </m:r>
                </m:e>
              </m:d>
              <m:sSup>
                <m:e>
                  <m:r>
                    <m:t>​</m:t>
                  </m:r>
                </m:e>
                <m:sup>
                  <m:r>
                    <m:t>k</m:t>
                  </m:r>
                </m:sup>
              </m:sSup>
              <m:r>
                <m:rPr>
                  <m:nor/>
                  <m:sty m:val="p"/>
                </m:rPr>
                <m:t>)</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sSub>
                <m:e>
                  <m:r>
                    <m:t>​</m:t>
                  </m:r>
                </m:e>
                <m:sub>
                  <m:r>
                    <m:t>k</m:t>
                  </m:r>
                </m:sub>
              </m:sSub>
              <m:r>
                <m:rPr>
                  <m:sty m:val="p"/>
                </m:rPr>
                <m:t>.</m:t>
              </m:r>
              <m:r>
                <m:t>&amp;</m:t>
              </m:r>
              <m:r>
                <m:t>&amp;</m:t>
              </m:r>
              <m:r>
                <m:rPr>
                  <m:nor/>
                  <m:sty m:val="p"/>
                </m:rPr>
                <m:t>(take the </m:t>
              </m:r>
              <m:r>
                <m:t>1</m:t>
              </m:r>
              <m:r>
                <m:rPr>
                  <m:sty m:val="p"/>
                </m:rPr>
                <m:t>/</m:t>
              </m:r>
              <m:r>
                <m:t>k</m:t>
              </m:r>
              <m:r>
                <m:rPr>
                  <m:nor/>
                  <m:sty m:val="p"/>
                </m:rPr>
                <m:t> power of each factor)</m:t>
              </m:r>
            </m:e>
          </m:eqArr>
        </m:oMath>
      </m:oMathPara>
    </w:p>
    <w:p>
      <w:pPr>
        <w:numPr>
          <w:ilvl w:val="0"/>
          <w:numId w:val="1061"/>
        </w:numPr>
      </w:pPr>
      <w:r>
        <w:rPr>
          <w:i/>
          <w:iCs/>
        </w:rPr>
        <w:t xml:space="preserve">Triangle inequality.</w:t>
      </w:r>
      <w:r>
        <w:t xml:space="preserve"> </w:t>
      </w:r>
      <w:r>
        <w:t xml:space="preserve">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If</w:t>
      </w:r>
      <w:r>
        <w:t xml:space="preserve"> </w:t>
      </w:r>
      <m:oMath>
        <m:acc>
          <m:accPr>
            <m:chr m:val="̃"/>
          </m:accPr>
          <m:e>
            <m:r>
              <m:t>x</m:t>
            </m:r>
          </m:e>
        </m:acc>
        <m:r>
          <m:rPr>
            <m:sty m:val="p"/>
          </m:rPr>
          <m:t>=</m:t>
        </m:r>
        <m:acc>
          <m:accPr>
            <m:chr m:val="̃"/>
          </m:accPr>
          <m:e>
            <m:r>
              <m:t>0</m:t>
            </m:r>
          </m:e>
        </m:acc>
      </m:oMath>
      <w:r>
        <w:t xml:space="preserve"> </w:t>
      </w:r>
      <w:r>
        <w:t xml:space="preserve">or</w:t>
      </w:r>
      <w:r>
        <w:t xml:space="preserve"> </w:t>
      </w:r>
      <m:oMath>
        <m:acc>
          <m:accPr>
            <m:chr m:val="̃"/>
          </m:accPr>
          <m:e>
            <m:r>
              <m:t>y</m:t>
            </m:r>
          </m:e>
        </m:acc>
        <m:r>
          <m:rPr>
            <m:sty m:val="p"/>
          </m:rPr>
          <m:t>=</m:t>
        </m:r>
        <m:acc>
          <m:accPr>
            <m:chr m:val="̃"/>
          </m:accPr>
          <m:e>
            <m:r>
              <m:t>0</m:t>
            </m:r>
          </m:e>
        </m:acc>
      </m:oMath>
      <w:r>
        <w:t xml:space="preserve">, both sides of</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m:t>
        </m:r>
        <m:d>
          <m:dPr>
            <m:begChr m:val="∥"/>
            <m:sepChr m:val=""/>
            <m:endChr m:val="∥"/>
            <m:grow/>
          </m:dPr>
          <m:e>
            <m:acc>
              <m:accPr>
                <m:chr m:val="̃"/>
              </m:accPr>
              <m:e>
                <m:r>
                  <m:t>x</m:t>
                </m:r>
              </m:e>
            </m:acc>
          </m:e>
        </m:d>
        <m:sSub>
          <m:e>
            <m:r>
              <m:t>​</m:t>
            </m:r>
          </m:e>
          <m:sub>
            <m:r>
              <m:t>k</m:t>
            </m:r>
          </m:sub>
        </m:sSub>
        <m:r>
          <m:rPr>
            <m:sty m:val="p"/>
          </m:rPr>
          <m:t>+</m:t>
        </m:r>
        <m:r>
          <m:t>​</m:t>
        </m:r>
        <m:d>
          <m:dPr>
            <m:begChr m:val="∥"/>
            <m:sepChr m:val=""/>
            <m:endChr m:val="∥"/>
            <m:grow/>
          </m:dPr>
          <m:e>
            <m:acc>
              <m:accPr>
                <m:chr m:val="̃"/>
              </m:accPr>
              <m:e>
                <m:r>
                  <m:t>y</m:t>
                </m:r>
              </m:e>
            </m:acc>
          </m:e>
        </m:d>
        <m:sSub>
          <m:e>
            <m:r>
              <m:t>​</m:t>
            </m:r>
          </m:e>
          <m:sub>
            <m:r>
              <m:t>k</m:t>
            </m:r>
          </m:sub>
        </m:sSub>
      </m:oMath>
      <w:r>
        <w:t xml:space="preserve"> </w:t>
      </w:r>
      <w:r>
        <w:t xml:space="preserve">are equal.</w:t>
      </w:r>
      <w:r>
        <w:t xml:space="preserve"> </w:t>
      </w:r>
      <w:r>
        <w:t xml:space="preserve">Otherwise, let</w:t>
      </w:r>
      <w:r>
        <w:t xml:space="preserve"> </w:t>
      </w:r>
      <m:oMath>
        <m:r>
          <m:t>a</m:t>
        </m:r>
        <m:limUpp>
          <m:e>
            <m:r>
              <m:rPr>
                <m:sty m:val="p"/>
              </m:rPr>
              <m:t>=</m:t>
            </m:r>
          </m:e>
          <m:lim>
            <m:r>
              <m:rPr>
                <m:nor/>
                <m:sty m:val="p"/>
              </m:rPr>
              <m:t>def</m:t>
            </m:r>
          </m:lim>
        </m:limUpp>
        <m:r>
          <m:t>​</m:t>
        </m:r>
        <m:d>
          <m:dPr>
            <m:begChr m:val="∥"/>
            <m:sepChr m:val=""/>
            <m:endChr m:val="∥"/>
            <m:grow/>
          </m:dPr>
          <m:e>
            <m:acc>
              <m:accPr>
                <m:chr m:val="̃"/>
              </m:accPr>
              <m:e>
                <m:r>
                  <m:t>x</m:t>
                </m:r>
              </m:e>
            </m:acc>
          </m:e>
        </m:d>
        <m:sSub>
          <m:e>
            <m:r>
              <m:t>​</m:t>
            </m:r>
          </m:e>
          <m:sub>
            <m:r>
              <m:t>k</m:t>
            </m:r>
          </m:sub>
        </m:sSub>
        <m:r>
          <m:rPr>
            <m:sty m:val="p"/>
          </m:rPr>
          <m:t>&gt;</m:t>
        </m:r>
        <m:r>
          <m:t>0</m:t>
        </m:r>
      </m:oMath>
      <w:r>
        <w:t xml:space="preserve">,</w:t>
      </w:r>
      <w:r>
        <w:t xml:space="preserve"> </w:t>
      </w:r>
      <m:oMath>
        <m:r>
          <m:t>b</m:t>
        </m:r>
        <m:limUpp>
          <m:e>
            <m:r>
              <m:rPr>
                <m:sty m:val="p"/>
              </m:rPr>
              <m:t>=</m:t>
            </m:r>
          </m:e>
          <m:lim>
            <m:r>
              <m:rPr>
                <m:nor/>
                <m:sty m:val="p"/>
              </m:rPr>
              <m:t>def</m:t>
            </m:r>
          </m:lim>
        </m:limUpp>
        <m:r>
          <m:t>​</m:t>
        </m:r>
        <m:d>
          <m:dPr>
            <m:begChr m:val="∥"/>
            <m:sepChr m:val=""/>
            <m:endChr m:val="∥"/>
            <m:grow/>
          </m:dPr>
          <m:e>
            <m:acc>
              <m:accPr>
                <m:chr m:val="̃"/>
              </m:accPr>
              <m:e>
                <m:r>
                  <m:t>y</m:t>
                </m:r>
              </m:e>
            </m:acc>
          </m:e>
        </m:d>
        <m:sSub>
          <m:e>
            <m:r>
              <m:t>​</m:t>
            </m:r>
          </m:e>
          <m:sub>
            <m:r>
              <m:t>k</m:t>
            </m:r>
          </m:sub>
        </m:sSub>
        <m:r>
          <m:rPr>
            <m:sty m:val="p"/>
          </m:rPr>
          <m:t>&gt;</m:t>
        </m:r>
        <m:r>
          <m:t>0</m:t>
        </m:r>
      </m:oMath>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m:oMath>
        <m:acc>
          <m:accPr>
            <m:chr m:val="̃"/>
          </m:accPr>
          <m:e>
            <m:r>
              <m:t>u</m:t>
            </m:r>
          </m:e>
        </m:acc>
        <m:limUpp>
          <m:e>
            <m:r>
              <m:rPr>
                <m:sty m:val="p"/>
              </m:rPr>
              <m:t>=</m:t>
            </m:r>
          </m:e>
          <m:lim>
            <m:r>
              <m:rPr>
                <m:nor/>
                <m:sty m:val="p"/>
              </m:rPr>
              <m:t>def</m:t>
            </m:r>
          </m:lim>
        </m:limUpp>
        <m:acc>
          <m:accPr>
            <m:chr m:val="̃"/>
          </m:accPr>
          <m:e>
            <m:r>
              <m:t>x</m:t>
            </m:r>
          </m:e>
        </m:acc>
        <m:r>
          <m:rPr>
            <m:sty m:val="p"/>
          </m:rPr>
          <m:t>/</m:t>
        </m:r>
        <m:r>
          <m:t>a</m:t>
        </m:r>
      </m:oMath>
      <w:r>
        <w:t xml:space="preserve"> </w:t>
      </w:r>
      <w:r>
        <w:t xml:space="preserve">and</w:t>
      </w:r>
      <w:r>
        <w:t xml:space="preserve"> </w:t>
      </w:r>
      <m:oMath>
        <m:acc>
          <m:accPr>
            <m:chr m:val="̃"/>
          </m:accPr>
          <m:e>
            <m:r>
              <m:t>v</m:t>
            </m:r>
          </m:e>
        </m:acc>
        <m:limUpp>
          <m:e>
            <m:r>
              <m:rPr>
                <m:sty m:val="p"/>
              </m:rPr>
              <m:t>=</m:t>
            </m:r>
          </m:e>
          <m:lim>
            <m:r>
              <m:rPr>
                <m:nor/>
                <m:sty m:val="p"/>
              </m:rPr>
              <m:t>def</m:t>
            </m:r>
          </m:lim>
        </m:limUpp>
        <m:acc>
          <m:accPr>
            <m:chr m:val="̃"/>
          </m:accPr>
          <m:e>
            <m:r>
              <m:t>y</m:t>
            </m:r>
          </m:e>
        </m:acc>
        <m:r>
          <m:rPr>
            <m:sty m:val="p"/>
          </m:rPr>
          <m:t>/</m:t>
        </m:r>
        <m:r>
          <m:t>b</m:t>
        </m:r>
      </m:oMath>
      <w:r>
        <w:t xml:space="preserve">.</w:t>
      </w:r>
      <w:r>
        <w:t xml:space="preserve"> </w:t>
      </w:r>
      <w:r>
        <w:t xml:space="preserve">By absolute homogeneity,</w:t>
      </w:r>
      <w:r>
        <w:t xml:space="preserve"> </w:t>
      </w:r>
      <m:oMath>
        <m:r>
          <m:t>​</m:t>
        </m:r>
        <m:d>
          <m:dPr>
            <m:begChr m:val="∥"/>
            <m:sepChr m:val=""/>
            <m:endChr m:val="∥"/>
            <m:grow/>
          </m:dPr>
          <m:e>
            <m:acc>
              <m:accPr>
                <m:chr m:val="̃"/>
              </m:accPr>
              <m:e>
                <m:r>
                  <m:t>u</m:t>
                </m:r>
              </m:e>
            </m:acc>
          </m:e>
        </m:d>
        <m:sSub>
          <m:e>
            <m:r>
              <m:t>​</m:t>
            </m:r>
          </m:e>
          <m:sub>
            <m:r>
              <m:t>k</m:t>
            </m:r>
          </m:sub>
        </m:sSub>
        <m:r>
          <m:rPr>
            <m:sty m:val="p"/>
          </m:rPr>
          <m:t>=</m:t>
        </m:r>
        <m:r>
          <m:t>​</m:t>
        </m:r>
        <m:d>
          <m:dPr>
            <m:begChr m:val="∥"/>
            <m:sepChr m:val=""/>
            <m:endChr m:val="∥"/>
            <m:grow/>
          </m:dPr>
          <m:e>
            <m:acc>
              <m:accPr>
                <m:chr m:val="̃"/>
              </m:accPr>
              <m:e>
                <m:r>
                  <m:t>v</m:t>
                </m:r>
              </m:e>
            </m:acc>
          </m:e>
        </m:d>
        <m:sSub>
          <m:e>
            <m:r>
              <m:t>​</m:t>
            </m:r>
          </m:e>
          <m:sub>
            <m:r>
              <m:t>k</m:t>
            </m:r>
          </m:sub>
        </m:sSub>
        <m:r>
          <m:rPr>
            <m:sty m:val="p"/>
          </m:rPr>
          <m:t>=</m:t>
        </m:r>
        <m:r>
          <m:t>1</m:t>
        </m:r>
      </m:oMath>
      <w:r>
        <w:t xml:space="preserve">,</w:t>
      </w:r>
      <w:r>
        <w:t xml:space="preserve"> </w:t>
      </w:r>
      <w:r>
        <w:t xml:space="preserve">and</w:t>
      </w:r>
    </w:p>
    <w:p>
      <w:pPr>
        <w:pStyle w:val="BodyText"/>
      </w:pPr>
      <m:oMathPara>
        <m:oMathParaPr>
          <m:jc m:val="center"/>
        </m:oMathParaPr>
        <m:oMath>
          <m:f>
            <m:fPr>
              <m:type m:val="bar"/>
            </m:fPr>
            <m:num>
              <m:acc>
                <m:accPr>
                  <m:chr m:val="̃"/>
                </m:accPr>
                <m:e>
                  <m:r>
                    <m:t>x</m:t>
                  </m:r>
                </m:e>
              </m:acc>
              <m:r>
                <m:rPr>
                  <m:sty m:val="p"/>
                </m:rPr>
                <m:t>+</m:t>
              </m:r>
              <m:acc>
                <m:accPr>
                  <m:chr m:val="̃"/>
                </m:accPr>
                <m:e>
                  <m:r>
                    <m:t>y</m:t>
                  </m:r>
                </m:e>
              </m:acc>
            </m:num>
            <m:den>
              <m:r>
                <m:t>a</m:t>
              </m:r>
              <m:r>
                <m:rPr>
                  <m:sty m:val="p"/>
                </m:rPr>
                <m:t>+</m:t>
              </m:r>
              <m:r>
                <m:t>b</m:t>
              </m:r>
            </m:den>
          </m:f>
          <m:r>
            <m:rPr>
              <m:sty m:val="p"/>
            </m:rPr>
            <m:t>=</m:t>
          </m:r>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r>
            <m:rPr>
              <m:sty m:val="p"/>
            </m:rPr>
            <m:t>.</m:t>
          </m:r>
        </m:oMath>
      </m:oMathPara>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u</m:t>
                </m:r>
              </m:e>
              <m:sub>
                <m:r>
                  <m:t>i</m:t>
                </m:r>
              </m:sub>
            </m:sSub>
          </m:e>
        </m:d>
        <m:sSup>
          <m:e>
            <m:r>
              <m:t>​</m:t>
            </m:r>
          </m:e>
          <m:sup>
            <m:r>
              <m:t>k</m:t>
            </m:r>
          </m:sup>
        </m:sSup>
        <m:r>
          <m:rPr>
            <m:sty m:val="p"/>
          </m:rPr>
          <m:t>=</m:t>
        </m:r>
        <m:r>
          <m:t>​</m:t>
        </m:r>
        <m:d>
          <m:dPr>
            <m:begChr m:val="∥"/>
            <m:sepChr m:val=""/>
            <m:endChr m:val="∥"/>
            <m:grow/>
          </m:dPr>
          <m:e>
            <m:acc>
              <m:accPr>
                <m:chr m:val="̃"/>
              </m:accPr>
              <m:e>
                <m:r>
                  <m:t>u</m:t>
                </m:r>
              </m:e>
            </m:acc>
          </m:e>
        </m:d>
        <m:sSubSup>
          <m:e>
            <m:r>
              <m:t>​</m:t>
            </m:r>
          </m:e>
          <m:sub>
            <m:r>
              <m:t>k</m:t>
            </m:r>
          </m:sub>
          <m:sup>
            <m:r>
              <m:t>k</m:t>
            </m:r>
          </m:sup>
        </m:sSubSup>
        <m:r>
          <m:rPr>
            <m:sty m:val="p"/>
          </m:rPr>
          <m:t>=</m:t>
        </m:r>
        <m:r>
          <m:t>1</m:t>
        </m:r>
      </m:oMath>
      <w:r>
        <w:t xml:space="preserve"> </w:t>
      </w:r>
      <w:r>
        <w:t xml:space="preserve">and likewise for</w:t>
      </w:r>
      <w:r>
        <w:t xml:space="preserve"> </w:t>
      </w:r>
      <m:oMath>
        <m:acc>
          <m:accPr>
            <m:chr m:val="̃"/>
          </m:accPr>
          <m:e>
            <m:r>
              <m:t>v</m:t>
            </m:r>
          </m:e>
        </m:acc>
      </m:oMath>
      <w:r>
        <w:t xml:space="preserve">,</w:t>
      </w:r>
    </w:p>
    <w:p>
      <w:pPr>
        <w:pStyle w:val="BodyText"/>
      </w:pPr>
      <m:oMathPara>
        <m:oMathParaPr>
          <m:jc m:val="center"/>
        </m:oMathParaPr>
        <m:oMath>
          <m:r>
            <m:t>​</m:t>
          </m:r>
          <m:d>
            <m:dPr>
              <m:begChr m:val="∥"/>
              <m:sepChr m:val=""/>
              <m:endChr m:val="∥"/>
              <m:grow/>
            </m:dPr>
            <m:e>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e>
          </m:d>
          <m:sSubSup>
            <m:e>
              <m:r>
                <m:t>​</m:t>
              </m:r>
            </m:e>
            <m:sub>
              <m:r>
                <m:t>k</m:t>
              </m:r>
            </m:sub>
            <m:sup>
              <m:r>
                <m:t>k</m:t>
              </m:r>
            </m:sup>
          </m:sSubSup>
          <m:r>
            <m:rPr>
              <m:sty m:val="p"/>
            </m:rPr>
            <m:t>≤</m:t>
          </m:r>
          <m:r>
            <m:t>λ</m:t>
          </m:r>
          <m:r>
            <m:rPr>
              <m:sty m:val="p"/>
            </m:rPr>
            <m:t>+</m:t>
          </m:r>
          <m:r>
            <m:rPr>
              <m:sty m:val="p"/>
            </m:rPr>
            <m:t>(</m:t>
          </m:r>
          <m:r>
            <m:t>1</m:t>
          </m:r>
          <m:r>
            <m:rPr>
              <m:sty m:val="p"/>
            </m:rPr>
            <m:t>−</m:t>
          </m:r>
          <m:r>
            <m:t>λ</m:t>
          </m:r>
          <m:r>
            <m:rPr>
              <m:sty m:val="p"/>
            </m:rPr>
            <m:t>)</m:t>
          </m:r>
          <m:r>
            <m:rPr>
              <m:sty m:val="p"/>
            </m:rPr>
            <m:t>=</m:t>
          </m:r>
          <m:r>
            <m:t>1</m:t>
          </m:r>
          <m:r>
            <m:rPr>
              <m:sty m:val="p"/>
            </m:rPr>
            <m:t>.</m:t>
          </m:r>
        </m:oMath>
      </m:oMathPara>
    </w:p>
    <w:p>
      <w:pPr>
        <w:numPr>
          <w:ilvl w:val="0"/>
          <w:numId w:val="1000"/>
        </w:numPr>
      </w:pPr>
      <w:r>
        <w:t xml:space="preserve">So</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rPr>
            <m:sty m:val="p"/>
          </m:rPr>
          <m:t>(</m:t>
        </m:r>
        <m:r>
          <m:t>a</m:t>
        </m:r>
        <m:r>
          <m:rPr>
            <m:sty m:val="p"/>
          </m:rPr>
          <m:t>+</m:t>
        </m:r>
        <m:r>
          <m:t>b</m:t>
        </m:r>
        <m:r>
          <m:rPr>
            <m:sty m:val="p"/>
          </m:rPr>
          <m:t>)</m:t>
        </m:r>
        <m:r>
          <m:rPr>
            <m:sty m:val="p"/>
          </m:rPr>
          <m:t>≤</m:t>
        </m:r>
        <m:r>
          <m:t>1</m:t>
        </m:r>
      </m:oMath>
      <w:r>
        <w:t xml:space="preserve"> </w:t>
      </w:r>
      <w:r>
        <w:t xml:space="preserve">by absolute homogeneity, that is,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a</m:t>
        </m:r>
        <m:r>
          <m:rPr>
            <m:sty m:val="p"/>
          </m:rPr>
          <m:t>+</m:t>
        </m:r>
        <m:r>
          <m:t>b</m:t>
        </m:r>
      </m:oMath>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m:oMath>
        <m:acc>
          <m:accPr>
            <m:chr m:val="̃"/>
          </m:accPr>
          <m:e>
            <m:r>
              <m:t>x</m:t>
            </m:r>
          </m:e>
        </m:acc>
        <m:r>
          <m:rPr>
            <m:sty m:val="p"/>
          </m:rPr>
          <m:t>=</m:t>
        </m:r>
        <m:acc>
          <m:accPr>
            <m:chr m:val="̃"/>
          </m:accPr>
          <m:e>
            <m:r>
              <m:t>0</m:t>
            </m:r>
          </m:e>
        </m:acc>
      </m:oMath>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r>
                <m:t>​</m:t>
              </m:r>
              <m:d>
                <m:dPr>
                  <m:begChr m:val="|"/>
                  <m:sepChr m:val=""/>
                  <m:endChr m:val="|"/>
                  <m:grow/>
                </m:dPr>
                <m:e>
                  <m:sSub>
                    <m:e>
                      <m:r>
                        <m:t>x</m:t>
                      </m:r>
                    </m:e>
                    <m:sub>
                      <m:r>
                        <m:t>i</m:t>
                      </m:r>
                    </m:sub>
                  </m:sSub>
                  <m:r>
                    <m:rPr>
                      <m:sty m:val="p"/>
                    </m:rPr>
                    <m:t>+</m:t>
                  </m:r>
                  <m:sSub>
                    <m:e>
                      <m:r>
                        <m:t>y</m:t>
                      </m:r>
                    </m:e>
                    <m:sub>
                      <m:r>
                        <m:t>i</m:t>
                      </m:r>
                    </m:sub>
                  </m:sSub>
                </m:e>
              </m:d>
              <m:r>
                <m:t>​</m:t>
              </m:r>
              <m:r>
                <m:t>&amp;</m:t>
              </m:r>
              <m:r>
                <m:rPr>
                  <m:sty m:val="p"/>
                </m:rPr>
                <m:t>≤</m:t>
              </m:r>
              <m:r>
                <m:t>​</m:t>
              </m:r>
              <m:d>
                <m:dPr>
                  <m:begChr m:val="|"/>
                  <m:sepChr m:val=""/>
                  <m:endChr m:val="|"/>
                  <m:grow/>
                </m:dPr>
                <m:e>
                  <m:sSub>
                    <m:e>
                      <m:r>
                        <m:t>x</m:t>
                      </m:r>
                    </m:e>
                    <m:sub>
                      <m:r>
                        <m:t>i</m:t>
                      </m:r>
                    </m:sub>
                  </m:sSub>
                </m:e>
              </m:d>
              <m:r>
                <m:t>​</m:t>
              </m:r>
              <m:r>
                <m:rPr>
                  <m:sty m:val="p"/>
                </m:rPr>
                <m:t>+</m:t>
              </m:r>
              <m:r>
                <m:t>​</m:t>
              </m:r>
              <m:d>
                <m:dPr>
                  <m:begChr m:val="|"/>
                  <m:sepChr m:val=""/>
                  <m:endChr m:val="|"/>
                  <m:grow/>
                </m:dPr>
                <m:e>
                  <m:sSub>
                    <m:e>
                      <m:r>
                        <m:t>y</m:t>
                      </m:r>
                    </m:e>
                    <m:sub>
                      <m:r>
                        <m:t>i</m:t>
                      </m:r>
                    </m:sub>
                  </m:sSub>
                </m:e>
              </m:d>
              <m:r>
                <m:t>​</m:t>
              </m:r>
              <m:r>
                <m:t>&amp;</m:t>
              </m:r>
              <m:r>
                <m:t>&amp;</m:t>
              </m:r>
              <m:r>
                <m:rPr>
                  <m:nor/>
                  <m:sty m:val="p"/>
                </m:rPr>
                <m:t>(triangle inequality for numbers)</m:t>
              </m:r>
            </m:e>
            <m:e>
              <m:r>
                <m:t>&amp;</m:t>
              </m:r>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r>
                <m:rPr>
                  <m:sty m:val="p"/>
                </m:rPr>
                <m:t>,</m:t>
              </m:r>
              <m:r>
                <m:t>&amp;</m:t>
              </m:r>
              <m:r>
                <m:t>&amp;</m:t>
              </m:r>
              <m:r>
                <m:rPr>
                  <m:nor/>
                  <m:sty m:val="p"/>
                </m:rPr>
                <m:t>(each is at most the maximum)</m:t>
              </m:r>
            </m:e>
          </m:eqArr>
        </m:oMath>
      </m:oMathPara>
    </w:p>
    <w:p>
      <w:pPr>
        <w:pStyle w:val="FirstParagraph"/>
      </w:pPr>
      <w:r>
        <w:t xml:space="preserve">and taking the maximum over</w:t>
      </w:r>
      <w:r>
        <w:t xml:space="preserve"> </w:t>
      </w:r>
      <m:oMath>
        <m:r>
          <m:t>i</m:t>
        </m:r>
      </m:oMath>
      <w:r>
        <w:t xml:space="preserve"> </w:t>
      </w:r>
      <w:r>
        <w:t xml:space="preserve">on the left gives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oMath>
      <w:r>
        <w:t xml:space="preserve">.</w:t>
      </w:r>
    </w:p>
    <w:bookmarkStart w:id="371" w:name="exm-vector-p-norm-limit"/>
    <w:p>
      <w:pPr>
        <w:pStyle w:val="BodyText"/>
      </w:pPr>
      <w:r>
        <w:rPr>
          <w:b/>
          <w:bCs/>
        </w:rPr>
        <w:t xml:space="preserve">Example 108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m:oMath>
        <m:acc>
          <m:accPr>
            <m:chr m:val="̃"/>
          </m:accPr>
          <m:e>
            <m:r>
              <m:t>x</m:t>
            </m:r>
          </m:e>
        </m:acc>
        <m:r>
          <m:rPr>
            <m:sty m:val="p"/>
          </m:rPr>
          <m:t>=</m:t>
        </m:r>
        <m:r>
          <m:rPr>
            <m:sty m:val="p"/>
          </m:rPr>
          <m:t>(</m:t>
        </m:r>
        <m:r>
          <m:t>3</m:t>
        </m:r>
        <m:r>
          <m:rPr>
            <m:sty m:val="p"/>
          </m:rPr>
          <m:t>,</m:t>
        </m:r>
        <m:r>
          <m:rPr>
            <m:sty m:val="p"/>
          </m:rPr>
          <m:t>−</m:t>
        </m:r>
        <m:r>
          <m:t>4</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1</m:t>
        </m:r>
        <m:r>
          <m:rPr>
            <m:sty m:val="p"/>
          </m:rPr>
          <m:t>,</m:t>
        </m:r>
        <m:r>
          <m:t>5</m:t>
        </m:r>
        <m:r>
          <m:rPr>
            <m:sty m:val="p"/>
          </m:rPr>
          <m:t>)</m:t>
        </m:r>
      </m:oMath>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60</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71"/>
    <w:bookmarkStart w:id="373" w:name="def-angle"/>
    <w:p>
      <w:pPr>
        <w:pStyle w:val="BodyText"/>
      </w:pPr>
      <w:r>
        <w:rPr>
          <w:b/>
          <w:bCs/>
        </w:rPr>
        <w:t xml:space="preserve">Definition 74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r:id="rId372">
        <w:r>
          <w:rPr>
            <w:rStyle w:val="Hyperlink"/>
          </w:rPr>
          <w:t xml:space="preserve">Definition 1 in Trigonometry</w:t>
        </w:r>
      </w:hyperlink>
      <w:r>
        <w:t xml:space="preserve">) satisfies</w:t>
      </w:r>
    </w:p>
    <w:p>
      <w:pPr>
        <w:pStyle w:val="BodyText"/>
      </w:pPr>
      <m:oMathPara>
        <m:oMathParaPr>
          <m:jc m:val="center"/>
        </m:oMathParaPr>
        <m:oMath>
          <m:r>
            <m:rPr>
              <m:sty m:val="p"/>
            </m:rPr>
            <m:t>cos</m:t>
          </m:r>
          <m:r>
            <m:t>θ</m:t>
          </m:r>
          <m:r>
            <m:rPr>
              <m:sty m:val="p"/>
            </m:rPr>
            <m:t>=</m:t>
          </m:r>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73"/>
    <w:bookmarkStart w:id="375" w:name="rem-angle-well-defined"/>
    <w:p>
      <w:pPr>
        <w:pStyle w:val="FirstParagraph"/>
      </w:pPr>
      <w:r>
        <w:rPr>
          <w:i/>
          <w:iCs/>
        </w:rPr>
        <w:t xml:space="preserve">Remark 24</w:t>
      </w:r>
      <w:r>
        <w:t xml:space="preserve"> (Why the angle is well defined). </w:t>
      </w:r>
      <w:r>
        <w:t xml:space="preserve">The denominator is positive, because both vectors are nonzero (</w:t>
      </w:r>
      <w:hyperlink w:anchor="thm-norm-properties">
        <w:r>
          <w:rPr>
            <w:rStyle w:val="Hyperlink"/>
          </w:rPr>
          <w:t xml:space="preserve">Theorem 56</w:t>
        </w:r>
      </w:hyperlink>
      <w:r>
        <w:t xml:space="preserve">),</w:t>
      </w:r>
      <w:r>
        <w:t xml:space="preserve"> </w:t>
      </w:r>
      <w:r>
        <w:t xml:space="preserve">and by</w:t>
      </w:r>
      <w:r>
        <w:t xml:space="preserve"> </w:t>
      </w:r>
      <w:hyperlink w:anchor="thm-cauchy-schwarz">
        <w:r>
          <w:rPr>
            <w:rStyle w:val="Hyperlink"/>
          </w:rPr>
          <w:t xml:space="preserve">Theorem 58</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 (</w:t>
      </w:r>
      <w:hyperlink r:id="rId374">
        <w:r>
          <w:rPr>
            <w:rStyle w:val="Hyperlink"/>
          </w:rPr>
          <w:t xml:space="preserve">Theorem 2 in Trigonometry</w:t>
        </w:r>
      </w:hyperlink>
      <w:r>
        <w:t xml:space="preserve">),</w:t>
      </w:r>
      <w:r>
        <w:t xml:space="preserve"> </w:t>
      </w:r>
      <w:r>
        <w:t xml:space="preserve">so there is exactly one such</w:t>
      </w:r>
      <w:r>
        <w:t xml:space="preserve"> </w:t>
      </w:r>
      <m:oMath>
        <m:r>
          <m:t>θ</m:t>
        </m:r>
      </m:oMath>
      <w:r>
        <w:t xml:space="preserve">.</w:t>
      </w:r>
    </w:p>
    <w:bookmarkEnd w:id="375"/>
    <w:bookmarkStart w:id="376" w:name="cor-right-angle-orthogonal"/>
    <w:p>
      <w:pPr>
        <w:pStyle w:val="BodyText"/>
      </w:pPr>
      <w:r>
        <w:rPr>
          <w:b/>
          <w:bCs/>
        </w:rPr>
        <w:t xml:space="preserve">Corollary 5 (A right angle means orthogonal)</w:t>
      </w:r>
      <w:r>
        <w:t xml:space="preserve"> </w:t>
      </w:r>
      <w:r>
        <w:t xml:space="preserve">For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with angle</w:t>
      </w:r>
      <w:r>
        <w:t xml:space="preserve"> </w:t>
      </w:r>
      <m:oMath>
        <m:r>
          <m:t>θ</m:t>
        </m:r>
      </m:oMath>
      <w:r>
        <w:t xml:space="preserve"> </w:t>
      </w:r>
      <w:r>
        <w:t xml:space="preserve">(</w:t>
      </w:r>
      <w:hyperlink w:anchor="def-angle">
        <w:r>
          <w:rPr>
            <w:rStyle w:val="Hyperlink"/>
          </w:rPr>
          <w:t xml:space="preserve">Definition 74</w:t>
        </w:r>
      </w:hyperlink>
      <w:r>
        <w:t xml:space="preserve">),</w:t>
      </w:r>
    </w:p>
    <w:p>
      <w:pPr>
        <w:pStyle w:val="BodyText"/>
      </w:pPr>
      <m:oMathPara>
        <m:oMathParaPr>
          <m:jc m:val="center"/>
        </m:oMathParaPr>
        <m:oMath>
          <m:r>
            <m:t>θ</m:t>
          </m:r>
          <m:r>
            <m:rPr>
              <m:sty m:val="p"/>
            </m:rPr>
            <m:t>=</m:t>
          </m:r>
          <m:f>
            <m:fPr>
              <m:type m:val="bar"/>
            </m:fPr>
            <m:num>
              <m:r>
                <m:t>π</m:t>
              </m:r>
            </m:num>
            <m:den>
              <m:r>
                <m:t>2</m:t>
              </m:r>
            </m:den>
          </m:f>
          <m:r>
            <m:t> </m:t>
          </m:r>
          <m:r>
            <m:rPr>
              <m:sty m:val="p"/>
            </m:rPr>
            <m:t>⇔</m:t>
          </m:r>
          <m:r>
            <m:t> </m:t>
          </m:r>
          <m:acc>
            <m:accPr>
              <m:chr m:val="̃"/>
            </m:accPr>
            <m:e>
              <m:r>
                <m:t>x</m:t>
              </m:r>
            </m:e>
          </m:acc>
          <m:r>
            <m:rPr>
              <m:sty m:val="p"/>
            </m:rPr>
            <m:t>⋅</m:t>
          </m:r>
          <m:acc>
            <m:accPr>
              <m:chr m:val="̃"/>
            </m:accPr>
            <m:e>
              <m:r>
                <m:t>y</m:t>
              </m:r>
            </m:e>
          </m:acc>
          <m:r>
            <m:rPr>
              <m:sty m:val="p"/>
            </m:rPr>
            <m:t>=</m:t>
          </m:r>
          <m:r>
            <m:t>0</m:t>
          </m:r>
          <m:r>
            <m:rPr>
              <m:sty m:val="p"/>
            </m:rPr>
            <m:t>,</m:t>
          </m:r>
        </m:oMath>
      </m:oMathPara>
    </w:p>
    <w:p>
      <w:pPr>
        <w:pStyle w:val="FirstParagraph"/>
      </w:pPr>
      <w:r>
        <w:t xml:space="preserve">so for nonzero vectors, orthogonal (</w:t>
      </w:r>
      <w:hyperlink w:anchor="def-orthogonal-vectors">
        <w:r>
          <w:rPr>
            <w:rStyle w:val="Hyperlink"/>
          </w:rPr>
          <w:t xml:space="preserve">Definition 15</w:t>
        </w:r>
      </w:hyperlink>
      <w:r>
        <w:t xml:space="preserve">) means at a right angle.</w:t>
      </w:r>
    </w:p>
    <w:bookmarkEnd w:id="376"/>
    <w:p>
      <w:pPr>
        <w:pStyle w:val="BodyText"/>
      </w:pPr>
      <w:r>
        <w:rPr>
          <w:i/>
          <w:iCs/>
        </w:rPr>
        <w:t xml:space="preserve">Proof</w:t>
      </w:r>
      <w:r>
        <w:t xml:space="preserve">. </w:t>
      </w:r>
      <w:r>
        <w:t xml:space="preserve">Since</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&gt;</m:t>
        </m:r>
        <m:r>
          <m:t>0</m:t>
        </m:r>
      </m:oMath>
      <w:r>
        <w:t xml:space="preserve"> </w:t>
      </w:r>
      <w:r>
        <w:t xml:space="preserve">(</w:t>
      </w:r>
      <w:hyperlink w:anchor="thm-norm-properties">
        <w:r>
          <w:rPr>
            <w:rStyle w:val="Hyperlink"/>
          </w:rPr>
          <w:t xml:space="preserve">Theorem 56</w:t>
        </w:r>
      </w:hyperlink>
      <w:r>
        <w:t xml:space="preserve">),</w:t>
      </w:r>
      <w:r>
        <w:t xml:space="preserve"> </w:t>
      </w:r>
      <m:oMath>
        <m:r>
          <m:rPr>
            <m:sty m:val="p"/>
          </m:rPr>
          <m:t>cos</m:t>
        </m:r>
        <m:r>
          <m:t>θ</m:t>
        </m:r>
        <m:r>
          <m:rPr>
            <m:sty m:val="p"/>
          </m:rPr>
          <m:t>=</m:t>
        </m:r>
        <m:r>
          <m:t>0</m:t>
        </m:r>
      </m:oMath>
      <w:r>
        <w:t xml:space="preserve"> </w:t>
      </w:r>
      <w:r>
        <w:t xml:space="preserve">exactly when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vanishes only at</w:t>
      </w:r>
      <w:r>
        <w:t xml:space="preserve"> </w:t>
      </w:r>
      <m:oMath>
        <m:r>
          <m:t>π</m:t>
        </m:r>
        <m:r>
          <m:rPr>
            <m:sty m:val="p"/>
          </m:rPr>
          <m:t>/</m:t>
        </m:r>
        <m:r>
          <m:t>2</m:t>
        </m:r>
      </m:oMath>
      <w:r>
        <w:t xml:space="preserve">.</w:t>
      </w:r>
    </w:p>
    <w:bookmarkStart w:id="377" w:name="exm-angle"/>
    <w:p>
      <w:pPr>
        <w:pStyle w:val="BodyText"/>
      </w:pPr>
      <w:r>
        <w:rPr>
          <w:b/>
          <w:bCs/>
        </w:rPr>
        <w:t xml:space="preserve">Example 109 (Some angles in the plane)</w:t>
      </w:r>
      <w:r>
        <w:t xml:space="preserve"> </w:t>
      </w:r>
      <w:r>
        <w:t xml:space="preserve"> </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2"/>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acc>
          <m:accPr>
            <m:chr m:val="̃"/>
          </m:accPr>
          <m:e>
            <m:r>
              <m:t>0</m:t>
            </m:r>
          </m:e>
        </m:acc>
      </m:oMath>
      <w:r>
        <w:t xml:space="preserve">: there is no angle,</w:t>
      </w:r>
      <w:r>
        <w:t xml:space="preserve"> </w:t>
      </w:r>
      <w:r>
        <w:t xml:space="preserve">because the ratio would divide by</w:t>
      </w:r>
      <w:r>
        <w:t xml:space="preserve"> </w:t>
      </w:r>
      <m:oMath>
        <m:r>
          <m:t>​</m:t>
        </m:r>
        <m:d>
          <m:dPr>
            <m:begChr m:val="∥"/>
            <m:sepChr m:val=""/>
            <m:endChr m:val="∥"/>
            <m:grow/>
          </m:dPr>
          <m:e>
            <m:acc>
              <m:accPr>
                <m:chr m:val="̃"/>
              </m:accPr>
              <m:e>
                <m:r>
                  <m:t>0</m:t>
                </m:r>
              </m:e>
            </m:acc>
          </m:e>
        </m:d>
        <m:r>
          <m:t>​</m:t>
        </m:r>
        <m:r>
          <m:rPr>
            <m:sty m:val="p"/>
          </m:rPr>
          <m:t>=</m:t>
        </m:r>
        <m:r>
          <m:t>0</m:t>
        </m:r>
      </m:oMath>
      <w:r>
        <w:t xml:space="preserve">.</w:t>
      </w:r>
    </w:p>
    <w:bookmarkEnd w:id="377"/>
    <w:bookmarkStart w:id="378" w:name="def-cosine-similarity"/>
    <w:p>
      <w:pPr>
        <w:pStyle w:val="FirstParagraph"/>
      </w:pPr>
      <w:r>
        <w:rPr>
          <w:b/>
          <w:bCs/>
        </w:rPr>
        <w:t xml:space="preserve">Definition 75 (Cosine similarity)</w:t>
      </w:r>
      <w:r>
        <w:t xml:space="preserve"> </w:t>
      </w:r>
      <w:r>
        <w:t xml:space="preserve">The</w:t>
      </w:r>
      <w:r>
        <w:t xml:space="preserve"> </w:t>
      </w:r>
      <w:r>
        <w:rPr>
          <w:b/>
          <w:bCs/>
        </w:rPr>
        <w:t xml:space="preserve">cosine similarity</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w:t>
      </w:r>
      <w:r>
        <w:t xml:space="preserve"> </w:t>
      </w:r>
      <w:r>
        <w:t xml:space="preserve">their dot product divided by the product of their lengths: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78"/>
    <w:bookmarkStart w:id="379" w:name="exm-cosine-similarity"/>
    <w:p>
      <w:pPr>
        <w:pStyle w:val="FirstParagraph"/>
      </w:pPr>
      <w:r>
        <w:rPr>
          <w:b/>
          <w:bCs/>
        </w:rPr>
        <w:t xml:space="preserve">Example 110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3"/>
        </w:numPr>
      </w:pPr>
      <w:r>
        <w:t xml:space="preserve">Parallel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4</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2</m:t>
                  </m:r>
                  <m:r>
                    <m:rPr>
                      <m:sty m:val="p"/>
                    </m:rPr>
                    <m:t>+</m:t>
                  </m:r>
                  <m:r>
                    <m:t>8</m:t>
                  </m:r>
                </m:num>
                <m:den>
                  <m:rad>
                    <m:radPr>
                      <m:degHide m:val="on"/>
                    </m:radPr>
                    <m:deg/>
                    <m:e>
                      <m:r>
                        <m:t>5</m:t>
                      </m:r>
                    </m:e>
                  </m:rad>
                  <m:r>
                    <m:t> </m:t>
                  </m:r>
                  <m:rad>
                    <m:radPr>
                      <m:degHide m:val="on"/>
                    </m:radPr>
                    <m:deg/>
                    <m:e>
                      <m:r>
                        <m:t>20</m:t>
                      </m:r>
                    </m:e>
                  </m:rad>
                </m:den>
              </m:f>
            </m:e>
            <m:e>
              <m:r>
                <m:t>&amp;</m:t>
              </m:r>
              <m:r>
                <m:rPr>
                  <m:sty m:val="p"/>
                </m:rPr>
                <m:t>=</m:t>
              </m:r>
              <m:f>
                <m:fPr>
                  <m:type m:val="bar"/>
                </m:fPr>
                <m:num>
                  <m:r>
                    <m:t>10</m:t>
                  </m:r>
                </m:num>
                <m:den>
                  <m:r>
                    <m:t>10</m:t>
                  </m:r>
                </m:den>
              </m:f>
            </m:e>
            <m:e>
              <m:r>
                <m:t>&amp;</m:t>
              </m:r>
              <m:r>
                <m:rPr>
                  <m:sty m:val="p"/>
                </m:rPr>
                <m:t>=</m:t>
              </m:r>
              <m:r>
                <m:t>1</m:t>
              </m:r>
              <m:r>
                <m:rPr>
                  <m:sty m:val="p"/>
                </m:rPr>
                <m:t>.</m:t>
              </m:r>
            </m:e>
          </m:eqArr>
        </m:oMath>
      </m:oMathPara>
    </w:p>
    <w:p>
      <w:pPr>
        <w:numPr>
          <w:ilvl w:val="0"/>
          <w:numId w:val="1063"/>
        </w:numPr>
      </w:pPr>
      <w:r>
        <w:t xml:space="preserve">Orthogonal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f>
                <m:fPr>
                  <m:type m:val="bar"/>
                </m:fPr>
                <m:num>
                  <m:r>
                    <m:t>0</m:t>
                  </m:r>
                </m:num>
                <m:den>
                  <m:r>
                    <m:t>5</m:t>
                  </m:r>
                </m:den>
              </m:f>
            </m:e>
            <m:e>
              <m:r>
                <m:t>&amp;</m:t>
              </m:r>
              <m:r>
                <m:rPr>
                  <m:sty m:val="p"/>
                </m:rPr>
                <m:t>=</m:t>
              </m:r>
              <m:r>
                <m:t>0</m:t>
              </m:r>
              <m:r>
                <m:rPr>
                  <m:sty m:val="p"/>
                </m:rPr>
                <m:t>.</m:t>
              </m:r>
            </m:e>
          </m:eqArr>
        </m:oMath>
      </m:oMathPara>
    </w:p>
    <w:p>
      <w:pPr>
        <w:numPr>
          <w:ilvl w:val="0"/>
          <w:numId w:val="1063"/>
        </w:numPr>
      </w:pPr>
      <w:r>
        <w:t xml:space="preserve">Arbitrary vectors</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1</m:t>
                  </m:r>
                  <m:r>
                    <m:rPr>
                      <m:sty m:val="p"/>
                    </m:rPr>
                    <m:t>⋅</m:t>
                  </m:r>
                  <m:r>
                    <m:t>1</m:t>
                  </m:r>
                  <m:r>
                    <m:rPr>
                      <m:sty m:val="p"/>
                    </m:rPr>
                    <m:t>+</m:t>
                  </m:r>
                  <m:r>
                    <m:t>0</m:t>
                  </m:r>
                  <m:r>
                    <m:rPr>
                      <m:sty m:val="p"/>
                    </m:rPr>
                    <m:t>⋅</m:t>
                  </m:r>
                  <m:r>
                    <m:t>1</m:t>
                  </m:r>
                </m:num>
                <m:den>
                  <m:r>
                    <m:t>1</m:t>
                  </m:r>
                  <m:r>
                    <m:rPr>
                      <m:sty m:val="p"/>
                    </m:rPr>
                    <m:t>⋅</m:t>
                  </m:r>
                  <m:rad>
                    <m:radPr>
                      <m:degHide m:val="on"/>
                    </m:radPr>
                    <m:deg/>
                    <m:e>
                      <m:r>
                        <m:t>2</m:t>
                      </m:r>
                    </m:e>
                  </m:rad>
                </m:den>
              </m:f>
            </m:e>
            <m:e>
              <m:r>
                <m:t>&amp;</m:t>
              </m:r>
              <m:r>
                <m:rPr>
                  <m:sty m:val="p"/>
                </m:rPr>
                <m:t>=</m:t>
              </m:r>
              <m:f>
                <m:fPr>
                  <m:type m:val="bar"/>
                </m:fPr>
                <m:num>
                  <m:r>
                    <m:t>1</m:t>
                  </m:r>
                </m:num>
                <m:den>
                  <m:rad>
                    <m:radPr>
                      <m:degHide m:val="on"/>
                    </m:radPr>
                    <m:deg/>
                    <m:e>
                      <m:r>
                        <m:t>2</m:t>
                      </m:r>
                    </m:e>
                  </m:rad>
                </m:den>
              </m:f>
              <m:r>
                <m:rPr>
                  <m:sty m:val="p"/>
                </m:rPr>
                <m:t>.</m:t>
              </m:r>
            </m:e>
          </m:eqArr>
        </m:oMath>
      </m:oMathPara>
    </w:p>
    <w:p>
      <w:pPr>
        <w:pStyle w:val="FirstParagraph"/>
      </w:pPr>
      <w:r>
        <w:t xml:space="preserve">When both vectors have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their inner product:</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x</m:t>
                </m:r>
              </m:e>
            </m:acc>
            <m:r>
              <m:rPr>
                <m:sty m:val="p"/>
              </m:rPr>
              <m:t>,</m:t>
            </m:r>
            <m:acc>
              <m:accPr>
                <m:chr m:val="̃"/>
              </m:accPr>
              <m:e>
                <m:r>
                  <m:t>y</m:t>
                </m:r>
              </m:e>
            </m:acc>
          </m:e>
        </m:d>
        <m:r>
          <m:t>​</m:t>
        </m:r>
      </m:oMath>
      <w:r>
        <w:t xml:space="preserve">.</w:t>
      </w:r>
    </w:p>
    <w:bookmarkEnd w:id="379"/>
    <w:bookmarkStart w:id="380" w:name="cor-cosine-similarity-angle"/>
    <w:p>
      <w:pPr>
        <w:pStyle w:val="BodyText"/>
      </w:pPr>
      <w:r>
        <w:rPr>
          <w:b/>
          <w:bCs/>
        </w:rPr>
        <w:t xml:space="preserve">Corollary 6 (Cosine similarity is the cosine of the angle)</w:t>
      </w:r>
      <w:r>
        <w:t xml:space="preserve"> </w:t>
      </w:r>
      <w:r>
        <w:t xml:space="preserve">For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with angle</w:t>
      </w:r>
      <w:r>
        <w:t xml:space="preserve"> </w:t>
      </w:r>
      <m:oMath>
        <m:r>
          <m:t>θ</m:t>
        </m:r>
      </m:oMath>
      <w:r>
        <w:t xml:space="preserve"> </w:t>
      </w:r>
      <w:r>
        <w:t xml:space="preserve">between them (</w:t>
      </w:r>
      <w:hyperlink w:anchor="def-angle">
        <w:r>
          <w:rPr>
            <w:rStyle w:val="Hyperlink"/>
          </w:rPr>
          <w:t xml:space="preserve">Definition 74</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r>
            <m:rPr>
              <m:sty m:val="p"/>
            </m:rPr>
            <m:t>cos</m:t>
          </m:r>
          <m:r>
            <m:t>θ</m:t>
          </m:r>
          <m:r>
            <m:rPr>
              <m:sty m:val="p"/>
            </m:rPr>
            <m:t>.</m:t>
          </m:r>
        </m:oMath>
      </m:oMathPara>
    </w:p>
    <w:bookmarkEnd w:id="380"/>
    <w:p>
      <w:pPr>
        <w:pStyle w:val="FirstParagraph"/>
      </w:pPr>
      <w:r>
        <w:rPr>
          <w:i/>
          <w:iCs/>
        </w:rPr>
        <w:t xml:space="preserve">Proof</w:t>
      </w:r>
      <w:r>
        <w:t xml:space="preserve">. </w:t>
      </w:r>
      <w:r>
        <w:t xml:space="preserve">The ratio that</w:t>
      </w:r>
      <w:r>
        <w:t xml:space="preserve"> </w:t>
      </w:r>
      <w:hyperlink w:anchor="def-angle">
        <w:r>
          <w:rPr>
            <w:rStyle w:val="Hyperlink"/>
          </w:rPr>
          <w:t xml:space="preserve">Definition 74</w:t>
        </w:r>
      </w:hyperlink>
      <w:r>
        <w:t xml:space="preserve"> </w:t>
      </w:r>
      <w:r>
        <w:t xml:space="preserve">sets equal to</w:t>
      </w:r>
      <w:r>
        <w:t xml:space="preserve"> </w:t>
      </w:r>
      <m:oMath>
        <m:r>
          <m:rPr>
            <m:sty m:val="p"/>
          </m:rPr>
          <m:t>cos</m:t>
        </m:r>
        <m:r>
          <m:t>θ</m:t>
        </m:r>
      </m:oMath>
      <w:r>
        <w:t xml:space="preserve"> </w:t>
      </w:r>
      <w:r>
        <w:t xml:space="preserve">is the ratio that</w:t>
      </w:r>
      <w:r>
        <w:t xml:space="preserve"> </w:t>
      </w:r>
      <w:hyperlink w:anchor="def-cosine-similarity">
        <w:r>
          <w:rPr>
            <w:rStyle w:val="Hyperlink"/>
          </w:rPr>
          <w:t xml:space="preserve">Definition 75</w:t>
        </w:r>
      </w:hyperlink>
      <w:r>
        <w:t xml:space="preserve"> </w:t>
      </w:r>
      <w:r>
        <w:t xml:space="preserve">defines as</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oMath>
      <w:r>
        <w:t xml:space="preserve">.</w:t>
      </w:r>
    </w:p>
    <w:bookmarkStart w:id="381" w:name="X64c41f557e7f698c947bb0d906d626137043d1e"/>
    <w:p>
      <w:pPr>
        <w:pStyle w:val="BodyText"/>
      </w:pPr>
      <w:r>
        <w:rPr>
          <w:b/>
          <w:bCs/>
        </w:rPr>
        <w:t xml:space="preserve">Definition 76 (Cosine similarity in an inner product space)</w:t>
      </w:r>
      <w:r>
        <w:t xml:space="preserve"> </w:t>
      </w:r>
      <w:r>
        <w:t xml:space="preserve">In a general real inner product space (</w:t>
      </w:r>
      <w:hyperlink w:anchor="def-inner-product-space">
        <w:r>
          <w:rPr>
            <w:rStyle w:val="Hyperlink"/>
          </w:rPr>
          <w:t xml:space="preserve">Definition 69</w:t>
        </w:r>
      </w:hyperlink>
      <w:r>
        <w:t xml:space="preserve">) with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and induced norm</w:t>
      </w:r>
      <w:r>
        <w:t xml:space="preserve"> </w:t>
      </w:r>
      <m:oMath>
        <m:r>
          <m:t>​</m:t>
        </m:r>
        <m:d>
          <m:dPr>
            <m:begChr m:val="∥"/>
            <m:sepChr m:val=""/>
            <m:endChr m:val="∥"/>
            <m:grow/>
          </m:dPr>
          <m:e>
            <m:r>
              <m:rPr>
                <m:sty m:val="p"/>
              </m:rPr>
              <m:t>⋅</m:t>
            </m:r>
          </m:e>
        </m:d>
        <m:r>
          <m:t>​</m:t>
        </m:r>
      </m:oMath>
      <w:r>
        <w:t xml:space="preserve">, the</w:t>
      </w:r>
      <w:r>
        <w:t xml:space="preserve"> </w:t>
      </w:r>
      <w:r>
        <w:rPr>
          <w:b/>
          <w:bCs/>
        </w:rPr>
        <w:t xml:space="preserve">cosine similarity</w:t>
      </w:r>
      <w:r>
        <w:t xml:space="preserve"> </w:t>
      </w:r>
      <w:r>
        <w:t xml:space="preserve">is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r>
                <m:t>​</m:t>
              </m:r>
              <m:d>
                <m:dPr>
                  <m:begChr m:val="⟨"/>
                  <m:sepChr m:val=""/>
                  <m:endChr m:val="⟩"/>
                  <m:grow/>
                </m:dPr>
                <m:e>
                  <m:acc>
                    <m:accPr>
                      <m:chr m:val="̃"/>
                    </m:accPr>
                    <m:e>
                      <m:r>
                        <m:t>x</m:t>
                      </m:r>
                    </m:e>
                  </m:acc>
                  <m:r>
                    <m:rPr>
                      <m:sty m:val="p"/>
                    </m:rPr>
                    <m:t>,</m:t>
                  </m:r>
                  <m:acc>
                    <m:accPr>
                      <m:chr m:val="̃"/>
                    </m:accPr>
                    <m:e>
                      <m:r>
                        <m:t>y</m:t>
                      </m:r>
                    </m:e>
                  </m:acc>
                </m:e>
              </m:d>
              <m:r>
                <m:t>​</m:t>
              </m:r>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81"/>
    <w:bookmarkStart w:id="382" w:name="cor-cosine-similarity-unit-vectors"/>
    <w:p>
      <w:pPr>
        <w:pStyle w:val="FirstParagraph"/>
      </w:pPr>
      <w:r>
        <w:rPr>
          <w:b/>
          <w:bCs/>
        </w:rPr>
        <w:t xml:space="preserve">Corollary 7 (Cosine similarity of unit vectors is their inner product)</w:t>
      </w:r>
      <w:r>
        <w:t xml:space="preserve"> </w:t>
      </w:r>
      <w:r>
        <w:t xml:space="preserve">In a real inner product space (</w:t>
      </w:r>
      <w:hyperlink w:anchor="def-inner-product-space">
        <w:r>
          <w:rPr>
            <w:rStyle w:val="Hyperlink"/>
          </w:rPr>
          <w:t xml:space="preserve">Definition 69</w:t>
        </w:r>
      </w:hyperlink>
      <w:r>
        <w:t xml:space="preserve">),</w:t>
      </w:r>
      <w:r>
        <w:t xml:space="preserve"> </w:t>
      </w:r>
      <w:r>
        <w:t xml:space="preserve">for all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with</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r>
          <m:t>1</m:t>
        </m:r>
      </m:oMath>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x</m:t>
                  </m:r>
                </m:e>
              </m:acc>
              <m:r>
                <m:rPr>
                  <m:sty m:val="p"/>
                </m:rPr>
                <m:t>,</m:t>
              </m:r>
              <m:acc>
                <m:accPr>
                  <m:chr m:val="̃"/>
                </m:accPr>
                <m:e>
                  <m:r>
                    <m:t>y</m:t>
                  </m:r>
                </m:e>
              </m:acc>
            </m:e>
          </m:d>
          <m:r>
            <m:t>​</m:t>
          </m:r>
          <m:r>
            <m:rPr>
              <m:sty m:val="p"/>
            </m:rPr>
            <m:t>.</m:t>
          </m:r>
        </m:oMath>
      </m:oMathPara>
    </w:p>
    <w:bookmarkEnd w:id="382"/>
    <w:p>
      <w:pPr>
        <w:pStyle w:val="FirstParagraph"/>
      </w:pPr>
      <w:r>
        <w:rPr>
          <w:i/>
          <w:iCs/>
        </w:rPr>
        <w:t xml:space="preserve">Proof</w:t>
      </w:r>
      <w:r>
        <w:t xml:space="preserve">. </w:t>
      </w:r>
      <w:r>
        <w:t xml:space="preserve">Both norms in the denominator of</w:t>
      </w:r>
      <w:r>
        <w:t xml:space="preserve"> </w:t>
      </w:r>
      <w:hyperlink w:anchor="X64c41f557e7f698c947bb0d906d626137043d1e">
        <w:r>
          <w:rPr>
            <w:rStyle w:val="Hyperlink"/>
          </w:rPr>
          <w:t xml:space="preserve">Definition 76</w:t>
        </w:r>
      </w:hyperlink>
      <w:r>
        <w:t xml:space="preserve"> </w:t>
      </w:r>
      <w:r>
        <w:t xml:space="preserve">equal</w:t>
      </w:r>
      <w:r>
        <w:t xml:space="preserve"> </w:t>
      </w:r>
      <m:oMath>
        <m:r>
          <m:t>1</m:t>
        </m:r>
      </m:oMath>
      <w:r>
        <w:t xml:space="preserve">, so</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r>
                <m:t>​</m:t>
              </m:r>
              <m:d>
                <m:dPr>
                  <m:begChr m:val="⟨"/>
                  <m:sepChr m:val=""/>
                  <m:endChr m:val="⟩"/>
                  <m:grow/>
                </m:dPr>
                <m:e>
                  <m:acc>
                    <m:accPr>
                      <m:chr m:val="̃"/>
                    </m:accPr>
                    <m:e>
                      <m:r>
                        <m:t>x</m:t>
                      </m:r>
                    </m:e>
                  </m:acc>
                  <m:r>
                    <m:rPr>
                      <m:sty m:val="p"/>
                    </m:rPr>
                    <m:t>,</m:t>
                  </m:r>
                  <m:acc>
                    <m:accPr>
                      <m:chr m:val="̃"/>
                    </m:accPr>
                    <m:e>
                      <m:r>
                        <m:t>y</m:t>
                      </m:r>
                    </m:e>
                  </m:acc>
                </m:e>
              </m:d>
              <m:r>
                <m:t>​</m:t>
              </m:r>
            </m:num>
            <m:den>
              <m:r>
                <m:t>1</m:t>
              </m:r>
              <m:r>
                <m:rPr>
                  <m:sty m:val="p"/>
                </m:rPr>
                <m:t>⋅</m:t>
              </m:r>
              <m:r>
                <m:t>1</m:t>
              </m:r>
            </m:den>
          </m:f>
          <m:r>
            <m:rPr>
              <m:sty m:val="p"/>
            </m:rPr>
            <m:t>=</m:t>
          </m:r>
          <m:r>
            <m:t>​</m:t>
          </m:r>
          <m:d>
            <m:dPr>
              <m:begChr m:val="⟨"/>
              <m:sepChr m:val=""/>
              <m:endChr m:val="⟩"/>
              <m:grow/>
            </m:dPr>
            <m:e>
              <m:acc>
                <m:accPr>
                  <m:chr m:val="̃"/>
                </m:accPr>
                <m:e>
                  <m:r>
                    <m:t>x</m:t>
                  </m:r>
                </m:e>
              </m:acc>
              <m:r>
                <m:rPr>
                  <m:sty m:val="p"/>
                </m:rPr>
                <m:t>,</m:t>
              </m:r>
              <m:acc>
                <m:accPr>
                  <m:chr m:val="̃"/>
                </m:accPr>
                <m:e>
                  <m:r>
                    <m:t>y</m:t>
                  </m:r>
                </m:e>
              </m:acc>
            </m:e>
          </m:d>
          <m:r>
            <m:t>​</m:t>
          </m:r>
          <m:r>
            <m:rPr>
              <m:sty m:val="p"/>
            </m:rPr>
            <m:t>.</m:t>
          </m:r>
        </m:oMath>
      </m:oMathPara>
    </w:p>
    <w:bookmarkStart w:id="384" w:name="thm-pearson-cosine-centered"/>
    <w:p>
      <w:pPr>
        <w:pStyle w:val="FirstParagraph"/>
      </w:pPr>
      <w:r>
        <w:rPr>
          <w:b/>
          <w:bCs/>
        </w:rPr>
        <w:t xml:space="preserve">Theorem 61 (Pearson correlation is the cosine similarity of the centered vectors)</w:t>
      </w:r>
      <w:r>
        <w:t xml:space="preserve"> </w:t>
      </w:r>
      <w:r>
        <w:t xml:space="preserve">Let</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n</m:t>
            </m:r>
          </m:sup>
        </m:sSup>
      </m:oMath>
      <w:r>
        <w:t xml:space="preserve"> </w:t>
      </w:r>
      <w:r>
        <w:t xml:space="preserve">be two vectors that are not constant,</w:t>
      </w:r>
      <w:r>
        <w:t xml:space="preserve"> </w:t>
      </w:r>
      <w:r>
        <w:t xml:space="preserve">with means</w:t>
      </w:r>
      <w:r>
        <w:t xml:space="preserve"> </w:t>
      </w:r>
      <m:oMath>
        <m:acc>
          <m:accPr>
            <m:chr m:val="‾"/>
          </m:accPr>
          <m:e>
            <m:r>
              <m:t>x</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oMath>
      <w:r>
        <w:t xml:space="preserve"> </w:t>
      </w:r>
      <w:r>
        <w:t xml:space="preserve">and</w:t>
      </w:r>
      <w:r>
        <w:t xml:space="preserve"> </w:t>
      </w:r>
      <m:oMath>
        <m:acc>
          <m:accPr>
            <m:chr m:val="‾"/>
          </m:accPr>
          <m:e>
            <m:r>
              <m:t>y</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w:r>
        <w:t xml:space="preserve">.</w:t>
      </w:r>
      <w:r>
        <w:t xml:space="preserve"> </w:t>
      </w:r>
      <w:r>
        <w:t xml:space="preserve">Write</w:t>
      </w:r>
      <w:r>
        <w:t xml:space="preserve"> </w:t>
      </w:r>
      <m:oMath>
        <m:acc>
          <m:accPr>
            <m:chr m:val="̃"/>
          </m:accPr>
          <m:e>
            <m:acc>
              <m:accPr>
                <m:chr m:val="̃"/>
              </m:accPr>
              <m:e>
                <m:r>
                  <m:t>x</m:t>
                </m:r>
              </m:e>
            </m:acc>
          </m:e>
        </m:acc>
        <m:r>
          <m:rPr>
            <m:sty m:val="p"/>
          </m:rPr>
          <m:t>=</m:t>
        </m:r>
        <m:acc>
          <m:accPr>
            <m:chr m:val="̃"/>
          </m:accPr>
          <m:e>
            <m:r>
              <m:t>x</m:t>
            </m:r>
          </m:e>
        </m:acc>
        <m:r>
          <m:rPr>
            <m:sty m:val="p"/>
          </m:rPr>
          <m:t>−</m:t>
        </m:r>
        <m:acc>
          <m:accPr>
            <m:chr m:val="‾"/>
          </m:accPr>
          <m:e>
            <m:r>
              <m:t>x</m:t>
            </m:r>
          </m:e>
        </m:acc>
        <m:r>
          <m:t> </m:t>
        </m:r>
        <m:acc>
          <m:accPr>
            <m:chr m:val="̃"/>
          </m:accPr>
          <m:e>
            <m:r>
              <m:t>1</m:t>
            </m:r>
          </m:e>
        </m:acc>
      </m:oMath>
      <w:r>
        <w:t xml:space="preserve"> </w:t>
      </w:r>
      <w:r>
        <w:t xml:space="preserve">and</w:t>
      </w:r>
      <w:r>
        <w:t xml:space="preserve"> </w:t>
      </w:r>
      <m:oMath>
        <m:acc>
          <m:accPr>
            <m:chr m:val="̃"/>
          </m:accPr>
          <m:e>
            <m:acc>
              <m:accPr>
                <m:chr m:val="̃"/>
              </m:accPr>
              <m:e>
                <m:r>
                  <m:t>y</m:t>
                </m:r>
              </m:e>
            </m:acc>
          </m:e>
        </m:acc>
        <m:r>
          <m:rPr>
            <m:sty m:val="p"/>
          </m:rPr>
          <m:t>=</m:t>
        </m:r>
        <m:acc>
          <m:accPr>
            <m:chr m:val="̃"/>
          </m:accPr>
          <m:e>
            <m:r>
              <m:t>y</m:t>
            </m:r>
          </m:e>
        </m:acc>
        <m:r>
          <m:rPr>
            <m:sty m:val="p"/>
          </m:rPr>
          <m:t>−</m:t>
        </m:r>
        <m:acc>
          <m:accPr>
            <m:chr m:val="‾"/>
          </m:accPr>
          <m:e>
            <m:r>
              <m:t>y</m:t>
            </m:r>
          </m:e>
        </m:acc>
        <m:r>
          <m:t> </m:t>
        </m:r>
        <m:acc>
          <m:accPr>
            <m:chr m:val="̃"/>
          </m:accPr>
          <m:e>
            <m:r>
              <m:t>1</m:t>
            </m:r>
          </m:e>
        </m:acc>
      </m:oMath>
      <w:r>
        <w:t xml:space="preserve"> </w:t>
      </w:r>
      <w:r>
        <w:t xml:space="preserve">for the</w:t>
      </w:r>
      <w:r>
        <w:t xml:space="preserve"> </w:t>
      </w:r>
      <w:r>
        <w:rPr>
          <w:b/>
          <w:bCs/>
        </w:rPr>
        <w:t xml:space="preserve">centered</w:t>
      </w:r>
      <w:r>
        <w:t xml:space="preserve"> </w:t>
      </w:r>
      <w:r>
        <w:t xml:space="preserve">vectors, whose means are zero.</w:t>
      </w:r>
      <w:r>
        <w:t xml:space="preserve"> </w:t>
      </w:r>
      <w:r>
        <w:t xml:space="preserve">Then the</w:t>
      </w:r>
      <w:r>
        <w:t xml:space="preserve"> </w:t>
      </w:r>
      <w:hyperlink r:id="rId383">
        <w:r>
          <w:rPr>
            <w:rStyle w:val="Hyperlink"/>
          </w:rPr>
          <w:t xml:space="preserve">Pearson correlation coefficient</w:t>
        </w:r>
      </w:hyperlink>
      <w:r>
        <w:t xml:space="preserve"> </w:t>
      </w:r>
      <m:oMath>
        <m:r>
          <m:t>r</m:t>
        </m:r>
      </m:oMath>
      <w:r>
        <w:t xml:space="preserve"> </w:t>
      </w:r>
      <w:r>
        <w:t xml:space="preserve">of the</w:t>
      </w:r>
      <w:r>
        <w:t xml:space="preserve"> </w:t>
      </w:r>
      <m:oMath>
        <m:r>
          <m:t>n</m:t>
        </m:r>
      </m:oMath>
      <w:r>
        <w:t xml:space="preserve"> </w:t>
      </w:r>
      <w:r>
        <w:t xml:space="preserve">pairs</w:t>
      </w:r>
      <w:r>
        <w:t xml:space="preserve"> </w:t>
      </w:r>
      <m:oMath>
        <m:r>
          <m:rPr>
            <m:sty m:val="p"/>
          </m:rPr>
          <m:t>(</m:t>
        </m:r>
        <m:sSub>
          <m:e>
            <m:r>
              <m:t>x</m:t>
            </m:r>
          </m:e>
          <m:sub>
            <m:r>
              <m:t>i</m:t>
            </m:r>
          </m:sub>
        </m:sSub>
        <m:r>
          <m:rPr>
            <m:sty m:val="p"/>
          </m:rPr>
          <m:t>,</m:t>
        </m:r>
        <m:sSub>
          <m:e>
            <m:r>
              <m:t>y</m:t>
            </m:r>
          </m:e>
          <m:sub>
            <m:r>
              <m:t>i</m:t>
            </m:r>
          </m:sub>
        </m:sSub>
        <m:r>
          <m:rPr>
            <m:sty m:val="p"/>
          </m:rPr>
          <m:t>)</m:t>
        </m:r>
      </m:oMath>
      <w:r>
        <w:t xml:space="preserve"> </w:t>
      </w:r>
      <w:r>
        <w:t xml:space="preserve">is the cosine similarity (</w:t>
      </w:r>
      <w:hyperlink w:anchor="def-cosine-similarity">
        <w:r>
          <w:rPr>
            <w:rStyle w:val="Hyperlink"/>
          </w:rPr>
          <w:t xml:space="preserve">Definition 75</w:t>
        </w:r>
      </w:hyperlink>
      <w:r>
        <w:t xml:space="preserve">) of the centered vectors:</w:t>
      </w:r>
    </w:p>
    <w:p>
      <w:pPr>
        <w:pStyle w:val="BodyText"/>
      </w:pPr>
      <m:oMathPara>
        <m:oMathParaPr>
          <m:jc m:val="center"/>
        </m:oMathParaPr>
        <m:oMath>
          <m:r>
            <m:t>r</m:t>
          </m:r>
          <m:r>
            <m:rPr>
              <m:sty m:val="p"/>
            </m:rPr>
            <m:t>=</m:t>
          </m:r>
          <m:r>
            <m:rPr>
              <m:sty m:val="p"/>
            </m:rPr>
            <m:t>cossim</m:t>
          </m:r>
          <m:r>
            <m:rPr>
              <m:sty m:val="p"/>
            </m:rPr>
            <m:t>(</m:t>
          </m:r>
          <m:acc>
            <m:accPr>
              <m:chr m:val="̃"/>
            </m:accPr>
            <m:e>
              <m:acc>
                <m:accPr>
                  <m:chr m:val="̃"/>
                </m:accPr>
                <m:e>
                  <m:r>
                    <m:t>x</m:t>
                  </m:r>
                </m:e>
              </m:acc>
            </m:e>
          </m:acc>
          <m:r>
            <m:rPr>
              <m:sty m:val="p"/>
            </m:rPr>
            <m:t>,</m:t>
          </m:r>
          <m:acc>
            <m:accPr>
              <m:chr m:val="̃"/>
            </m:accPr>
            <m:e>
              <m:acc>
                <m:accPr>
                  <m:chr m:val="̃"/>
                </m:accPr>
                <m:e>
                  <m:r>
                    <m:t>y</m:t>
                  </m:r>
                </m:e>
              </m:acc>
            </m:e>
          </m:acc>
          <m:r>
            <m:rPr>
              <m:sty m:val="p"/>
            </m:rPr>
            <m:t>)</m:t>
          </m:r>
          <m:r>
            <m:rPr>
              <m:sty m:val="p"/>
            </m:rPr>
            <m:t>.</m:t>
          </m:r>
        </m:oMath>
      </m:oMathPara>
    </w:p>
    <w:bookmarkEnd w:id="384"/>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acc>
          <m:accPr>
            <m:chr m:val="̃"/>
          </m:accPr>
          <m:e>
            <m:acc>
              <m:accPr>
                <m:chr m:val="̃"/>
              </m:accPr>
              <m:e>
                <m:r>
                  <m:t>x</m:t>
                </m:r>
              </m:e>
            </m:acc>
          </m:e>
        </m:acc>
      </m:oMath>
      <w:r>
        <w:t xml:space="preserve"> </w:t>
      </w:r>
      <w:r>
        <w:t xml:space="preserve">is</w:t>
      </w:r>
      <w:r>
        <w:t xml:space="preserve"> </w:t>
      </w:r>
      <m:oMath>
        <m:sSub>
          <m:e>
            <m:r>
              <m:t>x</m:t>
            </m:r>
          </m:e>
          <m:sub>
            <m:r>
              <m:t>i</m:t>
            </m:r>
          </m:sub>
        </m:sSub>
        <m:r>
          <m:rPr>
            <m:sty m:val="p"/>
          </m:rPr>
          <m:t>−</m:t>
        </m:r>
        <m:acc>
          <m:accPr>
            <m:chr m:val="‾"/>
          </m:accPr>
          <m:e>
            <m:r>
              <m:t>x</m:t>
            </m:r>
          </m:e>
        </m:acc>
      </m:oMath>
      <w:r>
        <w:t xml:space="preserve">, and entry</w:t>
      </w:r>
      <w:r>
        <w:t xml:space="preserve"> </w:t>
      </w:r>
      <m:oMath>
        <m:r>
          <m:t>i</m:t>
        </m:r>
      </m:oMath>
      <w:r>
        <w:t xml:space="preserve"> </w:t>
      </w:r>
      <w:r>
        <w:t xml:space="preserve">of</w:t>
      </w:r>
      <w:r>
        <w:t xml:space="preserve"> </w:t>
      </w:r>
      <m:oMath>
        <m:acc>
          <m:accPr>
            <m:chr m:val="̃"/>
          </m:accPr>
          <m:e>
            <m:acc>
              <m:accPr>
                <m:chr m:val="̃"/>
              </m:accPr>
              <m:e>
                <m:r>
                  <m:t>y</m:t>
                </m:r>
              </m:e>
            </m:acc>
          </m:e>
        </m:acc>
      </m:oMath>
      <w:r>
        <w:t xml:space="preserve"> </w:t>
      </w:r>
      <w:r>
        <w:t xml:space="preserve">is</w:t>
      </w:r>
      <w:r>
        <w:t xml:space="preserve"> </w:t>
      </w:r>
      <m:oMath>
        <m:sSub>
          <m:e>
            <m:r>
              <m:t>y</m:t>
            </m:r>
          </m:e>
          <m:sub>
            <m:r>
              <m:t>i</m:t>
            </m:r>
          </m:sub>
        </m:sSub>
        <m:r>
          <m:rPr>
            <m:sty m:val="p"/>
          </m:rPr>
          <m:t>−</m:t>
        </m:r>
        <m:acc>
          <m:accPr>
            <m:chr m:val="‾"/>
          </m:accPr>
          <m:e>
            <m:r>
              <m:t>y</m:t>
            </m:r>
          </m:e>
        </m:acc>
      </m:oMath>
      <w:r>
        <w:t xml:space="preserve">.</w:t>
      </w:r>
      <w:r>
        <w:t xml:space="preserve"> </w:t>
      </w:r>
      <w:r>
        <w:t xml:space="preserve">Neither centered vector is zero, because neither</w:t>
      </w:r>
      <w:r>
        <w:t xml:space="preserve"> </w:t>
      </w:r>
      <m:oMath>
        <m:acc>
          <m:accPr>
            <m:chr m:val="̃"/>
          </m:accPr>
          <m:e>
            <m:r>
              <m:t>x</m:t>
            </m:r>
          </m:e>
        </m:acc>
      </m:oMath>
      <w:r>
        <w:t xml:space="preserve"> </w:t>
      </w:r>
      <w:r>
        <w:t xml:space="preserve">nor</w:t>
      </w:r>
      <w:r>
        <w:t xml:space="preserve"> </w:t>
      </w:r>
      <m:oMath>
        <m:acc>
          <m:accPr>
            <m:chr m:val="̃"/>
          </m:accPr>
          <m:e>
            <m:r>
              <m:t>y</m:t>
            </m:r>
          </m:e>
        </m:acc>
      </m:oMath>
      <w:r>
        <w:t xml:space="preserve"> </w:t>
      </w:r>
      <w:r>
        <w:t xml:space="preserve">is constant, so the cosine similarity is defined.</w:t>
      </w:r>
      <w:r>
        <w:t xml:space="preserve"> </w:t>
      </w:r>
      <w:r>
        <w:t xml:space="preserve">The three pieces of the cosine similarity are</w:t>
      </w:r>
    </w:p>
    <w:p>
      <w:pPr>
        <w:pStyle w:val="BodyText"/>
      </w:pPr>
      <m:oMathPara>
        <m:oMathParaPr>
          <m:jc m:val="center"/>
        </m:oMathParaPr>
        <m:oMath>
          <m:eqArr>
            <m:e>
              <m:acc>
                <m:accPr>
                  <m:chr m:val="̃"/>
                </m:accPr>
                <m:e>
                  <m:acc>
                    <m:accPr>
                      <m:chr m:val="̃"/>
                    </m:accPr>
                    <m:e>
                      <m:r>
                        <m:t>x</m:t>
                      </m:r>
                    </m:e>
                  </m:acc>
                </m:e>
              </m:acc>
              <m:r>
                <m:rPr>
                  <m:sty m:val="p"/>
                </m:rPr>
                <m:t>⋅</m:t>
              </m:r>
              <m:acc>
                <m:accPr>
                  <m:chr m:val="̃"/>
                </m:accPr>
                <m:e>
                  <m:acc>
                    <m:accPr>
                      <m:chr m:val="̃"/>
                    </m:accPr>
                    <m:e>
                      <m:r>
                        <m:t>y</m:t>
                      </m:r>
                    </m:e>
                  </m:acc>
                </m:e>
              </m:acc>
              <m:r>
                <m:t>&amp;</m:t>
              </m:r>
              <m:r>
                <m:rPr>
                  <m:sty m:val="p"/>
                </m:rPr>
                <m:t>=</m:t>
              </m:r>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acc>
                <m:accPr>
                  <m:chr m:val="‾"/>
                </m:accPr>
                <m:e>
                  <m:r>
                    <m:t>x</m:t>
                  </m:r>
                </m:e>
              </m:acc>
              <m:r>
                <m:rPr>
                  <m:sty m:val="p"/>
                </m:rPr>
                <m:t>)</m:t>
              </m:r>
              <m:r>
                <m:rPr>
                  <m:sty m:val="p"/>
                </m:rPr>
                <m:t>(</m:t>
              </m:r>
              <m:sSub>
                <m:e>
                  <m:r>
                    <m:t>y</m:t>
                  </m:r>
                </m:e>
                <m:sub>
                  <m:r>
                    <m:t>i</m:t>
                  </m:r>
                </m:sub>
              </m:sSub>
              <m:r>
                <m:rPr>
                  <m:sty m:val="p"/>
                </m:rPr>
                <m:t>−</m:t>
              </m:r>
              <m:acc>
                <m:accPr>
                  <m:chr m:val="‾"/>
                </m:accPr>
                <m:e>
                  <m:r>
                    <m:t>y</m:t>
                  </m:r>
                </m:e>
              </m:acc>
              <m:r>
                <m:rPr>
                  <m:sty m:val="p"/>
                </m:rPr>
                <m:t>)</m:t>
              </m:r>
              <m:r>
                <m:rPr>
                  <m:sty m:val="p"/>
                </m:rPr>
                <m:t>,</m:t>
              </m:r>
            </m:e>
            <m:e>
              <m:r>
                <m:t>​</m:t>
              </m:r>
              <m:d>
                <m:dPr>
                  <m:begChr m:val="∥"/>
                  <m:sepChr m:val=""/>
                  <m:endChr m:val="∥"/>
                  <m:grow/>
                </m:dPr>
                <m:e>
                  <m:acc>
                    <m:accPr>
                      <m:chr m:val="̃"/>
                    </m:accPr>
                    <m:e>
                      <m:acc>
                        <m:accPr>
                          <m:chr m:val="̃"/>
                        </m:accPr>
                        <m:e>
                          <m:r>
                            <m:t>x</m:t>
                          </m:r>
                        </m:e>
                      </m:acc>
                    </m:e>
                  </m:acc>
                </m:e>
              </m:d>
              <m:r>
                <m:t>​</m:t>
              </m:r>
              <m:r>
                <m:t>&amp;</m:t>
              </m:r>
              <m:r>
                <m:rPr>
                  <m:sty m:val="p"/>
                </m:rPr>
                <m:t>=</m:t>
              </m:r>
              <m:rad>
                <m:radPr>
                  <m:degHide m:val="on"/>
                </m:radPr>
                <m:deg/>
                <m:e>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acc>
                    <m:accPr>
                      <m:chr m:val="‾"/>
                    </m:accPr>
                    <m:e>
                      <m:r>
                        <m:t>x</m:t>
                      </m:r>
                    </m:e>
                  </m:acc>
                  <m:sSup>
                    <m:e>
                      <m:r>
                        <m:rPr>
                          <m:sty m:val="p"/>
                        </m:rPr>
                        <m:t>)</m:t>
                      </m:r>
                    </m:e>
                    <m:sup>
                      <m:r>
                        <m:t>2</m:t>
                      </m:r>
                    </m:sup>
                  </m:sSup>
                </m:e>
              </m:rad>
              <m:r>
                <m:rPr>
                  <m:sty m:val="p"/>
                </m:rPr>
                <m:t>,</m:t>
              </m:r>
            </m:e>
            <m:e>
              <m:r>
                <m:t>​</m:t>
              </m:r>
              <m:d>
                <m:dPr>
                  <m:begChr m:val="∥"/>
                  <m:sepChr m:val=""/>
                  <m:endChr m:val="∥"/>
                  <m:grow/>
                </m:dPr>
                <m:e>
                  <m:acc>
                    <m:accPr>
                      <m:chr m:val="̃"/>
                    </m:accPr>
                    <m:e>
                      <m:acc>
                        <m:accPr>
                          <m:chr m:val="̃"/>
                        </m:accPr>
                        <m:e>
                          <m:r>
                            <m:t>y</m:t>
                          </m:r>
                        </m:e>
                      </m:acc>
                    </m:e>
                  </m:acc>
                </m:e>
              </m:d>
              <m:r>
                <m:t>​</m:t>
              </m:r>
              <m:r>
                <m:t>&amp;</m:t>
              </m:r>
              <m:r>
                <m:rPr>
                  <m:sty m:val="p"/>
                </m:rPr>
                <m:t>=</m:t>
              </m:r>
              <m:rad>
                <m:radPr>
                  <m:degHide m:val="on"/>
                </m:radPr>
                <m:deg/>
                <m:e>
                  <m:nary>
                    <m:naryPr>
                      <m:chr m:val="∑"/>
                      <m:limLoc m:val="undOvr"/>
                      <m:subHide m:val="off"/>
                      <m:supHide m:val="off"/>
                    </m:naryPr>
                    <m:sub>
                      <m:r>
                        <m:t>i</m:t>
                      </m:r>
                      <m:r>
                        <m:rPr>
                          <m:sty m:val="p"/>
                        </m:rPr>
                        <m:t>=</m:t>
                      </m:r>
                      <m:r>
                        <m:t>1</m:t>
                      </m:r>
                    </m:sub>
                    <m:sup>
                      <m:r>
                        <m:t>n</m:t>
                      </m:r>
                    </m:sup>
                    <m:e>
                      <m:r>
                        <m:rPr>
                          <m:sty m:val="p"/>
                        </m:rPr>
                        <m:t>(</m:t>
                      </m:r>
                    </m:e>
                  </m:nary>
                  <m:sSub>
                    <m:e>
                      <m:r>
                        <m:t>y</m:t>
                      </m:r>
                    </m:e>
                    <m:sub>
                      <m:r>
                        <m:t>i</m:t>
                      </m:r>
                    </m:sub>
                  </m:sSub>
                  <m:r>
                    <m:rPr>
                      <m:sty m:val="p"/>
                    </m:rPr>
                    <m:t>−</m:t>
                  </m:r>
                  <m:acc>
                    <m:accPr>
                      <m:chr m:val="‾"/>
                    </m:accPr>
                    <m:e>
                      <m:r>
                        <m:t>y</m:t>
                      </m:r>
                    </m:e>
                  </m:acc>
                  <m:sSup>
                    <m:e>
                      <m:r>
                        <m:rPr>
                          <m:sty m:val="p"/>
                        </m:rPr>
                        <m:t>)</m:t>
                      </m:r>
                    </m:e>
                    <m:sup>
                      <m:r>
                        <m:t>2</m:t>
                      </m:r>
                    </m:sup>
                  </m:sSup>
                </m:e>
              </m:rad>
              <m:r>
                <m:rPr>
                  <m:sty m:val="p"/>
                </m:rPr>
                <m:t>,</m:t>
              </m:r>
            </m:e>
          </m:eqArr>
        </m:oMath>
      </m:oMathPara>
    </w:p>
    <w:p>
      <w:pPr>
        <w:pStyle w:val="FirstParagraph"/>
      </w:pPr>
      <w:r>
        <w:t xml:space="preserve">by the definitions of the dot product and the Euclidean norm.</w:t>
      </w:r>
      <w:r>
        <w:t xml:space="preserve"> </w:t>
      </w:r>
      <w:r>
        <w:t xml:space="preserve">Dividing the first by the product of the other two gives the formula for</w:t>
      </w:r>
      <w:r>
        <w:t xml:space="preserve"> </w:t>
      </w:r>
      <m:oMath>
        <m:r>
          <m:t>r</m:t>
        </m:r>
      </m:oMath>
      <w:r>
        <w:t xml:space="preserve">.</w:t>
      </w:r>
    </w:p>
    <w:bookmarkStart w:id="385" w:name="exm-pearson-cosine-centered"/>
    <w:p>
      <w:pPr>
        <w:pStyle w:val="BodyText"/>
      </w:pPr>
      <w:r>
        <w:rPr>
          <w:b/>
          <w:bCs/>
        </w:rPr>
        <w:t xml:space="preserve">Example 111 (Centering changes the cosine similarity)</w:t>
      </w:r>
      <w:r>
        <w:t xml:space="preserve"> </w:t>
      </w:r>
      <w:r>
        <w:t xml:space="preserve">Take</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3</m:t>
        </m:r>
        <m:r>
          <m:rPr>
            <m:sty m:val="p"/>
          </m:rPr>
          <m:t>,</m:t>
        </m:r>
        <m:r>
          <m:t>2</m:t>
        </m:r>
        <m:r>
          <m:rPr>
            <m:sty m:val="p"/>
          </m:rPr>
          <m:t>)</m:t>
        </m:r>
      </m:oMath>
      <w:r>
        <w:t xml:space="preserve">.</w:t>
      </w:r>
      <w:r>
        <w:t xml:space="preserve"> </w:t>
      </w:r>
      <w:r>
        <w:t xml:space="preserve">Their means are</w:t>
      </w:r>
      <w:r>
        <w:t xml:space="preserve"> </w:t>
      </w:r>
      <m:oMath>
        <m:acc>
          <m:accPr>
            <m:chr m:val="‾"/>
          </m:accPr>
          <m:e>
            <m:r>
              <m:t>x</m:t>
            </m:r>
          </m:e>
        </m:acc>
        <m:r>
          <m:rPr>
            <m:sty m:val="p"/>
          </m:rPr>
          <m:t>=</m:t>
        </m:r>
        <m:acc>
          <m:accPr>
            <m:chr m:val="‾"/>
          </m:accPr>
          <m:e>
            <m:r>
              <m:t>y</m:t>
            </m:r>
          </m:e>
        </m:acc>
        <m:r>
          <m:rPr>
            <m:sty m:val="p"/>
          </m:rPr>
          <m:t>=</m:t>
        </m:r>
        <m:r>
          <m:t>2</m:t>
        </m:r>
      </m:oMath>
      <w:r>
        <w:t xml:space="preserve">, so</w:t>
      </w:r>
      <w:r>
        <w:t xml:space="preserve"> </w:t>
      </w:r>
      <m:oMath>
        <m:acc>
          <m:accPr>
            <m:chr m:val="̃"/>
          </m:accPr>
          <m:e>
            <m:acc>
              <m:accPr>
                <m:chr m:val="̃"/>
              </m:accPr>
              <m:e>
                <m:r>
                  <m:t>x</m:t>
                </m:r>
              </m:e>
            </m:acc>
          </m:e>
        </m:acc>
        <m:r>
          <m:rPr>
            <m:sty m:val="p"/>
          </m:rPr>
          <m:t>=</m:t>
        </m:r>
        <m:r>
          <m:rPr>
            <m:sty m:val="p"/>
          </m:rPr>
          <m:t>(</m:t>
        </m:r>
        <m:r>
          <m:rPr>
            <m:sty m:val="p"/>
          </m:rPr>
          <m:t>−</m:t>
        </m:r>
        <m:r>
          <m:t>1</m:t>
        </m:r>
        <m:r>
          <m:rPr>
            <m:sty m:val="p"/>
          </m:rPr>
          <m:t>,</m:t>
        </m:r>
        <m:r>
          <m:t>0</m:t>
        </m:r>
        <m:r>
          <m:rPr>
            <m:sty m:val="p"/>
          </m:rPr>
          <m:t>,</m:t>
        </m:r>
        <m:r>
          <m:t>1</m:t>
        </m:r>
        <m:r>
          <m:rPr>
            <m:sty m:val="p"/>
          </m:rPr>
          <m:t>)</m:t>
        </m:r>
      </m:oMath>
      <w:r>
        <w:t xml:space="preserve"> </w:t>
      </w:r>
      <w:r>
        <w:t xml:space="preserve">and</w:t>
      </w:r>
      <w:r>
        <w:t xml:space="preserve"> </w:t>
      </w:r>
      <m:oMath>
        <m:acc>
          <m:accPr>
            <m:chr m:val="̃"/>
          </m:accPr>
          <m:e>
            <m:acc>
              <m:accPr>
                <m:chr m:val="̃"/>
              </m:accPr>
              <m:e>
                <m:r>
                  <m:t>y</m:t>
                </m:r>
              </m:e>
            </m:acc>
          </m:e>
        </m:acc>
        <m:r>
          <m:rPr>
            <m:sty m:val="p"/>
          </m:rPr>
          <m:t>=</m:t>
        </m:r>
        <m:r>
          <m:rPr>
            <m:sty m:val="p"/>
          </m:rPr>
          <m:t>(</m:t>
        </m:r>
        <m:r>
          <m:rPr>
            <m:sty m:val="p"/>
          </m:rPr>
          <m:t>−</m:t>
        </m:r>
        <m:r>
          <m:t>1</m:t>
        </m:r>
        <m:r>
          <m:rPr>
            <m:sty m:val="p"/>
          </m:rPr>
          <m:t>,</m:t>
        </m:r>
        <m:r>
          <m:t>1</m:t>
        </m:r>
        <m:r>
          <m:rPr>
            <m:sty m:val="p"/>
          </m:rPr>
          <m:t>,</m:t>
        </m:r>
        <m:r>
          <m:t>0</m:t>
        </m:r>
        <m:r>
          <m:rPr>
            <m:sty m:val="p"/>
          </m:rPr>
          <m:t>)</m:t>
        </m:r>
      </m:oMath>
      <w:r>
        <w:t xml:space="preserve">.</w:t>
      </w:r>
      <w:r>
        <w:t xml:space="preserve"> </w:t>
      </w:r>
      <w:r>
        <w:t xml:space="preserve">Then</w:t>
      </w:r>
    </w:p>
    <w:p>
      <w:pPr>
        <w:pStyle w:val="BodyText"/>
      </w:pPr>
      <m:oMathPara>
        <m:oMathParaPr>
          <m:jc m:val="center"/>
        </m:oMathParaPr>
        <m:oMath>
          <m:eqArr>
            <m:e>
              <m:acc>
                <m:accPr>
                  <m:chr m:val="̃"/>
                </m:accPr>
                <m:e>
                  <m:acc>
                    <m:accPr>
                      <m:chr m:val="̃"/>
                    </m:accPr>
                    <m:e>
                      <m:r>
                        <m:t>x</m:t>
                      </m:r>
                    </m:e>
                  </m:acc>
                </m:e>
              </m:acc>
              <m:r>
                <m:rPr>
                  <m:sty m:val="p"/>
                </m:rPr>
                <m:t>⋅</m:t>
              </m:r>
              <m:acc>
                <m:accPr>
                  <m:chr m:val="̃"/>
                </m:accPr>
                <m:e>
                  <m:acc>
                    <m:accPr>
                      <m:chr m:val="̃"/>
                    </m:accPr>
                    <m:e>
                      <m:r>
                        <m:t>y</m:t>
                      </m:r>
                    </m:e>
                  </m:acc>
                </m:e>
              </m:acc>
              <m:r>
                <m:t>&amp;</m:t>
              </m:r>
              <m:r>
                <m:rPr>
                  <m:sty m:val="p"/>
                </m:rPr>
                <m:t>=</m:t>
              </m:r>
              <m:r>
                <m:t>1</m:t>
              </m:r>
              <m:r>
                <m:rPr>
                  <m:sty m:val="p"/>
                </m:rPr>
                <m:t>+</m:t>
              </m:r>
              <m:r>
                <m:t>0</m:t>
              </m:r>
              <m:r>
                <m:rPr>
                  <m:sty m:val="p"/>
                </m:rPr>
                <m:t>+</m:t>
              </m:r>
              <m:r>
                <m:t>0</m:t>
              </m:r>
              <m:r>
                <m:rPr>
                  <m:sty m:val="p"/>
                </m:rPr>
                <m:t>=</m:t>
              </m:r>
              <m:r>
                <m:t>1</m:t>
              </m:r>
              <m:r>
                <m:rPr>
                  <m:sty m:val="p"/>
                </m:rPr>
                <m:t>,</m:t>
              </m:r>
            </m:e>
            <m:e>
              <m:r>
                <m:t>​</m:t>
              </m:r>
              <m:d>
                <m:dPr>
                  <m:begChr m:val="∥"/>
                  <m:sepChr m:val=""/>
                  <m:endChr m:val="∥"/>
                  <m:grow/>
                </m:dPr>
                <m:e>
                  <m:acc>
                    <m:accPr>
                      <m:chr m:val="̃"/>
                    </m:accPr>
                    <m:e>
                      <m:acc>
                        <m:accPr>
                          <m:chr m:val="̃"/>
                        </m:accPr>
                        <m:e>
                          <m:r>
                            <m:t>x</m:t>
                          </m:r>
                        </m:e>
                      </m:acc>
                    </m:e>
                  </m:acc>
                </m:e>
              </m:d>
              <m:r>
                <m:t>​</m:t>
              </m:r>
              <m:r>
                <m:t>&amp;</m:t>
              </m:r>
              <m:r>
                <m:rPr>
                  <m:sty m:val="p"/>
                </m:rPr>
                <m:t>=</m:t>
              </m:r>
              <m:r>
                <m:t>​</m:t>
              </m:r>
              <m:d>
                <m:dPr>
                  <m:begChr m:val="∥"/>
                  <m:sepChr m:val=""/>
                  <m:endChr m:val="∥"/>
                  <m:grow/>
                </m:dPr>
                <m:e>
                  <m:acc>
                    <m:accPr>
                      <m:chr m:val="̃"/>
                    </m:accPr>
                    <m:e>
                      <m:acc>
                        <m:accPr>
                          <m:chr m:val="̃"/>
                        </m:accPr>
                        <m:e>
                          <m:r>
                            <m:t>y</m:t>
                          </m:r>
                        </m:e>
                      </m:acc>
                    </m:e>
                  </m:acc>
                </m:e>
              </m:d>
              <m:r>
                <m:t>​</m:t>
              </m:r>
              <m:r>
                <m:rPr>
                  <m:sty m:val="p"/>
                </m:rPr>
                <m:t>=</m:t>
              </m:r>
              <m:rad>
                <m:radPr>
                  <m:degHide m:val="on"/>
                </m:radPr>
                <m:deg/>
                <m:e>
                  <m:r>
                    <m:t>2</m:t>
                  </m:r>
                </m:e>
              </m:rad>
              <m:r>
                <m:rPr>
                  <m:sty m:val="p"/>
                </m:rPr>
                <m:t>,</m:t>
              </m:r>
            </m:e>
          </m:eqArr>
        </m:oMath>
      </m:oMathPara>
    </w:p>
    <w:p>
      <w:pPr>
        <w:pStyle w:val="FirstParagraph"/>
      </w:pPr>
      <w:r>
        <w:t xml:space="preserve">so</w:t>
      </w:r>
      <w:r>
        <w:t xml:space="preserve"> </w:t>
      </w:r>
      <m:oMath>
        <m:r>
          <m:t>r</m:t>
        </m:r>
        <m:r>
          <m:rPr>
            <m:sty m:val="p"/>
          </m:rPr>
          <m:t>=</m:t>
        </m:r>
        <m:r>
          <m:rPr>
            <m:sty m:val="p"/>
          </m:rPr>
          <m:t>cossim</m:t>
        </m:r>
        <m:r>
          <m:rPr>
            <m:sty m:val="p"/>
          </m:rPr>
          <m:t>(</m:t>
        </m:r>
        <m:acc>
          <m:accPr>
            <m:chr m:val="̃"/>
          </m:accPr>
          <m:e>
            <m:acc>
              <m:accPr>
                <m:chr m:val="̃"/>
              </m:accPr>
              <m:e>
                <m:r>
                  <m:t>x</m:t>
                </m:r>
              </m:e>
            </m:acc>
          </m:e>
        </m:acc>
        <m:r>
          <m:rPr>
            <m:sty m:val="p"/>
          </m:rPr>
          <m:t>,</m:t>
        </m:r>
        <m:acc>
          <m:accPr>
            <m:chr m:val="̃"/>
          </m:accPr>
          <m:e>
            <m:acc>
              <m:accPr>
                <m:chr m:val="̃"/>
              </m:accPr>
              <m:e>
                <m:r>
                  <m:t>y</m:t>
                </m:r>
              </m:e>
            </m:acc>
          </m:e>
        </m:acc>
        <m:r>
          <m:rPr>
            <m:sty m:val="p"/>
          </m:rPr>
          <m:t>)</m:t>
        </m:r>
        <m:r>
          <m:rPr>
            <m:sty m:val="p"/>
          </m:rPr>
          <m:t>=</m:t>
        </m:r>
        <m:r>
          <m:t>1</m:t>
        </m:r>
        <m:r>
          <m:rPr>
            <m:sty m:val="p"/>
          </m:rPr>
          <m:t>/</m:t>
        </m:r>
        <m:r>
          <m:t>2</m:t>
        </m:r>
      </m:oMath>
      <w:r>
        <w:t xml:space="preserve">.</w:t>
      </w:r>
    </w:p>
    <w:p>
      <w:pPr>
        <w:pStyle w:val="BodyText"/>
      </w:pPr>
      <w:r>
        <w:t xml:space="preserve">Without centering,</w:t>
      </w:r>
      <w:r>
        <w:t xml:space="preserve"> </w:t>
      </w:r>
      <m:oMath>
        <m:acc>
          <m:accPr>
            <m:chr m:val="̃"/>
          </m:accPr>
          <m:e>
            <m:r>
              <m:t>x</m:t>
            </m:r>
          </m:e>
        </m:acc>
        <m:r>
          <m:rPr>
            <m:sty m:val="p"/>
          </m:rPr>
          <m:t>⋅</m:t>
        </m:r>
        <m:acc>
          <m:accPr>
            <m:chr m:val="̃"/>
          </m:accPr>
          <m:e>
            <m:r>
              <m:t>y</m:t>
            </m:r>
          </m:e>
        </m:acc>
        <m:r>
          <m:rPr>
            <m:sty m:val="p"/>
          </m:rPr>
          <m:t>=</m:t>
        </m:r>
        <m:r>
          <m:t>1</m:t>
        </m:r>
        <m:r>
          <m:rPr>
            <m:sty m:val="p"/>
          </m:rPr>
          <m:t>+</m:t>
        </m:r>
        <m:r>
          <m:t>6</m:t>
        </m:r>
        <m:r>
          <m:rPr>
            <m:sty m:val="p"/>
          </m:rPr>
          <m:t>+</m:t>
        </m:r>
        <m:r>
          <m:t>6</m:t>
        </m:r>
        <m:r>
          <m:rPr>
            <m:sty m:val="p"/>
          </m:rPr>
          <m:t>=</m:t>
        </m:r>
        <m:r>
          <m:t>13</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rad>
          <m:radPr>
            <m:degHide m:val="on"/>
          </m:radPr>
          <m:deg/>
          <m:e>
            <m:r>
              <m:t>14</m:t>
            </m:r>
          </m:e>
        </m:rad>
      </m:oMath>
      <w:r>
        <w:t xml:space="preserve">,</w:t>
      </w:r>
      <w:r>
        <w:t xml:space="preserve"> </w:t>
      </w:r>
      <w:r>
        <w:t xml:space="preserve">so</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r>
          <m:t>13</m:t>
        </m:r>
        <m:r>
          <m:rPr>
            <m:sty m:val="p"/>
          </m:rPr>
          <m:t>/</m:t>
        </m:r>
        <m:r>
          <m:t>14</m:t>
        </m:r>
      </m:oMath>
      <w:r>
        <w:t xml:space="preserve">.</w:t>
      </w:r>
      <w:r>
        <w:t xml:space="preserve"> </w:t>
      </w:r>
      <w:r>
        <w:t xml:space="preserve">The uncentered value is close to</w:t>
      </w:r>
      <w:r>
        <w:t xml:space="preserve"> </w:t>
      </w:r>
      <m:oMath>
        <m:r>
          <m:t>1</m:t>
        </m:r>
      </m:oMath>
      <w:r>
        <w:t xml:space="preserve"> </w:t>
      </w:r>
      <w:r>
        <w:t xml:space="preserve">mostly because both vectors have positive entries and the same mean, not because they move together.</w:t>
      </w:r>
    </w:p>
    <w:bookmarkEnd w:id="385"/>
    <w:bookmarkEnd w:id="386"/>
    <w:bookmarkStart w:id="405"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87" name="Picture"/>
                  <a:graphic>
                    <a:graphicData uri="http://schemas.openxmlformats.org/drawingml/2006/picture">
                      <pic:pic>
                        <pic:nvPicPr>
                          <pic:cNvPr descr="/opt/quarto/share/formats/docx/note.png" id="388"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89" w:name="thm-dot-linear-sum"/>
    <w:p>
      <w:pPr>
        <w:pStyle w:val="BodyText"/>
      </w:pPr>
      <w:r>
        <w:rPr>
          <w:b/>
          <w:bCs/>
        </w:rPr>
        <w:t xml:space="preserve">Theorem 62 (The dot product of a vector with a linear combination)</w:t>
      </w:r>
      <w:r>
        <w:t xml:space="preserve"> </w:t>
      </w:r>
      <w:r>
        <w:t xml:space="preserve">For vectors</w:t>
      </w:r>
      <w:r>
        <w:t xml:space="preserve"> </w:t>
      </w:r>
      <m:oMath>
        <m:acc>
          <m:accPr>
            <m:chr m:val="̃"/>
          </m:accPr>
          <m:e>
            <m:r>
              <m:t>x</m:t>
            </m:r>
          </m:e>
        </m:acc>
        <m:r>
          <m:rPr>
            <m:sty m:val="p"/>
          </m:rPr>
          <m:t>,</m:t>
        </m:r>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sSup>
          <m:e>
            <m:r>
              <m:rPr>
                <m:scr m:val="double-struck"/>
                <m:sty m:val="p"/>
              </m:rPr>
              <m:t>R</m:t>
            </m:r>
          </m:e>
          <m:sup>
            <m:r>
              <m:t>p</m:t>
            </m:r>
          </m:sup>
        </m:sSup>
      </m:oMath>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m:oMathPara>
        <m:oMathParaPr>
          <m:jc m:val="center"/>
        </m:oMathParaPr>
        <m:oMath>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oMath>
      </m:oMathPara>
    </w:p>
    <w:bookmarkEnd w:id="389"/>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m:oMath>
        <m:sSub>
          <m:e>
            <m:acc>
              <m:accPr>
                <m:chr m:val="̃"/>
              </m:accPr>
              <m:e>
                <m:r>
                  <m:t>u</m:t>
                </m:r>
              </m:e>
            </m:acc>
          </m:e>
          <m:sub>
            <m:r>
              <m:t>j</m:t>
            </m:r>
          </m:sub>
        </m:sSub>
      </m:oMath>
      <w:r>
        <w:t xml:space="preserve">. Then</w:t>
      </w:r>
    </w:p>
    <w:p>
      <w:pPr>
        <w:pStyle w:val="BodyText"/>
      </w:pPr>
      <m:oMathPara>
        <m:oMathParaPr>
          <m:jc m:val="center"/>
        </m:oMathParaPr>
        <m:oMath>
          <m:eqArr>
            <m:e>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k</m:t>
                  </m:r>
                </m:sup>
                <m:e>
                  <m:sSub>
                    <m:e>
                      <m:r>
                        <m:t>c</m:t>
                      </m:r>
                    </m:e>
                    <m:sub>
                      <m:r>
                        <m:t>j</m:t>
                      </m:r>
                    </m:sub>
                  </m:sSub>
                </m:e>
              </m:nary>
              <m:sSub>
                <m:e>
                  <m:r>
                    <m:t>u</m:t>
                  </m:r>
                </m:e>
                <m:sub>
                  <m:r>
                    <m:t>j</m:t>
                  </m:r>
                  <m:r>
                    <m:t>i</m:t>
                  </m:r>
                </m:sub>
              </m:sSub>
              <m:r>
                <m:t>&amp;</m:t>
              </m:r>
              <m:r>
                <m:t>&amp;</m:t>
              </m:r>
              <m:r>
                <m:rPr>
                  <m:nor/>
                  <m:sty m:val="p"/>
                </m:rPr>
                <m:t>(</m:t>
              </m:r>
              <m:r>
                <m:rPr>
                  <m:nor/>
                  <m:sty m:val="p"/>
                </m:rPr>
                <m:t>Definition 8</m:t>
              </m:r>
              <m:r>
                <m:rPr>
                  <m:nor/>
                  <m:sty m:val="p"/>
                </m:rPr>
                <m:t>, </m:t>
              </m:r>
              <m:r>
                <m:rPr>
                  <m:nor/>
                  <m:sty m:val="p"/>
                </m:rPr>
                <m:t>Definition 9</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k</m:t>
                      </m:r>
                    </m:sup>
                    <m:e>
                      <m:sSub>
                        <m:e>
                          <m:r>
                            <m:t>x</m:t>
                          </m:r>
                        </m:e>
                        <m:sub>
                          <m:r>
                            <m:t>i</m:t>
                          </m:r>
                        </m:sub>
                      </m:sSub>
                    </m:e>
                  </m:nary>
                </m:e>
              </m:nary>
              <m:sSub>
                <m:e>
                  <m:r>
                    <m:t>c</m:t>
                  </m:r>
                </m:e>
                <m:sub>
                  <m:r>
                    <m:t>j</m:t>
                  </m:r>
                </m:sub>
              </m:sSub>
              <m:sSub>
                <m:e>
                  <m:r>
                    <m:t>u</m:t>
                  </m:r>
                </m:e>
                <m:sub>
                  <m:r>
                    <m:t>j</m:t>
                  </m:r>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x</m:t>
                          </m:r>
                        </m:e>
                        <m:sub>
                          <m:r>
                            <m:t>i</m:t>
                          </m:r>
                        </m:sub>
                      </m:sSub>
                    </m:e>
                  </m:nary>
                </m:e>
              </m:nary>
              <m:sSub>
                <m:e>
                  <m:r>
                    <m:t>c</m:t>
                  </m:r>
                </m:e>
                <m:sub>
                  <m:r>
                    <m:t>j</m:t>
                  </m:r>
                </m:sub>
              </m:sSub>
              <m:sSub>
                <m:e>
                  <m:r>
                    <m:t>u</m:t>
                  </m:r>
                </m:e>
                <m:sub>
                  <m:r>
                    <m:t>j</m:t>
                  </m:r>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c</m:t>
                          </m:r>
                        </m:e>
                        <m:sub>
                          <m:r>
                            <m:t>j</m:t>
                          </m:r>
                        </m:sub>
                      </m:sSub>
                    </m:e>
                  </m:nary>
                </m:e>
              </m:nary>
              <m:sSub>
                <m:e>
                  <m:r>
                    <m:t>x</m:t>
                  </m:r>
                </m:e>
                <m:sub>
                  <m:r>
                    <m:t>i</m:t>
                  </m:r>
                </m:sub>
              </m:sSub>
              <m:sSub>
                <m:e>
                  <m:r>
                    <m:t>u</m:t>
                  </m:r>
                </m:e>
                <m:sub>
                  <m:r>
                    <m:t>j</m:t>
                  </m:r>
                  <m:r>
                    <m:t>i</m:t>
                  </m:r>
                </m:sub>
              </m:sSub>
              <m:r>
                <m:t>&amp;</m:t>
              </m:r>
              <m:r>
                <m:t>&amp;</m:t>
              </m:r>
              <m:r>
                <m:rPr>
                  <m:nor/>
                  <m:sty m:val="p"/>
                </m:rPr>
                <m:t>(commute the factors in each product)</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nary>
                <m:naryPr>
                  <m:chr m:val="∑"/>
                  <m:limLoc m:val="undOvr"/>
                  <m:subHide m:val="off"/>
                  <m:supHide m:val="off"/>
                </m:naryPr>
                <m:sub>
                  <m:r>
                    <m:t>i</m:t>
                  </m:r>
                  <m:r>
                    <m:rPr>
                      <m:sty m:val="p"/>
                    </m:rPr>
                    <m:t>=</m:t>
                  </m:r>
                  <m:r>
                    <m:t>1</m:t>
                  </m:r>
                </m:sub>
                <m:sup>
                  <m:r>
                    <m:t>p</m:t>
                  </m:r>
                </m:sup>
                <m:e>
                  <m:sSub>
                    <m:e>
                      <m:r>
                        <m:t>x</m:t>
                      </m:r>
                    </m:e>
                    <m:sub>
                      <m:r>
                        <m:t>i</m:t>
                      </m:r>
                    </m:sub>
                  </m:sSub>
                </m:e>
              </m:nary>
              <m:sSub>
                <m:e>
                  <m:r>
                    <m:t>u</m:t>
                  </m:r>
                </m:e>
                <m:sub>
                  <m:r>
                    <m:t>j</m:t>
                  </m:r>
                  <m:r>
                    <m:t>i</m:t>
                  </m:r>
                </m:sub>
              </m:sSub>
              <m:r>
                <m:t>&amp;</m:t>
              </m:r>
              <m:r>
                <m:t>&amp;</m:t>
              </m:r>
              <m:r>
                <m:rPr>
                  <m:nor/>
                  <m:sty m:val="p"/>
                </m:rPr>
                <m:t>(factor </m:t>
              </m:r>
              <m:sSub>
                <m:e>
                  <m:r>
                    <m:t>c</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r>
                <m:t>&amp;</m:t>
              </m:r>
              <m:r>
                <m:t>&amp;</m:t>
              </m:r>
              <m:r>
                <m:rPr>
                  <m:nor/>
                  <m:sty m:val="p"/>
                </m:rPr>
                <m:t>(</m:t>
              </m:r>
              <m:r>
                <m:rPr>
                  <m:nor/>
                  <m:sty m:val="p"/>
                </m:rPr>
                <m:t>Definition 8</m:t>
              </m:r>
              <m:r>
                <m:rPr>
                  <m:nor/>
                  <m:sty m:val="p"/>
                </m:rPr>
                <m:t>)</m:t>
              </m:r>
            </m:e>
          </m:eqArr>
        </m:oMath>
      </m:oMathPara>
    </w:p>
    <w:bookmarkStart w:id="390" w:name="exm-dot-linear-sum"/>
    <w:p>
      <w:pPr>
        <w:pStyle w:val="FirstParagraph"/>
      </w:pPr>
      <w:r>
        <w:rPr>
          <w:b/>
          <w:bCs/>
        </w:rPr>
        <w:t xml:space="preserve">Example 112 (Dotting with a combination of three vectors)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m:oMathPara>
        <m:oMathParaPr>
          <m:jc m:val="center"/>
        </m:oMathParaPr>
        <m:oMath>
          <m:eqArr>
            <m:e>
              <m:acc>
                <m:accPr>
                  <m:chr m:val="̃"/>
                </m:accPr>
                <m:e>
                  <m:r>
                    <m:t>x</m:t>
                  </m:r>
                </m:e>
              </m:acc>
              <m:r>
                <m:rPr>
                  <m:sty m:val="p"/>
                </m:rPr>
                <m:t>⋅</m:t>
              </m:r>
              <m:r>
                <m:rPr>
                  <m:sty m:val="p"/>
                </m:rPr>
                <m:t>(</m:t>
              </m:r>
              <m:r>
                <m:t>2</m:t>
              </m:r>
              <m:r>
                <m:rPr>
                  <m:sty m:val="p"/>
                </m:rPr>
                <m:t>,</m:t>
              </m:r>
              <m:r>
                <m:rPr>
                  <m:sty m:val="p"/>
                </m:rPr>
                <m:t>−</m:t>
              </m:r>
              <m:r>
                <m:t>1</m:t>
              </m:r>
              <m:r>
                <m:rPr>
                  <m:sty m:val="p"/>
                </m:rPr>
                <m:t>,</m:t>
              </m:r>
              <m:r>
                <m:t>4</m:t>
              </m:r>
              <m:r>
                <m:rPr>
                  <m:sty m:val="p"/>
                </m:rPr>
                <m:t>)</m:t>
              </m:r>
              <m:r>
                <m:t>&amp;</m:t>
              </m:r>
              <m:r>
                <m:rPr>
                  <m:sty m:val="p"/>
                </m:rPr>
                <m:t>=</m:t>
              </m:r>
              <m:r>
                <m:t>2</m:t>
              </m:r>
              <m:r>
                <m:rPr>
                  <m:sty m:val="p"/>
                </m:rPr>
                <m:t>−</m:t>
              </m:r>
              <m:r>
                <m:t>2</m:t>
              </m:r>
              <m:r>
                <m:rPr>
                  <m:sty m:val="p"/>
                </m:rPr>
                <m:t>+</m:t>
              </m:r>
              <m:r>
                <m:t>12</m:t>
              </m:r>
            </m:e>
            <m:e>
              <m:r>
                <m:t>&amp;</m:t>
              </m:r>
              <m:r>
                <m:rPr>
                  <m:sty m:val="p"/>
                </m:rPr>
                <m:t>=</m:t>
              </m:r>
              <m:r>
                <m:t>12</m:t>
              </m:r>
              <m:r>
                <m:rPr>
                  <m:sty m:val="p"/>
                </m:rPr>
                <m:t>.</m:t>
              </m:r>
            </m:e>
          </m:eqArr>
        </m:oMath>
      </m:oMathPara>
    </w:p>
    <w:p>
      <w:pPr>
        <w:pStyle w:val="FirstParagraph"/>
      </w:pPr>
      <w:r>
        <w:t xml:space="preserve">By</w:t>
      </w:r>
      <w:r>
        <w:t xml:space="preserve"> </w:t>
      </w:r>
      <w:hyperlink w:anchor="thm-dot-linear-sum">
        <w:r>
          <w:rPr>
            <w:rStyle w:val="Hyperlink"/>
          </w:rPr>
          <w:t xml:space="preserve">Theorem 62</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90"/>
    <w:bookmarkStart w:id="391" w:name="thm-orthonormal-independent"/>
    <w:p>
      <w:pPr>
        <w:pStyle w:val="BodyText"/>
      </w:pPr>
      <w:r>
        <w:rPr>
          <w:b/>
          <w:bCs/>
        </w:rPr>
        <w:t xml:space="preserve">Theorem 63 (Orthonormal vectors are linearly independent)</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then they are linearly independent (</w:t>
      </w:r>
      <w:hyperlink w:anchor="def-linearly-independent">
        <w:r>
          <w:rPr>
            <w:rStyle w:val="Hyperlink"/>
          </w:rPr>
          <w:t xml:space="preserve">Definition 43</w:t>
        </w:r>
      </w:hyperlink>
      <w:r>
        <w:t xml:space="preserve">).</w:t>
      </w:r>
    </w:p>
    <w:bookmarkEnd w:id="391"/>
    <w:p>
      <w:pPr>
        <w:pStyle w:val="BodyText"/>
      </w:pPr>
      <w:r>
        <w:rPr>
          <w:i/>
          <w:iCs/>
        </w:rPr>
        <w:t xml:space="preserve">Proof</w:t>
      </w:r>
      <w:r>
        <w:t xml:space="preserve">. </w:t>
      </w:r>
      <w:r>
        <w:t xml:space="preserve">Suppose</w:t>
      </w:r>
      <w:r>
        <w:t xml:space="preserve"> </w:t>
      </w:r>
      <m:oMath>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r>
          <m:rPr>
            <m:sty m:val="p"/>
          </m:rPr>
          <m:t>=</m:t>
        </m:r>
        <m:acc>
          <m:accPr>
            <m:chr m:val="̃"/>
          </m:accPr>
          <m:e>
            <m:r>
              <m:t>0</m:t>
            </m:r>
          </m:e>
        </m:acc>
      </m:oMath>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m:oMathPara>
        <m:oMathParaPr>
          <m:jc m:val="center"/>
        </m:oMathParaPr>
        <m:oMath>
          <m:eqArr>
            <m:e>
              <m:r>
                <m:t>0</m:t>
              </m:r>
              <m:r>
                <m:t>&amp;</m:t>
              </m:r>
              <m:r>
                <m:rPr>
                  <m:sty m:val="p"/>
                </m:rPr>
                <m:t>=</m:t>
              </m:r>
              <m:sSub>
                <m:e>
                  <m:acc>
                    <m:accPr>
                      <m:chr m:val="̃"/>
                    </m:accPr>
                    <m:e>
                      <m:r>
                        <m:t>q</m:t>
                      </m:r>
                    </m:e>
                  </m:acc>
                </m:e>
                <m:sub>
                  <m:r>
                    <m:t>i</m:t>
                  </m:r>
                </m:sub>
              </m:sSub>
              <m:r>
                <m:rPr>
                  <m:sty m:val="p"/>
                </m:rPr>
                <m:t>⋅</m:t>
              </m:r>
              <m:acc>
                <m:accPr>
                  <m:chr m:val="̃"/>
                </m:accPr>
                <m:e>
                  <m:r>
                    <m:t>0</m:t>
                  </m:r>
                </m:e>
              </m:acc>
              <m:r>
                <m:t>&amp;</m:t>
              </m:r>
              <m:r>
                <m:t>&amp;</m:t>
              </m:r>
              <m:r>
                <m:rPr>
                  <m:nor/>
                  <m:sty m:val="p"/>
                </m:rPr>
                <m:t>(every term of the dot product is </m:t>
              </m:r>
              <m:r>
                <m:t>0</m:t>
              </m:r>
              <m:r>
                <m:rPr>
                  <m:nor/>
                  <m:sty m:val="p"/>
                </m:rPr>
                <m:t>)</m:t>
              </m:r>
            </m:e>
            <m:e>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 the supposed equation)</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62</m:t>
              </m:r>
              <m:r>
                <m:rPr>
                  <m:nor/>
                  <m:sty m:val="p"/>
                </m:rPr>
                <m:t>)</m:t>
              </m:r>
            </m:e>
            <m:e>
              <m:r>
                <m:t>&amp;</m:t>
              </m:r>
              <m:r>
                <m:rPr>
                  <m:sty m:val="p"/>
                </m:rPr>
                <m:t>=</m:t>
              </m:r>
              <m:sSub>
                <m:e>
                  <m:r>
                    <m:t>c</m:t>
                  </m:r>
                </m:e>
                <m:sub>
                  <m:r>
                    <m:t>i</m:t>
                  </m:r>
                </m:sub>
              </m:sSub>
              <m:r>
                <m:rPr>
                  <m:sty m:val="p"/>
                </m:rPr>
                <m:t>.</m:t>
              </m:r>
              <m:r>
                <m:t>&amp;</m:t>
              </m:r>
              <m:r>
                <m:t>&amp;</m:t>
              </m:r>
              <m:r>
                <m:rPr>
                  <m:nor/>
                  <m:sty m:val="p"/>
                </m:rPr>
                <m:t>(</m:t>
              </m:r>
              <m:sSub>
                <m:e>
                  <m:acc>
                    <m:accPr>
                      <m:chr m:val="̃"/>
                    </m:accPr>
                    <m:e>
                      <m:r>
                        <m:t>q</m:t>
                      </m:r>
                    </m:e>
                  </m:acc>
                </m:e>
                <m:sub>
                  <m:r>
                    <m:t>i</m:t>
                  </m:r>
                </m:sub>
              </m:sSub>
              <m:r>
                <m:rPr>
                  <m:sty m:val="p"/>
                </m:rPr>
                <m:t>⋅</m:t>
              </m:r>
              <m:sSub>
                <m:e>
                  <m:acc>
                    <m:accPr>
                      <m:chr m:val="̃"/>
                    </m:accPr>
                    <m:e>
                      <m:r>
                        <m:t>q</m:t>
                      </m:r>
                    </m:e>
                  </m:acc>
                </m:e>
                <m:sub>
                  <m:r>
                    <m:t>j</m:t>
                  </m:r>
                </m:sub>
              </m:sSub>
              <m:r>
                <m:rPr>
                  <m:nor/>
                  <m:sty m:val="p"/>
                </m:rPr>
                <m:t> is </m:t>
              </m:r>
              <m:r>
                <m:t>1</m:t>
              </m:r>
              <m:r>
                <m:rPr>
                  <m:nor/>
                  <m:sty m:val="p"/>
                </m:rPr>
                <m:t> if </m:t>
              </m:r>
              <m:r>
                <m:t>j</m:t>
              </m:r>
              <m:r>
                <m:rPr>
                  <m:sty m:val="p"/>
                </m:rPr>
                <m:t>=</m:t>
              </m:r>
              <m:r>
                <m:t>i</m:t>
              </m:r>
              <m:r>
                <m:rPr>
                  <m:nor/>
                  <m:sty m:val="p"/>
                </m:rPr>
                <m:t> and </m:t>
              </m:r>
              <m:r>
                <m:t>0</m:t>
              </m:r>
              <m:r>
                <m:rPr>
                  <m:nor/>
                  <m:sty m:val="p"/>
                </m:rPr>
                <m:t> otherwise)</m:t>
              </m:r>
            </m:e>
          </m:eqArr>
        </m:oMath>
      </m:oMathPara>
    </w:p>
    <w:p>
      <w:pPr>
        <w:pStyle w:val="FirstParagraph"/>
      </w:pPr>
      <w:r>
        <w:t xml:space="preserve">So every</w:t>
      </w:r>
      <w:r>
        <w:t xml:space="preserve"> </w:t>
      </w:r>
      <m:oMath>
        <m:sSub>
          <m:e>
            <m:r>
              <m:t>c</m:t>
            </m:r>
          </m:e>
          <m:sub>
            <m:r>
              <m:t>i</m:t>
            </m:r>
          </m:sub>
        </m:sSub>
        <m:r>
          <m:rPr>
            <m:sty m:val="p"/>
          </m:rPr>
          <m:t>=</m:t>
        </m:r>
        <m:r>
          <m:t>0</m:t>
        </m:r>
      </m:oMath>
      <w:r>
        <w:t xml:space="preserve">.</w:t>
      </w:r>
    </w:p>
    <w:bookmarkStart w:id="392" w:name="exm-orthonormal-independent"/>
    <w:p>
      <w:pPr>
        <w:pStyle w:val="BodyText"/>
      </w:pPr>
      <w:r>
        <w:rPr>
          <w:b/>
          <w:bCs/>
        </w:rPr>
        <w:t xml:space="preserve">Example 113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m:oMathPara>
        <m:oMathParaPr>
          <m:jc m:val="center"/>
        </m:oMathParaPr>
        <m:oMath>
          <m:sSub>
            <m:e>
              <m:acc>
                <m:accPr>
                  <m:chr m:val="̃"/>
                </m:accPr>
                <m:e>
                  <m:r>
                    <m:t>q</m:t>
                  </m:r>
                </m:e>
              </m:acc>
            </m:e>
            <m:sub>
              <m:r>
                <m:t>1</m:t>
              </m:r>
            </m:sub>
          </m:sSub>
          <m:r>
            <m:rPr>
              <m:sty m:val="p"/>
            </m:rPr>
            <m:t>=</m:t>
          </m:r>
          <m:r>
            <m:rPr>
              <m:sty m:val="p"/>
            </m:rPr>
            <m:t>(</m:t>
          </m:r>
          <m:r>
            <m:t>0</m:t>
          </m:r>
          <m:r>
            <m:rPr>
              <m:sty m:val="p"/>
            </m:rPr>
            <m:t>,</m:t>
          </m:r>
          <m:r>
            <m:t>0</m:t>
          </m:r>
          <m:r>
            <m:rPr>
              <m:sty m:val="p"/>
            </m:rPr>
            <m:t>,</m:t>
          </m:r>
          <m:r>
            <m:t>1</m:t>
          </m:r>
          <m:r>
            <m:rPr>
              <m:sty m:val="p"/>
            </m:rPr>
            <m:t>)</m:t>
          </m:r>
          <m:r>
            <m:rPr>
              <m:sty m:val="p"/>
            </m:rPr>
            <m:t>,</m:t>
          </m:r>
          <m:r>
            <m:t> </m:t>
          </m:r>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r>
            <m:t> </m:t>
          </m:r>
          <m:sSub>
            <m:e>
              <m:acc>
                <m:accPr>
                  <m:chr m:val="̃"/>
                </m:accPr>
                <m:e>
                  <m:r>
                    <m:t>q</m:t>
                  </m:r>
                </m:e>
              </m:acc>
            </m:e>
            <m:sub>
              <m:r>
                <m:t>3</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rPr>
              <m:sty m:val="p"/>
            </m:rPr>
            <m:t>.</m:t>
          </m:r>
        </m:oMath>
      </m:oMathPara>
    </w:p>
    <w:p>
      <w:pPr>
        <w:pStyle w:val="FirstParagraph"/>
      </w:pPr>
      <w:r>
        <w:t xml:space="preserve">Each has norm</w:t>
      </w:r>
      <w:r>
        <w:t xml:space="preserve"> </w:t>
      </w:r>
      <m:oMath>
        <m:r>
          <m:t>1</m:t>
        </m:r>
      </m:oMath>
      <w:r>
        <w:t xml:space="preserve">:</w:t>
      </w:r>
    </w:p>
    <w:p>
      <w:pPr>
        <w:pStyle w:val="BodyText"/>
      </w:pPr>
      <m:oMathPara>
        <m:oMathParaPr>
          <m:jc m:val="center"/>
        </m:oMathParaPr>
        <m:oMath>
          <m:eqArr>
            <m:e>
              <m:r>
                <m:t>​</m:t>
              </m:r>
              <m:d>
                <m:dPr>
                  <m:begChr m:val="∥"/>
                  <m:sepChr m:val=""/>
                  <m:endChr m:val="∥"/>
                  <m:grow/>
                </m:dPr>
                <m:e>
                  <m:sSub>
                    <m:e>
                      <m:acc>
                        <m:accPr>
                          <m:chr m:val="̃"/>
                        </m:accPr>
                        <m:e>
                          <m:r>
                            <m:t>q</m:t>
                          </m:r>
                        </m:e>
                      </m:acc>
                    </m:e>
                    <m:sub>
                      <m:r>
                        <m:t>2</m:t>
                      </m:r>
                    </m:sub>
                  </m:sSub>
                </m:e>
              </m:d>
              <m:sSup>
                <m:e>
                  <m:r>
                    <m:t>​</m:t>
                  </m:r>
                </m:e>
                <m:sup>
                  <m:r>
                    <m:t>2</m:t>
                  </m:r>
                </m:sup>
              </m:sSup>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1</m:t>
              </m:r>
              <m:r>
                <m:rPr>
                  <m:sty m:val="p"/>
                </m:rPr>
                <m:t>,</m:t>
              </m:r>
            </m:e>
          </m:eqArr>
        </m:oMath>
      </m:oMathPara>
    </w:p>
    <w:p>
      <w:pPr>
        <w:pStyle w:val="FirstParagraph"/>
      </w:pPr>
      <w:r>
        <w:t xml:space="preserve">and likewise for the others.</w:t>
      </w:r>
      <w:r>
        <w:t xml:space="preserve"> </w:t>
      </w:r>
      <w:r>
        <w:t xml:space="preserve">They are mutually orthogonal:</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t>0</m:t>
        </m:r>
      </m:oMath>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3</m:t>
            </m:r>
          </m:sub>
        </m:sSub>
        <m:r>
          <m:rPr>
            <m:sty m:val="p"/>
          </m:rPr>
          <m:t>=</m:t>
        </m:r>
        <m:r>
          <m:t>0</m:t>
        </m:r>
      </m:oMath>
      <w:r>
        <w:t xml:space="preserve">,</w:t>
      </w:r>
      <w:r>
        <w:t xml:space="preserve"> </w:t>
      </w:r>
      <w:r>
        <w:t xml:space="preserve">because</w:t>
      </w:r>
      <w:r>
        <w:t xml:space="preserve"> </w:t>
      </w:r>
      <m:oMath>
        <m:sSub>
          <m:e>
            <m:acc>
              <m:accPr>
                <m:chr m:val="̃"/>
              </m:accPr>
              <m:e>
                <m:r>
                  <m:t>q</m:t>
                </m:r>
              </m:e>
            </m:acc>
          </m:e>
          <m:sub>
            <m:r>
              <m:t>1</m:t>
            </m:r>
          </m:sub>
        </m:sSub>
      </m:oMath>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p>
      <w:pPr>
        <w:pStyle w:val="FirstParagraph"/>
      </w:pPr>
      <w:r>
        <w:t xml:space="preserve">So by</w:t>
      </w:r>
      <w:r>
        <w:t xml:space="preserve"> </w:t>
      </w:r>
      <w:hyperlink w:anchor="thm-orthonormal-independent">
        <w:r>
          <w:rPr>
            <w:rStyle w:val="Hyperlink"/>
          </w:rPr>
          <w:t xml:space="preserve">Theorem 63</w:t>
        </w:r>
      </w:hyperlink>
      <w:r>
        <w:t xml:space="preserve"> </w:t>
      </w:r>
      <w:r>
        <w:t xml:space="preserve">they are linearly independent,</w:t>
      </w:r>
      <w:r>
        <w:t xml:space="preserve"> </w:t>
      </w:r>
      <w:r>
        <w:t xml:space="preserve">with no need to solve</w:t>
      </w:r>
      <w:r>
        <w:t xml:space="preserve"> </w:t>
      </w:r>
      <m:oMath>
        <m:sSub>
          <m:e>
            <m:r>
              <m:t>c</m:t>
            </m:r>
          </m:e>
          <m:sub>
            <m:r>
              <m:t>1</m:t>
            </m:r>
          </m:sub>
        </m:sSub>
        <m:sSub>
          <m:e>
            <m:acc>
              <m:accPr>
                <m:chr m:val="̃"/>
              </m:accPr>
              <m:e>
                <m:r>
                  <m:t>q</m:t>
                </m:r>
              </m:e>
            </m:acc>
          </m:e>
          <m:sub>
            <m:r>
              <m:t>1</m:t>
            </m:r>
          </m:sub>
        </m:sSub>
        <m:r>
          <m:rPr>
            <m:sty m:val="p"/>
          </m:rPr>
          <m:t>+</m:t>
        </m:r>
        <m:sSub>
          <m:e>
            <m:r>
              <m:t>c</m:t>
            </m:r>
          </m:e>
          <m:sub>
            <m:r>
              <m:t>2</m:t>
            </m:r>
          </m:sub>
        </m:sSub>
        <m:sSub>
          <m:e>
            <m:acc>
              <m:accPr>
                <m:chr m:val="̃"/>
              </m:accPr>
              <m:e>
                <m:r>
                  <m:t>q</m:t>
                </m:r>
              </m:e>
            </m:acc>
          </m:e>
          <m:sub>
            <m:r>
              <m:t>2</m:t>
            </m:r>
          </m:sub>
        </m:sSub>
        <m:r>
          <m:rPr>
            <m:sty m:val="p"/>
          </m:rPr>
          <m:t>+</m:t>
        </m:r>
        <m:sSub>
          <m:e>
            <m:r>
              <m:t>c</m:t>
            </m:r>
          </m:e>
          <m:sub>
            <m:r>
              <m:t>3</m:t>
            </m:r>
          </m:sub>
        </m:sSub>
        <m:sSub>
          <m:e>
            <m:acc>
              <m:accPr>
                <m:chr m:val="̃"/>
              </m:accPr>
              <m:e>
                <m:r>
                  <m:t>q</m:t>
                </m:r>
              </m:e>
            </m:acc>
          </m:e>
          <m:sub>
            <m:r>
              <m:t>3</m:t>
            </m:r>
          </m:sub>
        </m:sSub>
        <m:r>
          <m:rPr>
            <m:sty m:val="p"/>
          </m:rPr>
          <m:t>=</m:t>
        </m:r>
        <m:acc>
          <m:accPr>
            <m:chr m:val="̃"/>
          </m:accPr>
          <m:e>
            <m:r>
              <m:t>0</m:t>
            </m:r>
          </m:e>
        </m:acc>
      </m:oMath>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392"/>
    <w:bookmarkStart w:id="393" w:name="def-orthonormal-basis"/>
    <w:p>
      <w:pPr>
        <w:pStyle w:val="BodyText"/>
      </w:pPr>
      <w:r>
        <w:rPr>
          <w:b/>
          <w:bCs/>
        </w:rPr>
        <w:t xml:space="preserve">Definition 77 (Orthonormal basis)</w:t>
      </w:r>
      <w:r>
        <w:t xml:space="preserve"> </w:t>
      </w:r>
      <w:r>
        <w:t xml:space="preserve">An</w:t>
      </w:r>
      <w:r>
        <w:t xml:space="preserve"> </w:t>
      </w:r>
      <w:r>
        <w:rPr>
          <w:b/>
          <w:bCs/>
        </w:rPr>
        <w:t xml:space="preserve">orthonormal basis</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whose vectors are orthonormal (</w:t>
      </w:r>
      <w:hyperlink w:anchor="def-orthonormal-vectors">
        <w:r>
          <w:rPr>
            <w:rStyle w:val="Hyperlink"/>
          </w:rPr>
          <w:t xml:space="preserve">Definition 19</w:t>
        </w:r>
      </w:hyperlink>
      <w:r>
        <w:t xml:space="preserve">).</w:t>
      </w:r>
    </w:p>
    <w:bookmarkEnd w:id="393"/>
    <w:bookmarkStart w:id="394" w:name="exm-orthonormal-basis"/>
    <w:p>
      <w:pPr>
        <w:pStyle w:val="BodyText"/>
      </w:pPr>
      <w:r>
        <w:rPr>
          <w:b/>
          <w:bCs/>
        </w:rPr>
        <w:t xml:space="preserve">Example 114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4"/>
        </w:numPr>
      </w:pP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sSub>
          <m:e>
            <m:acc>
              <m:accPr>
                <m:chr m:val="̃"/>
              </m:accPr>
              <m:e>
                <m:r>
                  <m:t>e</m:t>
                </m:r>
              </m:e>
            </m:acc>
          </m:e>
          <m:sub>
            <m:r>
              <m:t>3</m:t>
            </m:r>
          </m:sub>
        </m:sSub>
      </m:oMath>
      <w:r>
        <w:t xml:space="preserve"> </w:t>
      </w:r>
      <w:r>
        <w:t xml:space="preserve">are orthonormal</w:t>
      </w:r>
    </w:p>
    <w:p>
      <w:pPr>
        <w:pStyle w:val="Compact"/>
        <w:numPr>
          <w:ilvl w:val="1"/>
          <w:numId w:val="1047"/>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50</w:t>
        </w:r>
      </w:hyperlink>
      <w:r>
        <w:t xml:space="preserve">).</w:t>
      </w:r>
    </w:p>
    <w:p>
      <w:pPr>
        <w:pStyle w:val="Compact"/>
        <w:numPr>
          <w:ilvl w:val="0"/>
          <w:numId w:val="1064"/>
        </w:numPr>
      </w:pPr>
      <w:r>
        <w:t xml:space="preserve">The vectors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w:hyperlink w:anchor="exm-orthonormal-independent">
        <w:r>
          <w:rPr>
            <w:rStyle w:val="Hyperlink"/>
          </w:rPr>
          <w:t xml:space="preserve">Example 113</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48</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394"/>
    <w:bookmarkStart w:id="395" w:name="exm-not-orthonormal-basis"/>
    <w:p>
      <w:pPr>
        <w:pStyle w:val="FirstParagraph"/>
      </w:pPr>
      <w:r>
        <w:rPr>
          <w:b/>
          <w:bCs/>
        </w:rPr>
        <w:t xml:space="preserve">Example 115 (Bases that are not orthonormal, and orthonormal lists that are not bases)</w:t>
      </w:r>
      <w:r>
        <w:t xml:space="preserve"> </w:t>
      </w:r>
      <w:r>
        <w:t xml:space="preserve"> </w:t>
      </w:r>
    </w:p>
    <w:p>
      <w:pPr>
        <w:pStyle w:val="Compact"/>
        <w:numPr>
          <w:ilvl w:val="0"/>
          <w:numId w:val="1065"/>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45</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5"/>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40</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395"/>
    <w:bookmarkStart w:id="396" w:name="thm-orthonormal-expansion"/>
    <w:p>
      <w:pPr>
        <w:pStyle w:val="FirstParagraph"/>
      </w:pPr>
      <w:r>
        <w:rPr>
          <w:b/>
          <w:bCs/>
        </w:rPr>
        <w:t xml:space="preserve">Theorem 64 (Coordinates in an orthonormal basis are dot products)</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 then every</w:t>
      </w:r>
      <w:r>
        <w:t xml:space="preserve"> </w:t>
      </w:r>
      <m:oMath>
        <m:acc>
          <m:accPr>
            <m:chr m:val="̃"/>
          </m:accPr>
          <m:e>
            <m:r>
              <m:t>x</m:t>
            </m:r>
          </m:e>
        </m:acc>
        <m:r>
          <m:rPr>
            <m:sty m:val="p"/>
          </m:rPr>
          <m:t>∈</m:t>
        </m:r>
        <m:r>
          <m:rPr>
            <m:scr m:val="script"/>
            <m:sty m:val="p"/>
          </m:rPr>
          <m:t>S</m:t>
        </m:r>
      </m:oMath>
      <w:r>
        <w:t xml:space="preserve"> </w:t>
      </w:r>
      <w:r>
        <w:t xml:space="preserve">satisfies</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i</m:t>
              </m:r>
              <m:r>
                <m:rPr>
                  <m:sty m:val="p"/>
                </m:rPr>
                <m:t>=</m:t>
              </m:r>
              <m:r>
                <m:t>1</m:t>
              </m:r>
            </m:sub>
            <m:sup>
              <m:r>
                <m:t>k</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rPr>
              <m:sty m:val="p"/>
            </m:rPr>
            <m:t>.</m:t>
          </m:r>
        </m:oMath>
      </m:oMathPara>
    </w:p>
    <w:bookmarkEnd w:id="396"/>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acc>
          <m:accPr>
            <m:chr m:val="̃"/>
          </m:accPr>
          <m:e>
            <m:r>
              <m:t>x</m:t>
            </m:r>
          </m:e>
        </m:acc>
        <m:r>
          <m:rPr>
            <m:sty m:val="p"/>
          </m:rPr>
          <m:t>=</m:t>
        </m:r>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oMath>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sSub>
                <m:e>
                  <m:acc>
                    <m:accPr>
                      <m:chr m:val="̃"/>
                    </m:accPr>
                    <m:e>
                      <m:r>
                        <m:t>q</m:t>
                      </m:r>
                    </m:e>
                  </m:acc>
                </m:e>
                <m:sub>
                  <m:r>
                    <m:t>i</m:t>
                  </m:r>
                </m:sub>
              </m:sSub>
              <m:r>
                <m:rPr>
                  <m:sty m:val="p"/>
                </m:rPr>
                <m:t>⋅</m:t>
              </m:r>
              <m:acc>
                <m:accPr>
                  <m:chr m:val="̃"/>
                </m:accPr>
                <m:e>
                  <m:r>
                    <m:t>x</m:t>
                  </m:r>
                </m:e>
              </m:acc>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62</m:t>
              </m:r>
              <m:r>
                <m:rPr>
                  <m:nor/>
                  <m:sty m:val="p"/>
                </m:rPr>
                <m:t>)</m:t>
              </m:r>
            </m:e>
            <m:e>
              <m:r>
                <m:t>&amp;</m:t>
              </m:r>
              <m:r>
                <m:rPr>
                  <m:sty m:val="p"/>
                </m:rPr>
                <m:t>=</m:t>
              </m:r>
              <m:sSub>
                <m:e>
                  <m:r>
                    <m:t>c</m:t>
                  </m:r>
                </m:e>
                <m:sub>
                  <m:r>
                    <m:t>i</m:t>
                  </m:r>
                </m:sub>
              </m:sSub>
              <m:r>
                <m:rPr>
                  <m:sty m:val="p"/>
                </m:rPr>
                <m:t>,</m:t>
              </m:r>
              <m:r>
                <m:t>&amp;</m:t>
              </m:r>
              <m:r>
                <m:t>&amp;</m:t>
              </m:r>
              <m:r>
                <m:rPr>
                  <m:nor/>
                  <m:sty m:val="p"/>
                </m:rPr>
                <m:t>(</m:t>
              </m:r>
              <m:r>
                <m:rPr>
                  <m:nor/>
                  <m:sty m:val="p"/>
                </m:rPr>
                <m:t>Definition 19</m:t>
              </m:r>
              <m:r>
                <m:rPr>
                  <m:nor/>
                  <m:sty m:val="p"/>
                </m:rPr>
                <m:t>)</m:t>
              </m:r>
            </m:e>
          </m:eqArr>
        </m:oMath>
      </m:oMathPara>
    </w:p>
    <w:p>
      <w:pPr>
        <w:pStyle w:val="FirstParagraph"/>
      </w:pPr>
      <w:r>
        <w:t xml:space="preserve">so each coefficient</w:t>
      </w:r>
      <w:r>
        <w:t xml:space="preserve"> </w:t>
      </w:r>
      <m:oMath>
        <m:sSub>
          <m:e>
            <m:r>
              <m:t>c</m:t>
            </m:r>
          </m:e>
          <m:sub>
            <m:r>
              <m:t>i</m:t>
            </m:r>
          </m:sub>
        </m:sSub>
      </m:oMath>
      <w:r>
        <w:t xml:space="preserve"> </w:t>
      </w:r>
      <w:r>
        <w:t xml:space="preserve">is</w:t>
      </w:r>
      <w:r>
        <w:t xml:space="preserve"> </w:t>
      </w:r>
      <m:oMath>
        <m:sSub>
          <m:e>
            <m:acc>
              <m:accPr>
                <m:chr m:val="̃"/>
              </m:accPr>
              <m:e>
                <m:r>
                  <m:t>q</m:t>
                </m:r>
              </m:e>
            </m:acc>
          </m:e>
          <m:sub>
            <m:r>
              <m:t>i</m:t>
            </m:r>
          </m:sub>
        </m:sSub>
        <m:r>
          <m:rPr>
            <m:sty m:val="p"/>
          </m:rPr>
          <m:t>⋅</m:t>
        </m:r>
        <m:acc>
          <m:accPr>
            <m:chr m:val="̃"/>
          </m:accPr>
          <m:e>
            <m:r>
              <m:t>x</m:t>
            </m:r>
          </m:e>
        </m:acc>
      </m:oMath>
      <w:r>
        <w:t xml:space="preserve">.</w:t>
      </w:r>
    </w:p>
    <w:bookmarkStart w:id="397" w:name="exm-orthonormal-expansion"/>
    <w:p>
      <w:pPr>
        <w:pStyle w:val="BodyText"/>
      </w:pPr>
      <w:r>
        <w:rPr>
          <w:b/>
          <w:bCs/>
        </w:rPr>
        <w:t xml:space="preserve">Example 116 (Expanding a vector in an orthonormal basis)</w:t>
      </w:r>
      <w:r>
        <w:t xml:space="preserve"> </w:t>
      </w:r>
      <w:r>
        <w:t xml:space="preserve">With the orthonormal basis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114</w:t>
        </w:r>
      </w:hyperlink>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w:t>
      </w:r>
      <w:r>
        <w:t xml:space="preserve"> </w:t>
      </w:r>
      <m:oMath>
        <m:sSub>
          <m:e>
            <m:acc>
              <m:accPr>
                <m:chr m:val="̃"/>
              </m:accPr>
              <m:e>
                <m:r>
                  <m:t>q</m:t>
                </m:r>
              </m:e>
            </m:acc>
          </m:e>
          <m:sub>
            <m:r>
              <m:t>1</m:t>
            </m:r>
          </m:sub>
        </m:sSub>
        <m:r>
          <m:rPr>
            <m:sty m:val="p"/>
          </m:rPr>
          <m:t>⋅</m:t>
        </m:r>
        <m:acc>
          <m:accPr>
            <m:chr m:val="̃"/>
          </m:accPr>
          <m:e>
            <m:r>
              <m:t>x</m:t>
            </m:r>
          </m:e>
        </m:acc>
        <m:r>
          <m:rPr>
            <m:sty m:val="p"/>
          </m:rPr>
          <m:t>=</m:t>
        </m:r>
        <m:r>
          <m:t>3</m:t>
        </m:r>
      </m:oMath>
      <w:r>
        <w:t xml:space="preserve">,</w:t>
      </w:r>
    </w:p>
    <w:p>
      <w:pPr>
        <w:pStyle w:val="BodyText"/>
      </w:pPr>
      <m:oMathPara>
        <m:oMathParaPr>
          <m:jc m:val="center"/>
        </m:oMathParaPr>
        <m:oMath>
          <m:eqArr>
            <m:e>
              <m:sSub>
                <m:e>
                  <m:acc>
                    <m:accPr>
                      <m:chr m:val="̃"/>
                    </m:accPr>
                    <m:e>
                      <m:r>
                        <m:t>q</m:t>
                      </m:r>
                    </m:e>
                  </m:acc>
                </m:e>
                <m:sub>
                  <m:r>
                    <m:t>2</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f>
                <m:fPr>
                  <m:type m:val="lin"/>
                </m:fPr>
                <m:num>
                  <m:r>
                    <m:t>3</m:t>
                  </m:r>
                </m:num>
                <m:den>
                  <m:rad>
                    <m:radPr>
                      <m:degHide m:val="on"/>
                    </m:radPr>
                    <m:deg/>
                    <m:e>
                      <m:r>
                        <m:t>2</m:t>
                      </m:r>
                    </m:e>
                  </m:rad>
                </m:den>
              </m:f>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3</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Then</w:t>
      </w:r>
    </w:p>
    <w:p>
      <w:pPr>
        <w:pStyle w:val="BodyText"/>
      </w:pPr>
      <m:oMathPara>
        <m:oMathParaPr>
          <m:jc m:val="center"/>
        </m:oMathParaPr>
        <m:oMath>
          <m:eqArr>
            <m:e>
              <m:nary>
                <m:naryPr>
                  <m:chr m:val="∑"/>
                  <m:limLoc m:val="undOvr"/>
                  <m:subHide m:val="off"/>
                  <m:supHide m:val="off"/>
                </m:naryPr>
                <m:sub>
                  <m:r>
                    <m:t>i</m:t>
                  </m:r>
                  <m:r>
                    <m:rPr>
                      <m:sty m:val="p"/>
                    </m:rPr>
                    <m:t>=</m:t>
                  </m:r>
                  <m:r>
                    <m:t>1</m:t>
                  </m:r>
                </m:sub>
                <m:sup>
                  <m:r>
                    <m:t>3</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t>&amp;</m:t>
              </m:r>
              <m:r>
                <m:rPr>
                  <m:sty m:val="p"/>
                </m:rPr>
                <m:t>=</m:t>
              </m:r>
              <m:r>
                <m:t>3</m:t>
              </m:r>
              <m:r>
                <m:t> </m:t>
              </m:r>
              <m:r>
                <m:rPr>
                  <m:sty m:val="p"/>
                </m:rPr>
                <m:t>(</m:t>
              </m:r>
              <m:r>
                <m:t>0</m:t>
              </m:r>
              <m:r>
                <m:rPr>
                  <m:sty m:val="p"/>
                </m:rPr>
                <m:t>,</m:t>
              </m:r>
              <m:r>
                <m:t>0</m:t>
              </m:r>
              <m:r>
                <m:rPr>
                  <m:sty m:val="p"/>
                </m:rPr>
                <m:t>,</m:t>
              </m:r>
              <m:r>
                <m:t>1</m:t>
              </m:r>
              <m:r>
                <m:rPr>
                  <m:sty m:val="p"/>
                </m:rPr>
                <m:t>)</m:t>
              </m:r>
              <m:r>
                <m:rPr>
                  <m:sty m:val="p"/>
                </m:rPr>
                <m:t>+</m:t>
              </m:r>
              <m:f>
                <m:fPr>
                  <m:type m:val="lin"/>
                </m:fPr>
                <m:num>
                  <m:r>
                    <m:t>3</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t>&amp;</m:t>
              </m:r>
              <m:r>
                <m:t>&amp;</m:t>
              </m:r>
              <m:r>
                <m:rPr>
                  <m:nor/>
                  <m:sty m:val="p"/>
                </m:rPr>
                <m:t>(substitute)</m:t>
              </m:r>
            </m:e>
            <m:e>
              <m:r>
                <m:t>&amp;</m:t>
              </m:r>
              <m:r>
                <m:rPr>
                  <m:sty m:val="p"/>
                </m:rPr>
                <m:t>=</m:t>
              </m:r>
              <m:r>
                <m:rPr>
                  <m:sty m:val="p"/>
                </m:rPr>
                <m:t>(</m:t>
              </m:r>
              <m:r>
                <m:t>0</m:t>
              </m:r>
              <m:r>
                <m:rPr>
                  <m:sty m:val="p"/>
                </m:rPr>
                <m:t>,</m:t>
              </m:r>
              <m:r>
                <m:t>0</m:t>
              </m:r>
              <m:r>
                <m:rPr>
                  <m:sty m:val="p"/>
                </m:rPr>
                <m:t>,</m:t>
              </m:r>
              <m:r>
                <m:t>3</m:t>
              </m:r>
              <m:r>
                <m:rPr>
                  <m:sty m:val="p"/>
                </m:rPr>
                <m:t>)</m:t>
              </m:r>
              <m:r>
                <m:rPr>
                  <m:sty m:val="p"/>
                </m:rPr>
                <m:t>+</m:t>
              </m:r>
              <m:r>
                <m:t>​</m:t>
              </m:r>
              <m:d>
                <m:dPr>
                  <m:begChr m:val="("/>
                  <m:sepChr m:val=""/>
                  <m:endChr m:val=")"/>
                  <m:grow/>
                </m:dPr>
                <m:e>
                  <m:f>
                    <m:fPr>
                      <m:type m:val="lin"/>
                    </m:fPr>
                    <m:num>
                      <m:r>
                        <m:t>3</m:t>
                      </m:r>
                    </m:num>
                    <m:den>
                      <m:r>
                        <m:t>2</m:t>
                      </m:r>
                    </m:den>
                  </m:f>
                  <m:r>
                    <m:rPr>
                      <m:sty m:val="p"/>
                    </m:rPr>
                    <m:t>,</m:t>
                  </m:r>
                  <m:f>
                    <m:fPr>
                      <m:type m:val="lin"/>
                    </m:fPr>
                    <m:num>
                      <m:r>
                        <m:t>3</m:t>
                      </m:r>
                    </m:num>
                    <m:den>
                      <m:r>
                        <m:t>2</m:t>
                      </m:r>
                    </m:den>
                  </m:f>
                  <m:r>
                    <m:rPr>
                      <m:sty m:val="p"/>
                    </m:rPr>
                    <m:t>,</m:t>
                  </m:r>
                  <m:r>
                    <m:t>0</m:t>
                  </m:r>
                </m:e>
              </m:d>
              <m:r>
                <m:t>​</m:t>
              </m:r>
              <m:r>
                <m:rPr>
                  <m:sty m:val="p"/>
                </m:rPr>
                <m:t>+</m:t>
              </m:r>
              <m:r>
                <m:t>​</m:t>
              </m:r>
              <m:d>
                <m:dPr>
                  <m:begChr m:val="("/>
                  <m:sepChr m:val=""/>
                  <m:endChr m:val=")"/>
                  <m:grow/>
                </m:dPr>
                <m:e>
                  <m:r>
                    <m:rPr>
                      <m:sty m:val="p"/>
                    </m:rPr>
                    <m:t>−</m:t>
                  </m:r>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 each term)</m:t>
              </m:r>
            </m:e>
            <m:e>
              <m:r>
                <m:t>&amp;</m:t>
              </m:r>
              <m:r>
                <m:rPr>
                  <m:sty m:val="p"/>
                </m:rPr>
                <m:t>=</m:t>
              </m:r>
              <m:r>
                <m:rPr>
                  <m:sty m:val="p"/>
                </m:rPr>
                <m:t>(</m:t>
              </m:r>
              <m:r>
                <m:t>1</m:t>
              </m:r>
              <m:r>
                <m:rPr>
                  <m:sty m:val="p"/>
                </m:rPr>
                <m:t>,</m:t>
              </m:r>
              <m:r>
                <m:t>2</m:t>
              </m:r>
              <m:r>
                <m:rPr>
                  <m:sty m:val="p"/>
                </m:rPr>
                <m:t>,</m:t>
              </m:r>
              <m:r>
                <m:t>3</m:t>
              </m:r>
              <m:r>
                <m:rPr>
                  <m:sty m:val="p"/>
                </m:rPr>
                <m:t>)</m:t>
              </m:r>
              <m:r>
                <m:rPr>
                  <m:sty m:val="p"/>
                </m:rPr>
                <m:t>,</m:t>
              </m:r>
              <m:r>
                <m:t>&amp;</m:t>
              </m:r>
              <m:r>
                <m:t>&amp;</m:t>
              </m:r>
              <m:r>
                <m:rPr>
                  <m:nor/>
                  <m:sty m:val="p"/>
                </m:rPr>
                <m:t>(add entrywise)</m:t>
              </m:r>
            </m:e>
          </m:eqArr>
        </m:oMath>
      </m:oMathPara>
    </w:p>
    <w:p>
      <w:pPr>
        <w:pStyle w:val="FirstParagraph"/>
      </w:pPr>
      <w:r>
        <w:t xml:space="preserve">which is</w:t>
      </w:r>
      <w:r>
        <w:t xml:space="preserve"> </w:t>
      </w:r>
      <m:oMath>
        <m:acc>
          <m:accPr>
            <m:chr m:val="̃"/>
          </m:accPr>
          <m:e>
            <m:r>
              <m:t>x</m:t>
            </m:r>
          </m:e>
        </m:acc>
      </m:oMath>
      <w:r>
        <w:t xml:space="preserve">, as</w:t>
      </w:r>
      <w:r>
        <w:t xml:space="preserve"> </w:t>
      </w:r>
      <w:hyperlink w:anchor="thm-orthonormal-expansion">
        <w:r>
          <w:rPr>
            <w:rStyle w:val="Hyperlink"/>
          </w:rPr>
          <w:t xml:space="preserve">Theorem 64</w:t>
        </w:r>
      </w:hyperlink>
      <w:r>
        <w:t xml:space="preserve"> </w:t>
      </w:r>
      <w:r>
        <w:t xml:space="preserve">says.</w:t>
      </w:r>
    </w:p>
    <w:bookmarkEnd w:id="397"/>
    <w:bookmarkStart w:id="398" w:name="def-gram-schmidt"/>
    <w:p>
      <w:pPr>
        <w:pStyle w:val="BodyText"/>
      </w:pPr>
      <w:r>
        <w:rPr>
          <w:b/>
          <w:bCs/>
        </w:rPr>
        <w:t xml:space="preserve">Definition 78 (Gram-Schmidt process)</w:t>
      </w:r>
      <w:r>
        <w:t xml:space="preserve"> </w:t>
      </w:r>
      <w:r>
        <w:t xml:space="preserve">The</w:t>
      </w:r>
      <w:r>
        <w:t xml:space="preserve"> </w:t>
      </w:r>
      <w:r>
        <w:rPr>
          <w:b/>
          <w:bCs/>
        </w:rPr>
        <w:t xml:space="preserve">Gram-Schmidt process</w:t>
      </w:r>
      <w:r>
        <w:t xml:space="preserve"> </w:t>
      </w:r>
      <w:r>
        <w:t xml:space="preserve">takes vectors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6"/>
        </w:numPr>
      </w:pPr>
      <w:r>
        <w:rPr>
          <w:b/>
          <w:bCs/>
        </w:rPr>
        <w:t xml:space="preserve">Orthogonalize:</w:t>
      </w:r>
      <w:r>
        <w:t xml:space="preserve"> </w:t>
      </w:r>
      <m:oMath>
        <m:sSub>
          <m:e>
            <m:acc>
              <m:accPr>
                <m:chr m:val="̃"/>
              </m:accPr>
              <m:e>
                <m:acc>
                  <m:accPr>
                    <m:chr m:val="̃"/>
                  </m:accPr>
                  <m:e>
                    <m:r>
                      <m:t>q</m:t>
                    </m:r>
                  </m:e>
                </m:acc>
              </m:e>
            </m:acc>
          </m:e>
          <m:sub>
            <m:r>
              <m:t>i</m:t>
            </m:r>
          </m:sub>
        </m:sSub>
        <m:limUpp>
          <m:e>
            <m:r>
              <m:rPr>
                <m:sty m:val="p"/>
              </m:rPr>
              <m:t>=</m:t>
            </m:r>
          </m:e>
          <m:lim>
            <m:r>
              <m:rPr>
                <m:nor/>
                <m:sty m:val="p"/>
              </m:rPr>
              <m:t>def</m:t>
            </m:r>
          </m:lim>
        </m:limUpp>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(for</w:t>
      </w:r>
      <w:r>
        <w:t xml:space="preserve"> </w:t>
      </w:r>
      <m:oMath>
        <m:r>
          <m:t>i</m:t>
        </m:r>
        <m:r>
          <m:rPr>
            <m:sty m:val="p"/>
          </m:rPr>
          <m:t>=</m:t>
        </m:r>
        <m:r>
          <m:t>1</m:t>
        </m:r>
      </m:oMath>
      <w:r>
        <w:t xml:space="preserve"> </w:t>
      </w:r>
      <w:r>
        <w:t xml:space="preserve">the sum is empty, so</w:t>
      </w:r>
      <w:r>
        <w:t xml:space="preserve"> </w:t>
      </w:r>
      <m:oMath>
        <m:sSub>
          <m:e>
            <m:acc>
              <m:accPr>
                <m:chr m:val="̃"/>
              </m:accPr>
              <m:e>
                <m:acc>
                  <m:accPr>
                    <m:chr m:val="̃"/>
                  </m:accPr>
                  <m:e>
                    <m:r>
                      <m:t>q</m:t>
                    </m:r>
                  </m:e>
                </m:acc>
              </m:e>
            </m:acc>
          </m:e>
          <m:sub>
            <m:r>
              <m:t>1</m:t>
            </m:r>
          </m:sub>
        </m:sSub>
        <m:r>
          <m:rPr>
            <m:sty m:val="p"/>
          </m:rPr>
          <m:t>=</m:t>
        </m:r>
        <m:sSub>
          <m:e>
            <m:acc>
              <m:accPr>
                <m:chr m:val="̃"/>
              </m:accPr>
              <m:e>
                <m:r>
                  <m:t>a</m:t>
                </m:r>
              </m:e>
            </m:acc>
          </m:e>
          <m:sub>
            <m:r>
              <m:t>1</m:t>
            </m:r>
          </m:sub>
        </m:sSub>
      </m:oMath>
      <w:r>
        <w:t xml:space="preserve">);</w:t>
      </w:r>
    </w:p>
    <w:p>
      <w:pPr>
        <w:pStyle w:val="Compact"/>
        <w:numPr>
          <w:ilvl w:val="0"/>
          <w:numId w:val="1066"/>
        </w:numPr>
      </w:pPr>
      <w:r>
        <w:rPr>
          <w:b/>
          <w:bCs/>
        </w:rPr>
        <w:t xml:space="preserve">Test:</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stop;</w:t>
      </w:r>
    </w:p>
    <w:p>
      <w:pPr>
        <w:pStyle w:val="Compact"/>
        <w:numPr>
          <w:ilvl w:val="0"/>
          <w:numId w:val="1066"/>
        </w:numPr>
      </w:pPr>
      <w:r>
        <w:rPr>
          <w:b/>
          <w:bCs/>
        </w:rPr>
        <w:t xml:space="preserve">Normalize:</w:t>
      </w:r>
      <w:r>
        <w:t xml:space="preserve"> </w:t>
      </w:r>
      <m:oMath>
        <m:sSub>
          <m:e>
            <m:acc>
              <m:accPr>
                <m:chr m:val="̃"/>
              </m:accPr>
              <m:e>
                <m:r>
                  <m:t>q</m:t>
                </m:r>
              </m:e>
            </m:acc>
          </m:e>
          <m:sub>
            <m:r>
              <m:t>i</m:t>
            </m:r>
          </m:sub>
        </m:sSub>
        <m:limUpp>
          <m:e>
            <m:r>
              <m:rPr>
                <m:sty m:val="p"/>
              </m:rPr>
              <m:t>=</m:t>
            </m:r>
          </m:e>
          <m:lim>
            <m:r>
              <m:rPr>
                <m:nor/>
                <m:sty m:val="p"/>
              </m:rPr>
              <m:t>def</m:t>
            </m:r>
          </m:lim>
        </m:limUpp>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w:t>
      </w:r>
    </w:p>
    <w:p>
      <w:pPr>
        <w:pStyle w:val="FirstParagraph"/>
      </w:pPr>
      <w:r>
        <w:t xml:space="preserve">The output is the list</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rPr>
            <m:sty m:val="p"/>
          </m:rPr>
          <m:t>…</m:t>
        </m:r>
      </m:oMath>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398"/>
    <w:bookmarkStart w:id="399" w:name="exm-gram-schmidt"/>
    <w:p>
      <w:pPr>
        <w:pStyle w:val="BodyText"/>
      </w:pPr>
      <w:r>
        <w:rPr>
          <w:b/>
          <w:bCs/>
        </w:rPr>
        <w:t xml:space="preserve">Example 117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p>
    <w:p>
      <w:pPr>
        <w:numPr>
          <w:ilvl w:val="0"/>
          <w:numId w:val="1067"/>
        </w:numPr>
      </w:pPr>
      <w:r>
        <w:rPr>
          <w:b/>
          <w:bCs/>
        </w:rPr>
        <w:t xml:space="preserve">Step 1.</w:t>
      </w:r>
      <w:r>
        <w:t xml:space="preserve"> </w:t>
      </w:r>
      <m:oMath>
        <m:sSub>
          <m:e>
            <m:acc>
              <m:accPr>
                <m:chr m:val="̃"/>
              </m:accPr>
              <m:e>
                <m:acc>
                  <m:accPr>
                    <m:chr m:val="̃"/>
                  </m:accPr>
                  <m:e>
                    <m:r>
                      <m:t>q</m:t>
                    </m:r>
                  </m:e>
                </m:acc>
              </m:e>
            </m:acc>
          </m:e>
          <m:sub>
            <m:r>
              <m:t>1</m:t>
            </m:r>
          </m:sub>
        </m:sSub>
        <m:r>
          <m:rPr>
            <m:sty m:val="p"/>
          </m:rPr>
          <m:t>=</m:t>
        </m:r>
        <m:r>
          <m:rPr>
            <m:sty m:val="p"/>
          </m:rPr>
          <m:t>(</m:t>
        </m:r>
        <m:r>
          <m:t>1</m:t>
        </m:r>
        <m:r>
          <m:rPr>
            <m:sty m:val="p"/>
          </m:rPr>
          <m:t>,</m:t>
        </m:r>
        <m:r>
          <m:t>1</m:t>
        </m:r>
        <m:r>
          <m:rPr>
            <m:sty m:val="p"/>
          </m:rPr>
          <m:t>,</m:t>
        </m:r>
        <m:r>
          <m:t>0</m:t>
        </m:r>
        <m:r>
          <m:rPr>
            <m:sty m:val="p"/>
          </m:rPr>
          <m:t>)</m:t>
        </m:r>
      </m:oMath>
      <w:r>
        <w:t xml:space="preserve">, with norm</w:t>
      </w:r>
      <w:r>
        <w:t xml:space="preserve"> </w:t>
      </w:r>
      <m:oMath>
        <m:rad>
          <m:radPr>
            <m:degHide m:val="on"/>
          </m:radPr>
          <m:deg/>
          <m:e>
            <m:r>
              <m:t>2</m:t>
            </m:r>
          </m:e>
        </m:rad>
      </m:oMath>
      <w:r>
        <w:t xml:space="preserve">,</w:t>
      </w:r>
      <w:r>
        <w:t xml:space="preserve"> </w:t>
      </w:r>
      <w:r>
        <w:t xml:space="preserve">so</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p>
    <w:p>
      <w:pPr>
        <w:numPr>
          <w:ilvl w:val="0"/>
          <w:numId w:val="1067"/>
        </w:numPr>
      </w:pPr>
      <w:r>
        <w:rPr>
          <w:b/>
          <w:bCs/>
        </w:rPr>
        <w:t xml:space="preserve">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2</m:t>
                      </m:r>
                    </m:e>
                  </m:rad>
                </m:den>
              </m:f>
              <m:r>
                <m:t> </m:t>
              </m:r>
              <m:r>
                <m:rPr>
                  <m:sty m:val="p"/>
                </m:rPr>
                <m:t>(</m:t>
              </m:r>
              <m:r>
                <m:t>1</m:t>
              </m:r>
              <m:r>
                <m:rPr>
                  <m:sty m:val="p"/>
                </m:rPr>
                <m:t>+</m:t>
              </m:r>
              <m:r>
                <m:t>0</m:t>
              </m:r>
              <m:r>
                <m:rPr>
                  <m:sty m:val="p"/>
                </m:rPr>
                <m:t>+</m:t>
              </m:r>
              <m:r>
                <m:t>0</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numPr>
          <w:ilvl w:val="0"/>
          <w:numId w:val="1000"/>
        </w:numPr>
      </w:pPr>
      <w:r>
        <w:t xml:space="preserve">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t>&amp;</m:t>
              </m:r>
              <m:r>
                <m:t>&amp;</m:t>
              </m:r>
              <m:r>
                <m:rPr>
                  <m:nor/>
                  <m:sty m:val="p"/>
                </m:rPr>
                <m:t>(orthogonalize)</m:t>
              </m:r>
            </m:e>
            <m:e>
              <m:r>
                <m:t>&amp;</m:t>
              </m:r>
              <m:r>
                <m:rPr>
                  <m:sty m:val="p"/>
                </m:rPr>
                <m:t>=</m:t>
              </m:r>
              <m:r>
                <m:rPr>
                  <m:sty m:val="p"/>
                </m:rPr>
                <m:t>(</m:t>
              </m:r>
              <m:r>
                <m:t>1</m:t>
              </m:r>
              <m:r>
                <m:rPr>
                  <m:sty m:val="p"/>
                </m:rPr>
                <m:t>,</m:t>
              </m:r>
              <m:r>
                <m:t>0</m:t>
              </m:r>
              <m:r>
                <m:rPr>
                  <m:sty m:val="p"/>
                </m:rPr>
                <m:t>,</m:t>
              </m:r>
              <m:r>
                <m:t>1</m:t>
              </m:r>
              <m:r>
                <m:rPr>
                  <m:sty m:val="p"/>
                </m:rPr>
                <m:t>)</m:t>
              </m:r>
              <m:r>
                <m:rPr>
                  <m:sty m:val="p"/>
                </m:rPr>
                <m:t>−</m:t>
              </m:r>
              <m:r>
                <m:t>​</m:t>
              </m:r>
              <m:d>
                <m:dPr>
                  <m:begChr m:val="("/>
                  <m:sepChr m:val=""/>
                  <m:endChr m:val=")"/>
                  <m:grow/>
                </m:dPr>
                <m:e>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r>
                <m:rPr>
                  <m:sty m:val="p"/>
                </m:rPr>
                <m:t>,</m:t>
              </m:r>
              <m:r>
                <m:t>&amp;</m:t>
              </m:r>
              <m:r>
                <m:t>&amp;</m:t>
              </m:r>
              <m:r>
                <m:rPr>
                  <m:nor/>
                  <m:sty m:val="p"/>
                </m:rPr>
                <m:t>(subtract entrywise)</m:t>
              </m:r>
            </m:e>
          </m:eqArr>
        </m:oMath>
      </m:oMathPara>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m:oMathPara>
        <m:oMathParaPr>
          <m:jc m:val="center"/>
        </m:oMathParaPr>
        <m:oMath>
          <m:eqArr>
            <m:e>
              <m:sSub>
                <m:e>
                  <m:acc>
                    <m:accPr>
                      <m:chr m:val="̃"/>
                    </m:accPr>
                    <m:e>
                      <m:r>
                        <m:t>q</m:t>
                      </m:r>
                    </m:e>
                  </m:acc>
                </m:e>
                <m:sub>
                  <m:r>
                    <m:t>2</m:t>
                  </m:r>
                </m:sub>
              </m:sSub>
              <m:r>
                <m:t>&amp;</m:t>
              </m:r>
              <m:r>
                <m:rPr>
                  <m:sty m:val="p"/>
                </m:rPr>
                <m:t>=</m:t>
              </m:r>
              <m:rad>
                <m:radPr>
                  <m:degHide m:val="on"/>
                </m:radPr>
                <m:deg/>
                <m:e>
                  <m:f>
                    <m:fPr>
                      <m:type m:val="lin"/>
                    </m:fPr>
                    <m:num>
                      <m:r>
                        <m:t>2</m:t>
                      </m:r>
                    </m:num>
                    <m:den>
                      <m:r>
                        <m:t>3</m:t>
                      </m:r>
                    </m:den>
                  </m:f>
                </m:e>
              </m:rad>
              <m:r>
                <m:t> </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e>
            <m:e>
              <m:r>
                <m:t>&amp;</m:t>
              </m:r>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rPr>
                  <m:sty m:val="p"/>
                </m:rPr>
                <m:t>.</m:t>
              </m:r>
            </m:e>
          </m:eqArr>
        </m:oMath>
      </m:oMathPara>
    </w:p>
    <w:p>
      <w:pPr>
        <w:pStyle w:val="FirstParagraph"/>
      </w:pP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2</m:t>
                  </m:r>
                </m:sub>
              </m:sSub>
              <m:r>
                <m:t>&amp;</m:t>
              </m:r>
              <m:r>
                <m:rPr>
                  <m:sty m:val="p"/>
                </m:rPr>
                <m:t>=</m:t>
              </m:r>
              <m:f>
                <m:fPr>
                  <m:type m:val="lin"/>
                </m:fPr>
                <m:num>
                  <m:r>
                    <m:t>1</m:t>
                  </m:r>
                </m:num>
                <m:den>
                  <m:rad>
                    <m:radPr>
                      <m:degHide m:val="on"/>
                    </m:radPr>
                    <m:deg/>
                    <m:e>
                      <m:r>
                        <m:t>12</m:t>
                      </m:r>
                    </m:e>
                  </m:rad>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bookmarkEnd w:id="399"/>
    <w:bookmarkStart w:id="400" w:name="exm-gram-schmidt-stops"/>
    <w:p>
      <w:pPr>
        <w:pStyle w:val="FirstParagraph"/>
      </w:pPr>
      <w:r>
        <w:rPr>
          <w:b/>
          <w:bCs/>
        </w:rPr>
        <w:t xml:space="preserve">Example 118 (Gram-Schmidt stops on dependent vectors)</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Step 1 gives</w:t>
      </w:r>
      <w:r>
        <w:t xml:space="preserve"> </w:t>
      </w:r>
      <m:oMath>
        <m:sSub>
          <m:e>
            <m:acc>
              <m:accPr>
                <m:chr m:val="̃"/>
              </m:accPr>
              <m:e>
                <m:r>
                  <m:t>q</m:t>
                </m:r>
              </m:e>
            </m:acc>
          </m:e>
          <m:sub>
            <m:r>
              <m:t>1</m:t>
            </m:r>
          </m:sub>
        </m:sSub>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oMath>
      <w:r>
        <w:t xml:space="preserve">.</w:t>
      </w:r>
      <w:r>
        <w:t xml:space="preserve"> </w:t>
      </w:r>
      <w:r>
        <w:t xml:space="preserve">In 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5</m:t>
                      </m:r>
                    </m:e>
                  </m:rad>
                </m:den>
              </m:f>
              <m:r>
                <m:t> </m:t>
              </m:r>
              <m:r>
                <m:rPr>
                  <m:sty m:val="p"/>
                </m:rPr>
                <m:t>(</m:t>
              </m:r>
              <m:r>
                <m:t>2</m:t>
              </m:r>
              <m:r>
                <m:rPr>
                  <m:sty m:val="p"/>
                </m:rPr>
                <m:t>+</m:t>
              </m:r>
              <m:r>
                <m:t>8</m:t>
              </m:r>
              <m:r>
                <m:rPr>
                  <m:sty m:val="p"/>
                </m:rPr>
                <m:t>)</m:t>
              </m:r>
            </m:e>
            <m:e>
              <m:r>
                <m:t>&amp;</m:t>
              </m:r>
              <m:r>
                <m:rPr>
                  <m:sty m:val="p"/>
                </m:rPr>
                <m:t>=</m:t>
              </m:r>
              <m:f>
                <m:fPr>
                  <m:type m:val="lin"/>
                </m:fPr>
                <m:num>
                  <m:r>
                    <m:t>10</m:t>
                  </m:r>
                </m:num>
                <m:den>
                  <m:rad>
                    <m:radPr>
                      <m:degHide m:val="on"/>
                    </m:radPr>
                    <m:deg/>
                    <m:e>
                      <m:r>
                        <m:t>5</m:t>
                      </m:r>
                    </m:e>
                  </m:rad>
                </m:den>
              </m:f>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2</m:t>
              </m:r>
              <m:r>
                <m:rPr>
                  <m:sty m:val="p"/>
                </m:rPr>
                <m:t>,</m:t>
              </m:r>
              <m:r>
                <m:t>4</m:t>
              </m:r>
              <m:r>
                <m:rPr>
                  <m:sty m:val="p"/>
                </m:rPr>
                <m:t>)</m:t>
              </m:r>
              <m:r>
                <m:rPr>
                  <m:sty m:val="p"/>
                </m:rPr>
                <m:t>−</m:t>
              </m:r>
              <m:f>
                <m:fPr>
                  <m:type m:val="lin"/>
                </m:fPr>
                <m:num>
                  <m:r>
                    <m:t>10</m:t>
                  </m:r>
                </m:num>
                <m:den>
                  <m:rad>
                    <m:radPr>
                      <m:degHide m:val="on"/>
                    </m:radPr>
                    <m:deg/>
                    <m:e>
                      <m:r>
                        <m:t>5</m:t>
                      </m:r>
                    </m:e>
                  </m:rad>
                </m:den>
              </m:f>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e>
            <m:e>
              <m:r>
                <m:t>&amp;</m:t>
              </m:r>
              <m:r>
                <m:rPr>
                  <m:sty m:val="p"/>
                </m:rPr>
                <m:t>=</m:t>
              </m:r>
              <m:r>
                <m:rPr>
                  <m:sty m:val="p"/>
                </m:rPr>
                <m:t>(</m:t>
              </m:r>
              <m:r>
                <m:t>2</m:t>
              </m:r>
              <m:r>
                <m:rPr>
                  <m:sty m:val="p"/>
                </m:rPr>
                <m:t>,</m:t>
              </m:r>
              <m:r>
                <m:t>4</m:t>
              </m:r>
              <m:r>
                <m:rPr>
                  <m:sty m:val="p"/>
                </m:rPr>
                <m:t>)</m:t>
              </m:r>
              <m:r>
                <m:rPr>
                  <m:sty m:val="p"/>
                </m:rPr>
                <m:t>−</m:t>
              </m:r>
              <m:r>
                <m:t>2</m:t>
              </m:r>
              <m:r>
                <m:t> </m:t>
              </m:r>
              <m:r>
                <m:rPr>
                  <m:sty m:val="p"/>
                </m:rPr>
                <m:t>(</m:t>
              </m:r>
              <m:r>
                <m:t>1</m:t>
              </m:r>
              <m:r>
                <m:rPr>
                  <m:sty m:val="p"/>
                </m:rPr>
                <m:t>,</m:t>
              </m:r>
              <m:r>
                <m:t>2</m:t>
              </m:r>
              <m:r>
                <m:rPr>
                  <m:sty m:val="p"/>
                </m:rPr>
                <m:t>)</m:t>
              </m:r>
            </m:e>
            <m:e>
              <m:r>
                <m:t>&amp;</m:t>
              </m:r>
              <m:r>
                <m:rPr>
                  <m:sty m:val="p"/>
                </m:rPr>
                <m:t>=</m:t>
              </m:r>
              <m:acc>
                <m:accPr>
                  <m:chr m:val="̃"/>
                </m:accPr>
                <m:e>
                  <m:r>
                    <m:t>0</m:t>
                  </m:r>
                </m:e>
              </m:acc>
              <m:r>
                <m:rPr>
                  <m:sty m:val="p"/>
                </m:rPr>
                <m:t>,</m:t>
              </m:r>
            </m:e>
          </m:eqArr>
        </m:oMath>
      </m:oMathPara>
    </w:p>
    <w:p>
      <w:pPr>
        <w:pStyle w:val="FirstParagraph"/>
      </w:pPr>
      <w:r>
        <w:t xml:space="preserve">so the process stops:</w:t>
      </w:r>
      <w:r>
        <w:t xml:space="preserve"> </w:t>
      </w:r>
      <m:oMath>
        <m:sSub>
          <m:e>
            <m:acc>
              <m:accPr>
                <m:chr m:val="̃"/>
              </m:accPr>
              <m:e>
                <m:r>
                  <m:t>a</m:t>
                </m:r>
              </m:e>
            </m:acc>
          </m:e>
          <m:sub>
            <m:r>
              <m:t>2</m:t>
            </m:r>
          </m:sub>
        </m:sSub>
      </m:oMath>
      <w:r>
        <w:t xml:space="preserve"> </w:t>
      </w:r>
      <w:r>
        <w:t xml:space="preserve">is a multiple of</w:t>
      </w:r>
      <w:r>
        <w:t xml:space="preserve"> </w:t>
      </w:r>
      <m:oMath>
        <m:sSub>
          <m:e>
            <m:acc>
              <m:accPr>
                <m:chr m:val="̃"/>
              </m:accPr>
              <m:e>
                <m:r>
                  <m:t>a</m:t>
                </m:r>
              </m:e>
            </m:acc>
          </m:e>
          <m:sub>
            <m:r>
              <m:t>1</m:t>
            </m:r>
          </m:sub>
        </m:sSub>
      </m:oMath>
      <w:r>
        <w:t xml:space="preserve">.</w:t>
      </w:r>
    </w:p>
    <w:bookmarkEnd w:id="400"/>
    <w:bookmarkStart w:id="401" w:name="thm-gram-schmidt"/>
    <w:p>
      <w:pPr>
        <w:pStyle w:val="BodyText"/>
      </w:pPr>
      <w:r>
        <w:rPr>
          <w:b/>
          <w:bCs/>
        </w:rPr>
        <w:t xml:space="preserve">Theorem 65 (What Gram-Schmidt produces)</w:t>
      </w:r>
      <w:r>
        <w:t xml:space="preserve"> </w:t>
      </w:r>
      <w:r>
        <w:t xml:space="preserve">Run the Gram-Schmidt process (</w:t>
      </w:r>
      <w:hyperlink w:anchor="def-gram-schmidt">
        <w:r>
          <w:rPr>
            <w:rStyle w:val="Hyperlink"/>
          </w:rPr>
          <w:t xml:space="preserve">Definition 78</w:t>
        </w:r>
      </w:hyperlink>
      <w:r>
        <w:t xml:space="preserve">) on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w:t>
      </w:r>
    </w:p>
    <w:p>
      <w:pPr>
        <w:pStyle w:val="Compact"/>
        <w:numPr>
          <w:ilvl w:val="0"/>
          <w:numId w:val="1068"/>
        </w:numPr>
      </w:pPr>
      <w:r>
        <w:t xml:space="preserve">If it has produced</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without stopping,</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and</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p>
    <w:p>
      <w:pPr>
        <w:pStyle w:val="Compact"/>
        <w:numPr>
          <w:ilvl w:val="0"/>
          <w:numId w:val="1068"/>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w:t>
      </w:r>
    </w:p>
    <w:p>
      <w:pPr>
        <w:pStyle w:val="Compact"/>
        <w:numPr>
          <w:ilvl w:val="0"/>
          <w:numId w:val="1068"/>
        </w:numPr>
      </w:pPr>
      <w:r>
        <w:t xml:space="preserve">It completes all</w:t>
      </w:r>
      <w:r>
        <w:t xml:space="preserve"> </w:t>
      </w:r>
      <m:oMath>
        <m:r>
          <m:t>k</m:t>
        </m:r>
      </m:oMath>
      <w:r>
        <w:t xml:space="preserve"> </w:t>
      </w:r>
      <w:r>
        <w:t xml:space="preserve">steps</w:t>
      </w:r>
      <w:r>
        <w:t xml:space="preserve"> </w:t>
      </w:r>
      <w:r>
        <w:t xml:space="preserve">exactly when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w:t>
      </w:r>
      <w:r>
        <w:t xml:space="preserve"> </w:t>
      </w:r>
      <w:r>
        <w:t xml:space="preserve">of</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w:t>
      </w:r>
      <w:hyperlink w:anchor="def-orthonormal-basis">
        <w:r>
          <w:rPr>
            <w:rStyle w:val="Hyperlink"/>
          </w:rPr>
          <w:t xml:space="preserve">Definition 77</w:t>
        </w:r>
      </w:hyperlink>
      <w:r>
        <w:t xml:space="preserve">).</w:t>
      </w:r>
    </w:p>
    <w:bookmarkEnd w:id="401"/>
    <w:p>
      <w:pPr>
        <w:pStyle w:val="FirstParagraph"/>
      </w:pPr>
      <w:r>
        <w:rPr>
          <w:i/>
          <w:iCs/>
        </w:rPr>
        <w:t xml:space="preserve">Proof</w:t>
      </w:r>
      <w:r>
        <w:t xml:space="preserve">. </w:t>
      </w:r>
      <w:r>
        <w:rPr>
          <w:b/>
          <w:bCs/>
        </w:rPr>
        <w:t xml:space="preserve">Parts 1 and 2, by</w:t>
      </w:r>
      <w:r>
        <w:rPr>
          <w:b/>
          <w:bCs/>
        </w:rPr>
        <w:t xml:space="preserve"> </w:t>
      </w:r>
      <w:hyperlink r:id="rId142">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m:oMath>
        <m:acc>
          <m:accPr>
            <m:chr m:val="̃"/>
          </m:accPr>
          <m:e>
            <m:r>
              <m:t>q</m:t>
            </m:r>
          </m:e>
        </m:acc>
      </m:oMath>
      <w:r>
        <w:t xml:space="preserve">’s is empty,</w:t>
      </w:r>
      <w:r>
        <w:t xml:space="preserve"> </w:t>
      </w:r>
      <w:r>
        <w:t xml:space="preserve">which is orthonormal, and both spans are</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47</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m:oMathPara>
        <m:oMathParaPr>
          <m:jc m:val="center"/>
        </m:oMathParaPr>
        <m:oMath>
          <m:eqArr>
            <m:e>
              <m:sSub>
                <m:e>
                  <m:r>
                    <m:rPr>
                      <m:scr m:val="script"/>
                      <m:sty m:val="p"/>
                    </m:rPr>
                    <m:t>S</m:t>
                  </m:r>
                </m:e>
                <m:sub>
                  <m:r>
                    <m:t>i</m:t>
                  </m:r>
                  <m:r>
                    <m:rPr>
                      <m:sty m:val="p"/>
                    </m:rPr>
                    <m:t>−</m:t>
                  </m:r>
                  <m:r>
                    <m:t>1</m:t>
                  </m:r>
                </m:sub>
              </m:sSub>
              <m:r>
                <m:t>&amp;</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e>
            <m:e>
              <m:r>
                <m:t>&amp;</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e>
          </m:eqArr>
        </m:oMath>
      </m:oMathPara>
    </w:p>
    <w:p>
      <w:pPr>
        <w:pStyle w:val="FirstParagraph"/>
      </w:pPr>
      <w:r>
        <w:t xml:space="preserve">The orthonormal vectors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 </w:t>
      </w:r>
      <w:r>
        <w:t xml:space="preserve">are linearly independent</w:t>
      </w:r>
      <w:r>
        <w:t xml:space="preserve"> </w:t>
      </w:r>
      <w:r>
        <w:t xml:space="preserve">(</w:t>
      </w:r>
      <w:hyperlink w:anchor="thm-orthonormal-independent">
        <w:r>
          <w:rPr>
            <w:rStyle w:val="Hyperlink"/>
          </w:rPr>
          <w:t xml:space="preserve">Theorem 63</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m:oMath>
        <m:sSub>
          <m:e>
            <m:acc>
              <m:accPr>
                <m:chr m:val="̃"/>
              </m:accPr>
              <m:e>
                <m:acc>
                  <m:accPr>
                    <m:chr m:val="̃"/>
                  </m:accPr>
                  <m:e>
                    <m:r>
                      <m:t>q</m:t>
                    </m:r>
                  </m:e>
                </m:acc>
              </m:e>
            </m:acc>
          </m:e>
          <m:sub>
            <m:r>
              <m:t>i</m:t>
            </m:r>
          </m:sub>
        </m:sSub>
      </m:oMath>
      <w:r>
        <w:rPr>
          <w:i/>
          <w:iCs/>
        </w:rPr>
        <w:t xml:space="preserve"> </w:t>
      </w:r>
      <w:r>
        <w:rPr>
          <w:i/>
          <w:iCs/>
        </w:rPr>
        <w:t xml:space="preserve">is orthogonal to the earlier</w:t>
      </w:r>
      <w:r>
        <w:rPr>
          <w:i/>
          <w:iCs/>
        </w:rPr>
        <w:t xml:space="preserve"> </w:t>
      </w:r>
      <m:oMath>
        <m:acc>
          <m:accPr>
            <m:chr m:val="̃"/>
          </m:accPr>
          <m:e>
            <m:r>
              <m:t>q</m:t>
            </m:r>
          </m:e>
        </m:acc>
      </m:oMath>
      <w:r>
        <w:rPr>
          <w:i/>
          <w:iCs/>
        </w:rPr>
        <w:t xml:space="preserve">’s.</w:t>
      </w:r>
      <w:r>
        <w:t xml:space="preserve"> </w:t>
      </w:r>
      <w:r>
        <w:t xml:space="preserve">For each</w:t>
      </w:r>
      <w:r>
        <w:t xml:space="preserve"> </w:t>
      </w:r>
      <m:oMath>
        <m:r>
          <m:t>l</m:t>
        </m:r>
        <m:r>
          <m:rPr>
            <m:sty m:val="p"/>
          </m:rPr>
          <m:t>&lt;</m:t>
        </m:r>
        <m:r>
          <m:t>i</m:t>
        </m:r>
      </m:oMath>
      <w:r>
        <w:t xml:space="preserve">,</w:t>
      </w:r>
    </w:p>
    <w:p>
      <w:pPr>
        <w:pStyle w:val="BodyText"/>
      </w:pPr>
      <m:oMathPara>
        <m:oMathParaPr>
          <m:jc m:val="center"/>
        </m:oMathParaPr>
        <m:oMath>
          <m:eqArr>
            <m:e>
              <m:sSub>
                <m:e>
                  <m:acc>
                    <m:accPr>
                      <m:chr m:val="̃"/>
                    </m:accPr>
                    <m:e>
                      <m:r>
                        <m:t>q</m:t>
                      </m:r>
                    </m:e>
                  </m:acc>
                </m:e>
                <m:sub>
                  <m:r>
                    <m:t>l</m:t>
                  </m:r>
                </m:sub>
              </m:sSub>
              <m:r>
                <m:rPr>
                  <m:sty m:val="p"/>
                </m:rPr>
                <m:t>⋅</m:t>
              </m:r>
              <m:sSub>
                <m:e>
                  <m:acc>
                    <m:accPr>
                      <m:chr m:val="̃"/>
                    </m:accPr>
                    <m:e>
                      <m:acc>
                        <m:accPr>
                          <m:chr m:val="̃"/>
                        </m:accPr>
                        <m:e>
                          <m:r>
                            <m:t>q</m:t>
                          </m:r>
                        </m:e>
                      </m:acc>
                    </m:e>
                  </m:acc>
                </m:e>
                <m:sub>
                  <m:r>
                    <m:t>i</m:t>
                  </m:r>
                </m:sub>
              </m:sSub>
              <m:r>
                <m:t>&amp;</m:t>
              </m:r>
              <m:r>
                <m:rPr>
                  <m:sty m:val="p"/>
                </m:rPr>
                <m:t>=</m:t>
              </m:r>
              <m:sSub>
                <m:e>
                  <m:acc>
                    <m:accPr>
                      <m:chr m:val="̃"/>
                    </m:accPr>
                    <m:e>
                      <m:r>
                        <m:t>q</m:t>
                      </m:r>
                    </m:e>
                  </m:acc>
                </m:e>
                <m:sub>
                  <m:r>
                    <m:t>l</m:t>
                  </m:r>
                </m:sub>
              </m:sSub>
              <m:r>
                <m:rPr>
                  <m:sty m:val="p"/>
                </m:rPr>
                <m:t>⋅</m:t>
              </m:r>
              <m:r>
                <m:t>​</m:t>
              </m:r>
              <m:d>
                <m:dPr>
                  <m:begChr m:val="("/>
                  <m:sepChr m:val=""/>
                  <m:endChr m:val=")"/>
                  <m:grow/>
                </m:dPr>
                <m:e>
                  <m:r>
                    <m:t>1</m:t>
                  </m:r>
                  <m:r>
                    <m:t> </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sSub>
                    <m:e>
                      <m:acc>
                        <m:accPr>
                          <m:chr m:val="̃"/>
                        </m:accPr>
                        <m:e>
                          <m:r>
                            <m:t>q</m:t>
                          </m:r>
                        </m:e>
                      </m:acc>
                    </m:e>
                    <m:sub>
                      <m:r>
                        <m:t>j</m:t>
                      </m:r>
                    </m:sub>
                  </m:sSub>
                </m:e>
              </m:d>
              <m:r>
                <m:t>​</m:t>
              </m:r>
              <m:r>
                <m:t>&amp;</m:t>
              </m:r>
              <m:r>
                <m:t>&amp;</m:t>
              </m:r>
              <m:r>
                <m:rPr>
                  <m:nor/>
                  <m:sty m:val="p"/>
                </m:rPr>
                <m:t>(</m:t>
              </m:r>
              <m:r>
                <m:rPr>
                  <m:nor/>
                  <m:sty m:val="p"/>
                </m:rPr>
                <m:t>Definition 78</m:t>
              </m:r>
              <m:r>
                <m:rPr>
                  <m:nor/>
                  <m:sty m:val="p"/>
                </m:rPr>
                <m:t>, as a linear combination)</m:t>
              </m:r>
            </m:e>
            <m:e>
              <m:r>
                <m:t>&amp;</m:t>
              </m:r>
              <m:r>
                <m:rPr>
                  <m:sty m:val="p"/>
                </m:rPr>
                <m:t>=</m:t>
              </m:r>
              <m:r>
                <m:t>1</m:t>
              </m:r>
              <m:r>
                <m:t> </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rPr>
                  <m:nor/>
                  <m:sty m:val="p"/>
                </m:rPr>
                <m:t>Theorem 62</m:t>
              </m:r>
              <m:r>
                <m:rPr>
                  <m:nor/>
                  <m:sty m:val="p"/>
                </m:rPr>
                <m:t>)</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t>1</m:t>
              </m:r>
              <m:r>
                <m:t> </m:t>
              </m:r>
              <m:r>
                <m:t>z</m:t>
              </m:r>
              <m:r>
                <m:rPr>
                  <m:sty m:val="p"/>
                </m:rPr>
                <m:t>=</m:t>
              </m:r>
              <m:r>
                <m:t>z</m:t>
              </m:r>
              <m:r>
                <m:rPr>
                  <m:nor/>
                  <m:sty m:val="p"/>
                </m:rPr>
                <m:t>, and pull the minus signs out of the sum)</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sSub>
                <m:e>
                  <m:acc>
                    <m:accPr>
                      <m:chr m:val="̃"/>
                    </m:accPr>
                    <m:e>
                      <m:r>
                        <m:t>q</m:t>
                      </m:r>
                    </m:e>
                  </m:acc>
                </m:e>
                <m:sub>
                  <m:r>
                    <m:t>l</m:t>
                  </m:r>
                </m:sub>
              </m:sSub>
              <m:r>
                <m:rPr>
                  <m:sty m:val="p"/>
                </m:rPr>
                <m:t>⋅</m:t>
              </m:r>
              <m:sSub>
                <m:e>
                  <m:acc>
                    <m:accPr>
                      <m:chr m:val="̃"/>
                    </m:accPr>
                    <m:e>
                      <m:r>
                        <m:t>a</m:t>
                      </m:r>
                    </m:e>
                  </m:acc>
                </m:e>
                <m:sub>
                  <m:r>
                    <m:t>i</m:t>
                  </m:r>
                </m:sub>
              </m:sSub>
              <m:r>
                <m:t>&amp;</m:t>
              </m:r>
              <m:r>
                <m:t>&amp;</m:t>
              </m:r>
              <m:r>
                <m:rPr>
                  <m:nor/>
                  <m:sty m:val="p"/>
                </m:rPr>
                <m:t>(only the </m:t>
              </m:r>
              <m:r>
                <m:t>j</m:t>
              </m:r>
              <m:r>
                <m:rPr>
                  <m:sty m:val="p"/>
                </m:rPr>
                <m:t>=</m:t>
              </m:r>
              <m:r>
                <m:t>l</m:t>
              </m:r>
              <m:r>
                <m:rPr>
                  <m:nor/>
                  <m:sty m:val="p"/>
                </m:rPr>
                <m:t> term survives, </m:t>
              </m:r>
              <m:r>
                <m:rPr>
                  <m:nor/>
                  <m:sty m:val="p"/>
                </m:rPr>
                <m:t>Definition 19</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sSub>
          <m:e>
            <m:r>
              <m:rPr>
                <m:scr m:val="script"/>
                <m:sty m:val="p"/>
              </m:rPr>
              <m:t>S</m:t>
            </m:r>
          </m:e>
          <m:sub>
            <m:r>
              <m:t>i</m:t>
            </m:r>
            <m:r>
              <m:rPr>
                <m:sty m:val="p"/>
              </m:rPr>
              <m:t>−</m:t>
            </m:r>
            <m:r>
              <m:t>1</m:t>
            </m:r>
          </m:sub>
        </m:sSub>
      </m:oMath>
      <w:r>
        <w:t xml:space="preserve">.</w:t>
      </w:r>
      <w:r>
        <w:t xml:space="preserve"> </w:t>
      </w:r>
      <w:r>
        <w:t xml:space="preserve">Conversely, if</w:t>
      </w:r>
      <w:r>
        <w:t xml:space="preserve"> </w:t>
      </w:r>
      <m:oMath>
        <m:sSub>
          <m:e>
            <m:acc>
              <m:accPr>
                <m:chr m:val="̃"/>
              </m:accPr>
              <m:e>
                <m:r>
                  <m:t>a</m:t>
                </m:r>
              </m:e>
            </m:acc>
          </m:e>
          <m:sub>
            <m:r>
              <m:t>i</m:t>
            </m:r>
          </m:sub>
        </m:sSub>
        <m:r>
          <m:rPr>
            <m:sty m:val="p"/>
          </m:rPr>
          <m:t>∈</m:t>
        </m:r>
        <m:sSub>
          <m:e>
            <m:r>
              <m:rPr>
                <m:scr m:val="script"/>
                <m:sty m:val="p"/>
              </m:rPr>
              <m:t>S</m:t>
            </m:r>
          </m:e>
          <m:sub>
            <m:r>
              <m:t>i</m:t>
            </m:r>
            <m:r>
              <m:rPr>
                <m:sty m:val="p"/>
              </m:rPr>
              <m:t>−</m:t>
            </m:r>
            <m:r>
              <m:t>1</m:t>
            </m:r>
          </m:sub>
        </m:sSub>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w:t>
      </w:r>
      <w:hyperlink w:anchor="thm-orthonormal-expansion">
        <w:r>
          <w:rPr>
            <w:rStyle w:val="Hyperlink"/>
          </w:rPr>
          <w:t xml:space="preserve">Theorem 64</w:t>
        </w:r>
      </w:hyperlink>
      <w:r>
        <w:t xml:space="preserve">), so</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so</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acc>
              <m:accPr>
                <m:chr m:val="̃"/>
              </m:accPr>
              <m:e>
                <m:r>
                  <m:t>q</m:t>
                </m:r>
              </m:e>
            </m:acc>
          </m:e>
          <m:sub>
            <m:r>
              <m:t>i</m:t>
            </m:r>
          </m:sub>
        </m:sSub>
        <m:r>
          <m:rPr>
            <m:sty m:val="p"/>
          </m:rPr>
          <m:t>=</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has</w:t>
      </w:r>
      <w:r>
        <w:t xml:space="preserve"> </w:t>
      </w:r>
      <w:r>
        <w:t xml:space="preserve">norm</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m:t>
        </m:r>
        <m:r>
          <m:t>1</m:t>
        </m:r>
      </m:oMath>
      <w:r>
        <w:t xml:space="preserve"> </w:t>
      </w:r>
      <w:r>
        <w:t xml:space="preserve">(</w:t>
      </w:r>
      <w:hyperlink w:anchor="thm-norm-properties">
        <w:r>
          <w:rPr>
            <w:rStyle w:val="Hyperlink"/>
          </w:rPr>
          <w:t xml:space="preserve">Theorem 56</w:t>
        </w:r>
      </w:hyperlink>
      <w:r>
        <w:t xml:space="preserve">)</w:t>
      </w:r>
      <w:r>
        <w:t xml:space="preserve"> </w:t>
      </w:r>
      <w:r>
        <w:t xml:space="preserve">and for</w:t>
      </w:r>
      <w:r>
        <w:t xml:space="preserve"> </w:t>
      </w:r>
      <m:oMath>
        <m:r>
          <m:t>l</m:t>
        </m:r>
        <m:r>
          <m:rPr>
            <m:sty m:val="p"/>
          </m:rPr>
          <m:t>&lt;</m:t>
        </m:r>
        <m:r>
          <m:t>i</m:t>
        </m:r>
      </m:oMath>
    </w:p>
    <w:p>
      <w:pPr>
        <w:pStyle w:val="BodyText"/>
      </w:pPr>
      <m:oMathPara>
        <m:oMathParaPr>
          <m:jc m:val="center"/>
        </m:oMathParaPr>
        <m:oMath>
          <m:eqArr>
            <m:e>
              <m:sSub>
                <m:e>
                  <m:acc>
                    <m:accPr>
                      <m:chr m:val="̃"/>
                    </m:accPr>
                    <m:e>
                      <m:r>
                        <m:t>q</m:t>
                      </m:r>
                    </m:e>
                  </m:acc>
                </m:e>
                <m:sub>
                  <m:r>
                    <m:t>l</m:t>
                  </m:r>
                </m:sub>
              </m:sSub>
              <m:r>
                <m:rPr>
                  <m:sty m:val="p"/>
                </m:rPr>
                <m:t>⋅</m:t>
              </m:r>
              <m:sSub>
                <m:e>
                  <m:acc>
                    <m:accPr>
                      <m:chr m:val="̃"/>
                    </m:accPr>
                    <m:e>
                      <m:r>
                        <m:t>q</m:t>
                      </m:r>
                    </m:e>
                  </m:acc>
                </m:e>
                <m:sub>
                  <m:r>
                    <m:t>i</m:t>
                  </m:r>
                </m:sub>
              </m:sSub>
              <m:r>
                <m:t>&amp;</m:t>
              </m:r>
              <m:r>
                <m:rPr>
                  <m:sty m:val="p"/>
                </m:rPr>
                <m:t>=</m:t>
              </m:r>
              <m:f>
                <m:fPr>
                  <m:type m:val="bar"/>
                </m:fPr>
                <m:num>
                  <m:r>
                    <m:t>1</m:t>
                  </m:r>
                </m:num>
                <m:den>
                  <m:r>
                    <m:t>​</m:t>
                  </m:r>
                  <m:d>
                    <m:dPr>
                      <m:begChr m:val="∥"/>
                      <m:sepChr m:val=""/>
                      <m:endChr m:val="∥"/>
                      <m:grow/>
                    </m:dPr>
                    <m:e>
                      <m:sSub>
                        <m:e>
                          <m:acc>
                            <m:accPr>
                              <m:chr m:val="̃"/>
                            </m:accPr>
                            <m:e>
                              <m:acc>
                                <m:accPr>
                                  <m:chr m:val="̃"/>
                                </m:accPr>
                                <m:e>
                                  <m:r>
                                    <m:t>q</m:t>
                                  </m:r>
                                </m:e>
                              </m:acc>
                            </m:e>
                          </m:acc>
                        </m:e>
                        <m:sub>
                          <m:r>
                            <m:t>i</m:t>
                          </m:r>
                        </m:sub>
                      </m:sSub>
                    </m:e>
                  </m:d>
                  <m:r>
                    <m:t>​</m:t>
                  </m:r>
                </m:den>
              </m:f>
              <m:r>
                <m:t> </m:t>
              </m:r>
              <m:r>
                <m:rPr>
                  <m:sty m:val="p"/>
                </m:rPr>
                <m:t>(</m:t>
              </m:r>
              <m:sSub>
                <m:e>
                  <m:acc>
                    <m:accPr>
                      <m:chr m:val="̃"/>
                    </m:accPr>
                    <m:e>
                      <m:r>
                        <m:t>q</m:t>
                      </m:r>
                    </m:e>
                  </m:acc>
                </m:e>
                <m:sub>
                  <m:r>
                    <m:t>l</m:t>
                  </m:r>
                </m:sub>
              </m:sSub>
              <m:r>
                <m:rPr>
                  <m:sty m:val="p"/>
                </m:rPr>
                <m:t>⋅</m:t>
              </m:r>
              <m:sSub>
                <m:e>
                  <m:acc>
                    <m:accPr>
                      <m:chr m:val="̃"/>
                    </m:accPr>
                    <m:e>
                      <m:acc>
                        <m:accPr>
                          <m:chr m:val="̃"/>
                        </m:accPr>
                        <m:e>
                          <m:r>
                            <m:t>q</m:t>
                          </m:r>
                        </m:e>
                      </m:acc>
                    </m:e>
                  </m:acc>
                </m:e>
                <m:sub>
                  <m:r>
                    <m:t>i</m:t>
                  </m:r>
                </m:sub>
              </m:sSub>
              <m:r>
                <m:rPr>
                  <m:sty m:val="p"/>
                </m:rPr>
                <m:t>)</m:t>
              </m:r>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0</m:t>
              </m:r>
              <m:r>
                <m:rPr>
                  <m:sty m:val="p"/>
                </m:rPr>
                <m:t>,</m:t>
              </m:r>
              <m:r>
                <m:t>&amp;</m:t>
              </m:r>
              <m:r>
                <m:t>&amp;</m:t>
              </m:r>
              <m:r>
                <m:rPr>
                  <m:nor/>
                  <m:sty m:val="p"/>
                </m:rPr>
                <m:t>(</m:t>
              </m:r>
              <m:sSub>
                <m:e>
                  <m:acc>
                    <m:accPr>
                      <m:chr m:val="̃"/>
                    </m:accPr>
                    <m:e>
                      <m:acc>
                        <m:accPr>
                          <m:chr m:val="̃"/>
                        </m:accPr>
                        <m:e>
                          <m:r>
                            <m:t>q</m:t>
                          </m:r>
                        </m:e>
                      </m:acc>
                    </m:e>
                  </m:acc>
                </m:e>
                <m:sub>
                  <m:r>
                    <m:t>i</m:t>
                  </m:r>
                </m:sub>
              </m:sSub>
              <m:r>
                <m:rPr>
                  <m:nor/>
                  <m:sty m:val="p"/>
                </m:rPr>
                <m:t> is orthogonal to </m:t>
              </m:r>
              <m:sSub>
                <m:e>
                  <m:acc>
                    <m:accPr>
                      <m:chr m:val="̃"/>
                    </m:accPr>
                    <m:e>
                      <m:r>
                        <m:t>q</m:t>
                      </m:r>
                    </m:e>
                  </m:acc>
                </m:e>
                <m:sub>
                  <m:r>
                    <m:t>l</m:t>
                  </m:r>
                </m:sub>
              </m:sSub>
              <m:r>
                <m:rPr>
                  <m:nor/>
                  <m:sty m:val="p"/>
                </m:rPr>
                <m:t>)</m:t>
              </m:r>
            </m:e>
          </m:eqArr>
        </m:oMath>
      </m:oMathPara>
    </w:p>
    <w:p>
      <w:pPr>
        <w:pStyle w:val="FirstParagraph"/>
      </w:pPr>
      <w:r>
        <w:t xml:space="preserve">and</w:t>
      </w:r>
      <w:r>
        <w:t xml:space="preserve"> </w:t>
      </w:r>
      <m:oMath>
        <m:sSub>
          <m:e>
            <m:acc>
              <m:accPr>
                <m:chr m:val="̃"/>
              </m:accPr>
              <m:e>
                <m:r>
                  <m:t>q</m:t>
                </m:r>
              </m:e>
            </m:acc>
          </m:e>
          <m:sub>
            <m:r>
              <m:t>i</m:t>
            </m:r>
          </m:sub>
        </m:sSub>
        <m:r>
          <m:rPr>
            <m:sty m:val="p"/>
          </m:rPr>
          <m:t>⋅</m:t>
        </m:r>
        <m:sSub>
          <m:e>
            <m:acc>
              <m:accPr>
                <m:chr m:val="̃"/>
              </m:accPr>
              <m:e>
                <m:r>
                  <m:t>q</m:t>
                </m:r>
              </m:e>
            </m:acc>
          </m:e>
          <m:sub>
            <m:r>
              <m:t>l</m:t>
            </m:r>
          </m:sub>
        </m:sSub>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For the spans:</w:t>
      </w:r>
    </w:p>
    <w:p>
      <w:pPr>
        <w:pStyle w:val="Compact"/>
        <w:numPr>
          <w:ilvl w:val="0"/>
          <w:numId w:val="1069"/>
        </w:numPr>
      </w:pPr>
      <m:oMath>
        <m:sSub>
          <m:e>
            <m:acc>
              <m:accPr>
                <m:chr m:val="̃"/>
              </m:accPr>
              <m:e>
                <m:r>
                  <m:t>a</m:t>
                </m:r>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is in</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r>
        <w:t xml:space="preserve"> </w:t>
      </w:r>
      <w:r>
        <w:t xml:space="preserve">and so is each of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oMath>
      <w:r>
        <w:t xml:space="preserve">, which lie in</w:t>
      </w:r>
      <w:r>
        <w:t xml:space="preserve"> </w:t>
      </w:r>
      <m:oMath>
        <m:sSub>
          <m:e>
            <m:r>
              <m:rPr>
                <m:scr m:val="script"/>
                <m:sty m:val="p"/>
              </m:rPr>
              <m:t>S</m:t>
            </m:r>
          </m:e>
          <m:sub>
            <m:r>
              <m:t>i</m:t>
            </m:r>
            <m:r>
              <m:rPr>
                <m:sty m:val="p"/>
              </m:rPr>
              <m:t>−</m:t>
            </m:r>
            <m:r>
              <m:t>1</m:t>
            </m:r>
          </m:sub>
        </m:sSub>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p>
    <w:p>
      <w:pPr>
        <w:pStyle w:val="Compact"/>
        <w:numPr>
          <w:ilvl w:val="0"/>
          <w:numId w:val="1069"/>
        </w:numPr>
      </w:pPr>
      <m:oMath>
        <m:sSub>
          <m:e>
            <m:acc>
              <m:accPr>
                <m:chr m:val="̃"/>
              </m:accPr>
              <m:e>
                <m:r>
                  <m:t>q</m:t>
                </m:r>
              </m:e>
            </m:acc>
          </m:e>
          <m:sub>
            <m:r>
              <m:t>i</m:t>
            </m:r>
          </m:sub>
        </m:sSub>
        <m:r>
          <m:rPr>
            <m:sty m:val="p"/>
          </m:rPr>
          <m:t>=</m:t>
        </m:r>
        <m:r>
          <m:t>​</m:t>
        </m:r>
        <m:d>
          <m:dPr>
            <m:begChr m:val="("/>
            <m:sepChr m:val=""/>
            <m:endChr m:val=")"/>
            <m:grow/>
          </m:dPr>
          <m:e>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is in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r>
        <w:t xml:space="preserve"> </w:t>
      </w:r>
      <w:r>
        <w:t xml:space="preserve">because each</w:t>
      </w:r>
      <w:r>
        <w:t xml:space="preserve"> </w:t>
      </w:r>
      <m:oMath>
        <m:sSub>
          <m:e>
            <m:acc>
              <m:accPr>
                <m:chr m:val="̃"/>
              </m:accPr>
              <m:e>
                <m:r>
                  <m:t>q</m:t>
                </m:r>
              </m:e>
            </m:acc>
          </m:e>
          <m:sub>
            <m:r>
              <m:t>j</m:t>
            </m:r>
          </m:sub>
        </m:sSub>
      </m:oMath>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w:t>
      </w:r>
    </w:p>
    <w:p>
      <w:pPr>
        <w:pStyle w:val="FirstParagraph"/>
      </w:pPr>
      <w:r>
        <w:t xml:space="preserve">A span is a subspace (</w:t>
      </w:r>
      <w:hyperlink w:anchor="thm-span-subspace">
        <w:r>
          <w:rPr>
            <w:rStyle w:val="Hyperlink"/>
          </w:rPr>
          <w:t xml:space="preserve">Theorem 22</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m:oMath>
        <m:sSub>
          <m:e>
            <m:acc>
              <m:accPr>
                <m:chr m:val="̃"/>
              </m:accPr>
              <m:e>
                <m:r>
                  <m:t>a</m:t>
                </m:r>
              </m:e>
            </m:acc>
          </m:e>
          <m:sub>
            <m:r>
              <m:t>1</m:t>
            </m:r>
          </m:sub>
        </m:sSub>
        <m:r>
          <m:rPr>
            <m:sty m:val="p"/>
          </m:rPr>
          <m:t>∉</m:t>
        </m:r>
        <m:r>
          <m:rPr>
            <m:sty m:val="p"/>
          </m:rPr>
          <m:t>span</m:t>
        </m:r>
      </m:oMath>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 </w:t>
      </w:r>
      <w:r>
        <w:t xml:space="preserve">(part 2).</w:t>
      </w:r>
      <w:r>
        <w:t xml:space="preserve"> </w:t>
      </w:r>
      <w:r>
        <w:t xml:space="preserve">Applying</w:t>
      </w:r>
      <w:r>
        <w:t xml:space="preserve"> </w:t>
      </w:r>
      <w:hyperlink w:anchor="thm-add-outside-span">
        <w:r>
          <w:rPr>
            <w:rStyle w:val="Hyperlink"/>
          </w:rPr>
          <w:t xml:space="preserve">Theorem 28</w:t>
        </w:r>
      </w:hyperlink>
      <w:r>
        <w:t xml:space="preserve"> </w:t>
      </w:r>
      <m:oMath>
        <m:r>
          <m:t>k</m:t>
        </m:r>
      </m:oMath>
      <w:r>
        <w:t xml:space="preserve"> </w:t>
      </w:r>
      <w:r>
        <w:t xml:space="preserve">times, starting from the empty list,</w:t>
      </w:r>
      <w:r>
        <w:t xml:space="preserve"> </w:t>
      </w:r>
      <w:r>
        <w:t xml:space="preserve">shows that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Conversely, if they are linearly independent,</w:t>
      </w:r>
      <w:r>
        <w:t xml:space="preserve"> </w:t>
      </w:r>
      <w:r>
        <w:t xml:space="preserve">no</w:t>
      </w:r>
      <w:r>
        <w:t xml:space="preserve"> </w:t>
      </w:r>
      <m:oMath>
        <m:sSub>
          <m:e>
            <m:acc>
              <m:accPr>
                <m:chr m:val="̃"/>
              </m:accPr>
              <m:e>
                <m:r>
                  <m:t>a</m:t>
                </m:r>
              </m:e>
            </m:acc>
          </m:e>
          <m:sub>
            <m:r>
              <m:t>i</m:t>
            </m:r>
          </m:sub>
        </m:sSub>
      </m:oMath>
      <w:r>
        <w:t xml:space="preserve"> </w:t>
      </w:r>
      <w:r>
        <w:t xml:space="preserve">is a linear combination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oMath>
      <w:r>
        <w:t xml:space="preserve"> </w:t>
      </w:r>
      <w:r>
        <w:t xml:space="preserve">of the earlier ones,</w:t>
      </w:r>
      <w:r>
        <w:t xml:space="preserve"> </w:t>
      </w:r>
      <w:r>
        <w:t xml:space="preserve">because then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r>
          <m:rPr>
            <m:sty m:val="p"/>
          </m:rPr>
          <m:t>−</m:t>
        </m:r>
        <m:sSub>
          <m:e>
            <m:acc>
              <m:accPr>
                <m:chr m:val="̃"/>
              </m:accPr>
              <m:e>
                <m:r>
                  <m:t>a</m:t>
                </m:r>
              </m:e>
            </m:acc>
          </m:e>
          <m:sub>
            <m:r>
              <m:t>i</m:t>
            </m:r>
          </m:sub>
        </m:sSub>
        <m:r>
          <m:rPr>
            <m:sty m:val="p"/>
          </m:rPr>
          <m:t>=</m:t>
        </m:r>
        <m:acc>
          <m:accPr>
            <m:chr m:val="̃"/>
          </m:accPr>
          <m:e>
            <m:r>
              <m:t>0</m:t>
            </m:r>
          </m:e>
        </m:acc>
      </m:oMath>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hence linearly independent</w:t>
      </w:r>
      <w:r>
        <w:t xml:space="preserve"> </w:t>
      </w:r>
      <w:r>
        <w:t xml:space="preserve">(</w:t>
      </w:r>
      <w:hyperlink w:anchor="thm-orthonormal-independent">
        <w:r>
          <w:rPr>
            <w:rStyle w:val="Hyperlink"/>
          </w:rPr>
          <w:t xml:space="preserve">Theorem 63</w:t>
        </w:r>
      </w:hyperlink>
      <w:r>
        <w:t xml:space="preserve">),</w:t>
      </w:r>
      <w:r>
        <w:t xml:space="preserve"> </w:t>
      </w:r>
      <w:r>
        <w:t xml:space="preserve">and span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(part 1),</w:t>
      </w:r>
      <w:r>
        <w:t xml:space="preserve"> </w:t>
      </w:r>
      <w:r>
        <w:t xml:space="preserve">so they are an orthonormal basis of it.</w:t>
      </w:r>
    </w:p>
    <w:bookmarkStart w:id="402" w:name="exm-thm-gram-schmidt"/>
    <w:p>
      <w:pPr>
        <w:pStyle w:val="BodyText"/>
      </w:pPr>
      <w:r>
        <w:rPr>
          <w:b/>
          <w:bCs/>
        </w:rPr>
        <w:t xml:space="preserve">Example 119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117</w:t>
        </w:r>
      </w:hyperlink>
      <w:r>
        <w:t xml:space="preserve"> </w:t>
      </w:r>
      <w:r>
        <w:t xml:space="preserve">with</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m:oMath>
        <m:sSub>
          <m:e>
            <m:acc>
              <m:accPr>
                <m:chr m:val="̃"/>
              </m:accPr>
              <m:e>
                <m:r>
                  <m:t>q</m:t>
                </m:r>
              </m:e>
            </m:acc>
          </m:e>
          <m:sub>
            <m:r>
              <m:t>1</m:t>
            </m:r>
          </m:sub>
        </m:sSub>
        <m:r>
          <m:rPr>
            <m:sty m:val="p"/>
          </m:rPr>
          <m:t>⋅</m:t>
        </m:r>
        <m:sSub>
          <m:e>
            <m:acc>
              <m:accPr>
                <m:chr m:val="̃"/>
              </m:accPr>
              <m:e>
                <m:r>
                  <m:t>a</m:t>
                </m:r>
              </m:e>
            </m:acc>
          </m:e>
          <m:sub>
            <m:r>
              <m:t>3</m:t>
            </m:r>
          </m:sub>
        </m:sSub>
        <m:r>
          <m:rPr>
            <m:sty m:val="p"/>
          </m:rPr>
          <m:t>=</m:t>
        </m:r>
        <m:f>
          <m:fPr>
            <m:type m:val="lin"/>
          </m:fPr>
          <m:num>
            <m:r>
              <m:t>1</m:t>
            </m:r>
          </m:num>
          <m:den>
            <m:rad>
              <m:radPr>
                <m:degHide m:val="on"/>
              </m:radPr>
              <m:deg/>
              <m:e>
                <m:r>
                  <m:t>2</m:t>
                </m:r>
              </m:e>
            </m:rad>
          </m:den>
        </m:f>
      </m:oMath>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a</m:t>
                      </m:r>
                    </m:e>
                  </m:acc>
                </m:e>
                <m:sub>
                  <m:r>
                    <m:t>3</m:t>
                  </m:r>
                </m:sub>
              </m:sSub>
              <m:r>
                <m:t>&amp;</m:t>
              </m:r>
              <m:r>
                <m:rPr>
                  <m:sty m:val="p"/>
                </m:rPr>
                <m:t>=</m:t>
              </m:r>
              <m:f>
                <m:fPr>
                  <m:type m:val="lin"/>
                </m:fPr>
                <m:num>
                  <m:r>
                    <m:t>1</m:t>
                  </m:r>
                </m:num>
                <m:den>
                  <m:rad>
                    <m:radPr>
                      <m:degHide m:val="on"/>
                    </m:radPr>
                    <m:deg/>
                    <m:e>
                      <m:r>
                        <m:t>6</m:t>
                      </m:r>
                    </m:e>
                  </m:rad>
                </m:den>
              </m:f>
              <m:r>
                <m:t> </m:t>
              </m:r>
              <m:r>
                <m:rPr>
                  <m:sty m:val="p"/>
                </m:rPr>
                <m:t>(</m:t>
              </m:r>
              <m:r>
                <m:t>0</m:t>
              </m:r>
              <m:r>
                <m:rPr>
                  <m:sty m:val="p"/>
                </m:rPr>
                <m:t>−</m:t>
              </m:r>
              <m:r>
                <m:t>1</m:t>
              </m:r>
              <m:r>
                <m:rPr>
                  <m:sty m:val="p"/>
                </m:rPr>
                <m:t>+</m:t>
              </m:r>
              <m:r>
                <m:t>2</m:t>
              </m:r>
              <m:r>
                <m:rPr>
                  <m:sty m:val="p"/>
                </m:rPr>
                <m:t>)</m:t>
              </m:r>
            </m:e>
            <m:e>
              <m:r>
                <m:t>&amp;</m:t>
              </m:r>
              <m:r>
                <m:rPr>
                  <m:sty m:val="p"/>
                </m:rPr>
                <m:t>=</m:t>
              </m:r>
              <m:f>
                <m:fPr>
                  <m:type m:val="lin"/>
                </m:fPr>
                <m:num>
                  <m:r>
                    <m:t>1</m:t>
                  </m:r>
                </m:num>
                <m:den>
                  <m:rad>
                    <m:radPr>
                      <m:degHide m:val="on"/>
                    </m:radPr>
                    <m:deg/>
                    <m:e>
                      <m:r>
                        <m:t>6</m:t>
                      </m:r>
                    </m:e>
                  </m:rad>
                </m:den>
              </m:f>
              <m:r>
                <m:rPr>
                  <m:sty m:val="p"/>
                </m:rPr>
                <m:t>,</m:t>
              </m:r>
            </m:e>
          </m:eqArr>
        </m:oMath>
      </m:oMathPara>
    </w:p>
    <w:p>
      <w:pPr>
        <w:pStyle w:val="FirstParagraph"/>
      </w:pPr>
      <w:r>
        <w:t xml:space="preserve">so</w:t>
      </w:r>
    </w:p>
    <w:p>
      <w:pPr>
        <w:pStyle w:val="BodyText"/>
      </w:pPr>
      <m:oMathPara>
        <m:oMathParaPr>
          <m:jc m:val="center"/>
        </m:oMathParaPr>
        <m:oMath>
          <m:eqArr>
            <m:e>
              <m:sSub>
                <m:e>
                  <m:acc>
                    <m:accPr>
                      <m:chr m:val="̃"/>
                    </m:accPr>
                    <m:e>
                      <m:acc>
                        <m:accPr>
                          <m:chr m:val="̃"/>
                        </m:accPr>
                        <m:e>
                          <m:r>
                            <m:t>q</m:t>
                          </m:r>
                        </m:e>
                      </m:acc>
                    </m:e>
                  </m:acc>
                </m:e>
                <m:sub>
                  <m:r>
                    <m:t>3</m:t>
                  </m:r>
                </m:sub>
              </m:sSub>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6</m:t>
                      </m:r>
                    </m:e>
                  </m:rad>
                </m:den>
              </m:f>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t>&amp;</m:t>
              </m:r>
              <m:r>
                <m:t>&amp;</m:t>
              </m:r>
              <m:r>
                <m:rPr>
                  <m:nor/>
                  <m:sty m:val="p"/>
                </m:rPr>
                <m:t>(orthogonalize)</m:t>
              </m:r>
            </m:e>
            <m:e>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6</m:t>
                  </m:r>
                </m:den>
              </m:f>
              <m:r>
                <m:t> </m:t>
              </m:r>
              <m:r>
                <m:rPr>
                  <m:sty m:val="p"/>
                </m:rPr>
                <m:t>(</m:t>
              </m:r>
              <m:r>
                <m:t>1</m:t>
              </m:r>
              <m:r>
                <m:rPr>
                  <m:sty m:val="p"/>
                </m:rPr>
                <m:t>,</m:t>
              </m:r>
              <m:r>
                <m:rPr>
                  <m:sty m:val="p"/>
                </m:rPr>
                <m:t>−</m:t>
              </m:r>
              <m:r>
                <m:t>1</m:t>
              </m:r>
              <m:r>
                <m:rPr>
                  <m:sty m:val="p"/>
                </m:rPr>
                <m:t>,</m:t>
              </m:r>
              <m:r>
                <m:t>2</m:t>
              </m:r>
              <m:r>
                <m:rPr>
                  <m:sty m:val="p"/>
                </m:rPr>
                <m:t>)</m:t>
              </m:r>
              <m:r>
                <m:t>&amp;</m:t>
              </m:r>
              <m:r>
                <m:t>&amp;</m:t>
              </m:r>
              <m:r>
                <m:rPr>
                  <m:nor/>
                  <m:sty m:val="p"/>
                </m:rPr>
                <m:t>(multiply the scalars)</m:t>
              </m:r>
            </m:e>
            <m:e>
              <m:r>
                <m:t>&amp;</m:t>
              </m:r>
              <m:r>
                <m:rPr>
                  <m:sty m:val="p"/>
                </m:rPr>
                <m:t>=</m:t>
              </m:r>
              <m:r>
                <m:t>​</m:t>
              </m:r>
              <m:d>
                <m:dPr>
                  <m:begChr m:val="("/>
                  <m:sepChr m:val=""/>
                  <m:endChr m:val=")"/>
                  <m:grow/>
                </m:dPr>
                <m:e>
                  <m:r>
                    <m:t>0</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r>
                    <m:t>0</m:t>
                  </m:r>
                  <m:r>
                    <m:rPr>
                      <m:sty m:val="p"/>
                    </m:rPr>
                    <m:t>−</m:t>
                  </m:r>
                  <m:f>
                    <m:fPr>
                      <m:type m:val="lin"/>
                    </m:fPr>
                    <m:num>
                      <m:r>
                        <m:t>2</m:t>
                      </m:r>
                    </m:num>
                    <m:den>
                      <m:r>
                        <m:t>6</m:t>
                      </m:r>
                    </m:den>
                  </m:f>
                </m:e>
              </m:d>
              <m:r>
                <m:t>​</m:t>
              </m:r>
              <m:r>
                <m:t>&amp;</m:t>
              </m:r>
              <m:r>
                <m:t>&amp;</m:t>
              </m:r>
              <m:r>
                <m:rPr>
                  <m:nor/>
                  <m:sty m:val="p"/>
                </m:rPr>
                <m:t>(subtract entrywise)</m:t>
              </m:r>
            </m:e>
            <m:e>
              <m:r>
                <m:t>&amp;</m:t>
              </m:r>
              <m:r>
                <m:rPr>
                  <m:sty m:val="p"/>
                </m:rPr>
                <m:t>=</m:t>
              </m:r>
              <m:r>
                <m:t>​</m:t>
              </m:r>
              <m:d>
                <m:dPr>
                  <m:begChr m:val="("/>
                  <m:sepChr m:val=""/>
                  <m:endChr m:val=")"/>
                  <m:grow/>
                </m:dPr>
                <m:e>
                  <m:r>
                    <m:rPr>
                      <m:sty m:val="p"/>
                    </m:rPr>
                    <m:t>−</m:t>
                  </m:r>
                  <m:f>
                    <m:fPr>
                      <m:type m:val="lin"/>
                    </m:fPr>
                    <m:num>
                      <m:r>
                        <m:t>2</m:t>
                      </m:r>
                    </m:num>
                    <m:den>
                      <m:r>
                        <m:t>3</m:t>
                      </m:r>
                    </m:den>
                  </m:f>
                  <m:r>
                    <m:rPr>
                      <m:sty m:val="p"/>
                    </m:rPr>
                    <m:t>,</m:t>
                  </m:r>
                  <m:f>
                    <m:fPr>
                      <m:type m:val="lin"/>
                    </m:fPr>
                    <m:num>
                      <m:r>
                        <m:t>2</m:t>
                      </m:r>
                    </m:num>
                    <m:den>
                      <m:r>
                        <m:t>3</m:t>
                      </m:r>
                    </m:den>
                  </m:f>
                  <m:r>
                    <m:rPr>
                      <m:sty m:val="p"/>
                    </m:rPr>
                    <m:t>,</m:t>
                  </m:r>
                  <m:f>
                    <m:fPr>
                      <m:type m:val="lin"/>
                    </m:fPr>
                    <m:num>
                      <m:r>
                        <m:t>2</m:t>
                      </m:r>
                    </m:num>
                    <m:den>
                      <m:r>
                        <m:t>3</m:t>
                      </m:r>
                    </m:den>
                  </m:f>
                </m:e>
              </m:d>
              <m:r>
                <m:t>​</m:t>
              </m:r>
              <m:r>
                <m:rPr>
                  <m:sty m:val="p"/>
                </m:rPr>
                <m:t>,</m:t>
              </m:r>
              <m:r>
                <m:t>&amp;</m:t>
              </m:r>
              <m:r>
                <m:t>&amp;</m:t>
              </m:r>
              <m:r>
                <m:rPr>
                  <m:nor/>
                  <m:sty m:val="p"/>
                </m:rPr>
                <m:t>(arithmetic)</m:t>
              </m:r>
            </m:e>
          </m:eqArr>
        </m:oMath>
      </m:oMathPara>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65</w:t>
        </w:r>
      </w:hyperlink>
      <w:r>
        <w:t xml:space="preserve"> </w:t>
      </w:r>
      <m:oMath>
        <m:sSub>
          <m:e>
            <m:acc>
              <m:accPr>
                <m:chr m:val="̃"/>
              </m:accPr>
              <m:e>
                <m:r>
                  <m:t>a</m:t>
                </m:r>
              </m:e>
            </m:acc>
          </m:e>
          <m:sub>
            <m:r>
              <m:t>1</m:t>
            </m:r>
          </m:sub>
        </m:sSub>
        <m:r>
          <m:rPr>
            <m:sty m:val="p"/>
          </m:rPr>
          <m:t>,</m:t>
        </m:r>
        <m:sSub>
          <m:e>
            <m:acc>
              <m:accPr>
                <m:chr m:val="̃"/>
              </m:accPr>
              <m:e>
                <m:r>
                  <m:t>a</m:t>
                </m:r>
              </m:e>
            </m:acc>
          </m:e>
          <m:sub>
            <m:r>
              <m:t>2</m:t>
            </m:r>
          </m:sub>
        </m:sSub>
        <m:r>
          <m:rPr>
            <m:sty m:val="p"/>
          </m:rPr>
          <m:t>,</m:t>
        </m:r>
        <m:sSub>
          <m:e>
            <m:acc>
              <m:accPr>
                <m:chr m:val="̃"/>
              </m:accPr>
              <m:e>
                <m:r>
                  <m:t>a</m:t>
                </m:r>
              </m:e>
            </m:acc>
          </m:e>
          <m:sub>
            <m:r>
              <m:t>3</m:t>
            </m:r>
          </m:sub>
        </m:sSub>
      </m:oMath>
      <w:r>
        <w:t xml:space="preserve"> </w:t>
      </w:r>
      <w:r>
        <w:t xml:space="preserve">are linearly independent</w:t>
      </w:r>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6</m:t>
                      </m:r>
                    </m:e>
                  </m:rad>
                </m:den>
              </m:f>
              <m:r>
                <m:t> </m:t>
              </m:r>
              <m:r>
                <m:rPr>
                  <m:sty m:val="p"/>
                </m:rPr>
                <m:t>(</m:t>
              </m:r>
              <m:r>
                <m:rPr>
                  <m:sty m:val="p"/>
                </m:rPr>
                <m:t>−</m:t>
              </m:r>
              <m:r>
                <m:t>1</m:t>
              </m:r>
              <m:r>
                <m:rPr>
                  <m:sty m:val="p"/>
                </m:rPr>
                <m:t>+</m:t>
              </m:r>
              <m:r>
                <m:t>1</m:t>
              </m:r>
              <m:r>
                <m:rPr>
                  <m:sty m:val="p"/>
                </m:rPr>
                <m:t>+</m:t>
              </m:r>
              <m:r>
                <m:t>0</m:t>
              </m:r>
              <m:r>
                <m:rPr>
                  <m:sty m:val="p"/>
                </m:rPr>
                <m:t>)</m:t>
              </m:r>
            </m:e>
            <m:e>
              <m:r>
                <m:t>&amp;</m:t>
              </m:r>
              <m:r>
                <m:rPr>
                  <m:sty m:val="p"/>
                </m:rPr>
                <m:t>=</m:t>
              </m:r>
              <m:r>
                <m:t>0</m:t>
              </m:r>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18</m:t>
                      </m:r>
                    </m:e>
                  </m:rad>
                </m:den>
              </m:f>
              <m:r>
                <m:t> </m:t>
              </m:r>
              <m:r>
                <m:rPr>
                  <m:sty m:val="p"/>
                </m:rPr>
                <m:t>(</m:t>
              </m:r>
              <m:r>
                <m:rPr>
                  <m:sty m:val="p"/>
                </m:rPr>
                <m:t>−</m:t>
              </m:r>
              <m:r>
                <m:t>1</m:t>
              </m:r>
              <m:r>
                <m:rPr>
                  <m:sty m:val="p"/>
                </m:rPr>
                <m:t>−</m:t>
              </m:r>
              <m:r>
                <m:t>1</m:t>
              </m:r>
              <m:r>
                <m:rPr>
                  <m:sty m:val="p"/>
                </m:rPr>
                <m:t>+</m:t>
              </m:r>
              <m:r>
                <m:t>2</m:t>
              </m:r>
              <m:r>
                <m:rPr>
                  <m:sty m:val="p"/>
                </m:rPr>
                <m:t>)</m:t>
              </m:r>
            </m:e>
            <m:e>
              <m:r>
                <m:t>&amp;</m:t>
              </m:r>
              <m:r>
                <m:rPr>
                  <m:sty m:val="p"/>
                </m:rPr>
                <m:t>=</m:t>
              </m:r>
              <m:r>
                <m:t>0</m:t>
              </m:r>
              <m:r>
                <m:rPr>
                  <m:sty m:val="p"/>
                </m:rPr>
                <m:t>.</m:t>
              </m:r>
            </m:e>
          </m:eqArr>
        </m:oMath>
      </m:oMathPara>
    </w:p>
    <w:bookmarkEnd w:id="402"/>
    <w:bookmarkStart w:id="403" w:name="cor-orthonormal-basis-exists"/>
    <w:p>
      <w:pPr>
        <w:pStyle w:val="FirstParagraph"/>
      </w:pPr>
      <w:r>
        <w:rPr>
          <w:b/>
          <w:bCs/>
        </w:rPr>
        <w:t xml:space="preserve">Corollary 8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403"/>
    <w:p>
      <w:pPr>
        <w:pStyle w:val="BodyText"/>
      </w:pPr>
      <w:r>
        <w:rPr>
          <w:i/>
          <w:iCs/>
        </w:rPr>
        <w:t xml:space="preserve">Proof</w:t>
      </w:r>
      <w:r>
        <w:t xml:space="preserve">. </w:t>
      </w:r>
      <w:r>
        <w:t xml:space="preserve">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r>
          <m:rPr>
            <m:scr m:val="script"/>
            <m:sty m:val="p"/>
          </m:rPr>
          <m:t>S</m:t>
        </m:r>
      </m:oMath>
      <w:r>
        <w:t xml:space="preserve"> </w:t>
      </w:r>
      <w:r>
        <w:t xml:space="preserve">be orthonormal.</w:t>
      </w:r>
      <w:r>
        <w:t xml:space="preserve"> </w:t>
      </w:r>
      <w:r>
        <w:t xml:space="preserve">They are linearly independent (</w:t>
      </w:r>
      <w:hyperlink w:anchor="thm-orthonormal-independent">
        <w:r>
          <w:rPr>
            <w:rStyle w:val="Hyperlink"/>
          </w:rPr>
          <w:t xml:space="preserve">Theorem 63</w:t>
        </w:r>
      </w:hyperlink>
      <w:r>
        <w:t xml:space="preserve">),</w:t>
      </w:r>
      <w:r>
        <w:t xml:space="preserve"> </w:t>
      </w:r>
      <w:r>
        <w:t xml:space="preserve">so they extend to a basis</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sSub>
          <m:e>
            <m:acc>
              <m:accPr>
                <m:chr m:val="̃"/>
              </m:accPr>
              <m:e>
                <m:r>
                  <m:t>a</m:t>
                </m:r>
              </m:e>
            </m:acc>
          </m:e>
          <m:sub>
            <m:r>
              <m:t>r</m:t>
            </m:r>
            <m:r>
              <m:rPr>
                <m:sty m:val="p"/>
              </m:rPr>
              <m:t>+</m:t>
            </m:r>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29</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65</w:t>
        </w:r>
      </w:hyperlink>
      <w:r>
        <w:t xml:space="preserve">, part 3).</w:t>
      </w:r>
    </w:p>
    <w:p>
      <w:pPr>
        <w:pStyle w:val="BodyText"/>
      </w:pPr>
      <w:r>
        <w:t xml:space="preserve">The first</w:t>
      </w:r>
      <w:r>
        <w:t xml:space="preserve"> </w:t>
      </w:r>
      <m:oMath>
        <m:r>
          <m:t>r</m:t>
        </m:r>
      </m:oMath>
      <w:r>
        <w:t xml:space="preserve"> </w:t>
      </w:r>
      <w:r>
        <w:t xml:space="preserve">outputs 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oMath>
      <w:r>
        <w:t xml:space="preserve"> </w:t>
      </w:r>
      <w:r>
        <w:t xml:space="preserve">themselves,</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i</m:t>
            </m:r>
            <m:r>
              <m:rPr>
                <m:sty m:val="p"/>
              </m:rPr>
              <m:t>−</m:t>
            </m:r>
            <m:r>
              <m:t>1</m:t>
            </m:r>
          </m:sub>
        </m:sSub>
      </m:oMath>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m:oMathPara>
        <m:oMathParaPr>
          <m:jc m:val="center"/>
        </m:oMathParaPr>
        <m:oMath>
          <m:eqArr>
            <m:e>
              <m:sSub>
                <m:e>
                  <m:acc>
                    <m:accPr>
                      <m:chr m:val="̃"/>
                    </m:accPr>
                    <m:e>
                      <m:acc>
                        <m:accPr>
                          <m:chr m:val="̃"/>
                        </m:accPr>
                        <m:e>
                          <m:r>
                            <m:t>q</m:t>
                          </m:r>
                        </m:e>
                      </m:acc>
                    </m:e>
                  </m:acc>
                </m:e>
                <m:sub>
                  <m:r>
                    <m:t>i</m:t>
                  </m:r>
                </m:sub>
              </m:sSub>
              <m:r>
                <m:t>&amp;</m:t>
              </m:r>
              <m:r>
                <m:rPr>
                  <m:sty m:val="p"/>
                </m:rPr>
                <m:t>=</m:t>
              </m:r>
              <m:sSub>
                <m:e>
                  <m:acc>
                    <m:accPr>
                      <m:chr m:val="̃"/>
                    </m:accPr>
                    <m:e>
                      <m:r>
                        <m:t>u</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u</m:t>
                      </m:r>
                    </m:e>
                  </m:acc>
                </m:e>
                <m:sub>
                  <m:r>
                    <m:t>j</m:t>
                  </m:r>
                </m:sub>
              </m:sSub>
              <m:r>
                <m:rPr>
                  <m:sty m:val="p"/>
                </m:rPr>
                <m:t>⋅</m:t>
              </m:r>
              <m:sSub>
                <m:e>
                  <m:acc>
                    <m:accPr>
                      <m:chr m:val="̃"/>
                    </m:accPr>
                    <m:e>
                      <m:r>
                        <m:t>u</m:t>
                      </m:r>
                    </m:e>
                  </m:acc>
                </m:e>
                <m:sub>
                  <m:r>
                    <m:t>i</m:t>
                  </m:r>
                </m:sub>
              </m:sSub>
              <m:r>
                <m:rPr>
                  <m:sty m:val="p"/>
                </m:rPr>
                <m:t>)</m:t>
              </m:r>
              <m:r>
                <m:t> </m:t>
              </m:r>
              <m:sSub>
                <m:e>
                  <m:acc>
                    <m:accPr>
                      <m:chr m:val="̃"/>
                    </m:accPr>
                    <m:e>
                      <m:r>
                        <m:t>u</m:t>
                      </m:r>
                    </m:e>
                  </m:acc>
                </m:e>
                <m:sub>
                  <m:r>
                    <m:t>j</m:t>
                  </m:r>
                </m:sub>
              </m:sSub>
            </m:e>
            <m:e>
              <m:r>
                <m:t>&amp;</m:t>
              </m:r>
              <m:r>
                <m:rPr>
                  <m:sty m:val="p"/>
                </m:rPr>
                <m:t>=</m:t>
              </m:r>
              <m:sSub>
                <m:e>
                  <m:acc>
                    <m:accPr>
                      <m:chr m:val="̃"/>
                    </m:accPr>
                    <m:e>
                      <m:r>
                        <m:t>u</m:t>
                      </m:r>
                    </m:e>
                  </m:acc>
                </m:e>
                <m:sub>
                  <m:r>
                    <m:t>i</m:t>
                  </m:r>
                </m:sub>
              </m:sSub>
              <m:r>
                <m:rPr>
                  <m:sty m:val="p"/>
                </m:rPr>
                <m:t>,</m:t>
              </m:r>
            </m:e>
          </m:eqArr>
        </m:oMath>
      </m:oMathPara>
    </w:p>
    <w:p>
      <w:pPr>
        <w:pStyle w:val="FirstParagraph"/>
      </w:pPr>
      <w:r>
        <w:t xml:space="preserve">because each</w:t>
      </w:r>
      <w:r>
        <w:t xml:space="preserve"> </w:t>
      </w:r>
      <m:oMath>
        <m:sSub>
          <m:e>
            <m:acc>
              <m:accPr>
                <m:chr m:val="̃"/>
              </m:accPr>
              <m:e>
                <m:r>
                  <m:t>u</m:t>
                </m:r>
              </m:e>
            </m:acc>
          </m:e>
          <m:sub>
            <m:r>
              <m:t>j</m:t>
            </m:r>
          </m:sub>
        </m:sSub>
        <m:r>
          <m:rPr>
            <m:sty m:val="p"/>
          </m:rPr>
          <m:t>⋅</m:t>
        </m:r>
        <m:sSub>
          <m:e>
            <m:acc>
              <m:accPr>
                <m:chr m:val="̃"/>
              </m:accPr>
              <m:e>
                <m:r>
                  <m:t>u</m:t>
                </m:r>
              </m:e>
            </m:acc>
          </m:e>
          <m:sub>
            <m:r>
              <m:t>i</m:t>
            </m:r>
          </m:sub>
        </m:sSub>
        <m:r>
          <m:rPr>
            <m:sty m:val="p"/>
          </m:rPr>
          <m:t>=</m:t>
        </m:r>
        <m:r>
          <m:t>0</m:t>
        </m:r>
      </m:oMath>
      <w:r>
        <w:t xml:space="preserve">;</w:t>
      </w:r>
      <w:r>
        <w:t xml:space="preserve"> </w:t>
      </w:r>
      <m:oMath>
        <m:sSub>
          <m:e>
            <m:acc>
              <m:accPr>
                <m:chr m:val="̃"/>
              </m:accPr>
              <m:e>
                <m:acc>
                  <m:accPr>
                    <m:chr m:val="̃"/>
                  </m:accPr>
                  <m:e>
                    <m:r>
                      <m:t>q</m:t>
                    </m:r>
                  </m:e>
                </m:acc>
              </m:e>
            </m:acc>
          </m:e>
          <m:sub>
            <m:r>
              <m:t>i</m:t>
            </m:r>
          </m:sub>
        </m:sSub>
        <m:r>
          <m:rPr>
            <m:sty m:val="p"/>
          </m:rPr>
          <m:t>=</m:t>
        </m:r>
        <m:sSub>
          <m:e>
            <m:acc>
              <m:accPr>
                <m:chr m:val="̃"/>
              </m:accPr>
              <m:e>
                <m:r>
                  <m:t>u</m:t>
                </m:r>
              </m:e>
            </m:acc>
          </m:e>
          <m:sub>
            <m:r>
              <m:t>i</m:t>
            </m:r>
          </m:sub>
        </m:sSub>
        <m:r>
          <m:rPr>
            <m:sty m:val="p"/>
          </m:rPr>
          <m:t>≠</m:t>
        </m:r>
        <m:acc>
          <m:accPr>
            <m:chr m:val="̃"/>
          </m:accPr>
          <m:e>
            <m:r>
              <m:t>0</m:t>
            </m:r>
          </m:e>
        </m:acc>
      </m:oMath>
      <w:r>
        <w:t xml:space="preserve">, because</w:t>
      </w:r>
      <w:r>
        <w:t xml:space="preserve"> </w:t>
      </w:r>
      <m:oMath>
        <m:r>
          <m:t>​</m:t>
        </m:r>
        <m:d>
          <m:dPr>
            <m:begChr m:val="∥"/>
            <m:sepChr m:val=""/>
            <m:endChr m:val="∥"/>
            <m:grow/>
          </m:dPr>
          <m:e>
            <m:sSub>
              <m:e>
                <m:acc>
                  <m:accPr>
                    <m:chr m:val="̃"/>
                  </m:accPr>
                  <m:e>
                    <m:r>
                      <m:t>u</m:t>
                    </m:r>
                  </m:e>
                </m:acc>
              </m:e>
              <m:sub>
                <m:r>
                  <m:t>i</m:t>
                </m:r>
              </m:sub>
            </m:sSub>
          </m:e>
        </m:d>
        <m:r>
          <m:t>​</m:t>
        </m:r>
        <m:r>
          <m:rPr>
            <m:sty m:val="p"/>
          </m:rPr>
          <m:t>=</m:t>
        </m:r>
        <m:r>
          <m:t>1</m:t>
        </m:r>
      </m:oMath>
      <w:r>
        <w:t xml:space="preserve">,</w:t>
      </w:r>
      <w:r>
        <w:t xml:space="preserve"> </w:t>
      </w:r>
      <w:r>
        <w:t xml:space="preserve">so the process does not stop;</w:t>
      </w:r>
      <w:r>
        <w:t xml:space="preserve"> </w:t>
      </w:r>
      <w:r>
        <w:t xml:space="preserve">and</w:t>
      </w:r>
    </w:p>
    <w:p>
      <w:pPr>
        <w:pStyle w:val="BodyText"/>
      </w:pPr>
      <m:oMathPara>
        <m:oMathParaPr>
          <m:jc m:val="center"/>
        </m:oMathParaPr>
        <m:oMath>
          <m:eqArr>
            <m:e>
              <m:sSub>
                <m:e>
                  <m:acc>
                    <m:accPr>
                      <m:chr m:val="̃"/>
                    </m:accPr>
                    <m:e>
                      <m:r>
                        <m:t>q</m:t>
                      </m:r>
                    </m:e>
                  </m:acc>
                </m:e>
                <m:sub>
                  <m:r>
                    <m:t>i</m:t>
                  </m:r>
                </m:sub>
              </m:sSub>
              <m:r>
                <m:t>&amp;</m:t>
              </m:r>
              <m:r>
                <m:rPr>
                  <m:sty m:val="p"/>
                </m:rPr>
                <m:t>=</m:t>
              </m:r>
              <m:sSub>
                <m:e>
                  <m:acc>
                    <m:accPr>
                      <m:chr m:val="̃"/>
                    </m:accPr>
                    <m:e>
                      <m:r>
                        <m:t>u</m:t>
                      </m:r>
                    </m:e>
                  </m:acc>
                </m:e>
                <m:sub>
                  <m:r>
                    <m:t>i</m:t>
                  </m:r>
                </m:sub>
              </m:sSub>
              <m:r>
                <m:rPr>
                  <m:sty m:val="p"/>
                </m:rPr>
                <m:t>/</m:t>
              </m:r>
              <m:r>
                <m:t>​</m:t>
              </m:r>
              <m:d>
                <m:dPr>
                  <m:begChr m:val="∥"/>
                  <m:sepChr m:val=""/>
                  <m:endChr m:val="∥"/>
                  <m:grow/>
                </m:dPr>
                <m:e>
                  <m:sSub>
                    <m:e>
                      <m:acc>
                        <m:accPr>
                          <m:chr m:val="̃"/>
                        </m:accPr>
                        <m:e>
                          <m:r>
                            <m:t>u</m:t>
                          </m:r>
                        </m:e>
                      </m:acc>
                    </m:e>
                    <m:sub>
                      <m:r>
                        <m:t>i</m:t>
                      </m:r>
                    </m:sub>
                  </m:sSub>
                </m:e>
              </m:d>
              <m:r>
                <m:t>​</m:t>
              </m:r>
            </m:e>
            <m:e>
              <m:r>
                <m:t>&amp;</m:t>
              </m:r>
              <m:r>
                <m:rPr>
                  <m:sty m:val="p"/>
                </m:rPr>
                <m:t>=</m:t>
              </m:r>
              <m:sSub>
                <m:e>
                  <m:acc>
                    <m:accPr>
                      <m:chr m:val="̃"/>
                    </m:accPr>
                    <m:e>
                      <m:r>
                        <m:t>u</m:t>
                      </m:r>
                    </m:e>
                  </m:acc>
                </m:e>
                <m:sub>
                  <m:r>
                    <m:t>i</m:t>
                  </m:r>
                </m:sub>
              </m:sSub>
              <m:r>
                <m:rPr>
                  <m:sty m:val="p"/>
                </m:rPr>
                <m:t>.</m:t>
              </m:r>
            </m:e>
          </m:eqArr>
        </m:oMath>
      </m:oMathPara>
    </w:p>
    <w:p>
      <w:pPr>
        <w:pStyle w:val="FirstParagraph"/>
      </w:pPr>
      <w:r>
        <w:t xml:space="preserve">So the orthonormal basis contains the starting list.</w:t>
      </w:r>
    </w:p>
    <w:bookmarkStart w:id="404" w:name="exm-orthonormal-basis-exists"/>
    <w:p>
      <w:pPr>
        <w:pStyle w:val="BodyText"/>
      </w:pPr>
      <w:r>
        <w:rPr>
          <w:b/>
          <w:bCs/>
        </w:rPr>
        <w:t xml:space="preserve">Example 120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m:oMath>
        <m:sSub>
          <m:e>
            <m:acc>
              <m:accPr>
                <m:chr m:val="̃"/>
              </m:accPr>
              <m:e>
                <m:r>
                  <m:t>u</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52</w:t>
        </w:r>
      </w:hyperlink>
      <w:r>
        <w:t xml:space="preserve">,</w:t>
      </w:r>
      <w:r>
        <w:t xml:space="preserve"> </w:t>
      </w:r>
      <w:r>
        <w:t xml:space="preserve">starting from the empty list:</w:t>
      </w:r>
      <w:r>
        <w:t xml:space="preserve"> </w:t>
      </w:r>
      <m:oMath>
        <m:sSub>
          <m:e>
            <m:acc>
              <m:accPr>
                <m:chr m:val="̃"/>
              </m:accPr>
              <m:e>
                <m:r>
                  <m:t>u</m:t>
                </m:r>
              </m:e>
            </m:acc>
          </m:e>
          <m:sub>
            <m:r>
              <m:t>1</m:t>
            </m:r>
          </m:sub>
        </m:sSub>
      </m:oMath>
      <w:r>
        <w:t xml:space="preserve"> </w:t>
      </w:r>
      <w:r>
        <w:t xml:space="preserve">is not in the span of the empty list,</w:t>
      </w:r>
      <w:r>
        <w:t xml:space="preserve"> </w:t>
      </w:r>
      <m:oMath>
        <m:r>
          <m:t>​</m:t>
        </m:r>
        <m:d>
          <m:dPr>
            <m:begChr m:val="{"/>
            <m:sepChr m:val=""/>
            <m:endChr m:val="}"/>
            <m:grow/>
          </m:dPr>
          <m:e>
            <m:acc>
              <m:accPr>
                <m:chr m:val="̃"/>
              </m:accPr>
              <m:e>
                <m:r>
                  <m:t>0</m:t>
                </m:r>
              </m:e>
            </m:acc>
          </m:e>
        </m:d>
        <m:r>
          <m:t>​</m:t>
        </m:r>
      </m:oMath>
      <w:r>
        <w:t xml:space="preserve">, because</w:t>
      </w:r>
      <w:r>
        <w:t xml:space="preserve"> </w:t>
      </w:r>
      <m:oMath>
        <m:r>
          <m:t>​</m:t>
        </m:r>
        <m:d>
          <m:dPr>
            <m:begChr m:val="∥"/>
            <m:sepChr m:val=""/>
            <m:endChr m:val="∥"/>
            <m:grow/>
          </m:dPr>
          <m:e>
            <m:sSub>
              <m:e>
                <m:acc>
                  <m:accPr>
                    <m:chr m:val="̃"/>
                  </m:accPr>
                  <m:e>
                    <m:r>
                      <m:t>u</m:t>
                    </m:r>
                  </m:e>
                </m:acc>
              </m:e>
              <m:sub>
                <m:r>
                  <m:t>1</m:t>
                </m:r>
              </m:sub>
            </m:sSub>
          </m:e>
        </m:d>
        <m:r>
          <m:t>​</m:t>
        </m:r>
        <m:r>
          <m:rPr>
            <m:sty m:val="p"/>
          </m:rPr>
          <m:t>=</m:t>
        </m:r>
        <m:r>
          <m:t>1</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e>
        </m:d>
        <m:r>
          <m:t>​</m:t>
        </m:r>
      </m:oMath>
      <w:r>
        <w:t xml:space="preserve">,</w:t>
      </w:r>
      <w:r>
        <w:t xml:space="preserve"> </w:t>
      </w:r>
      <w:r>
        <w:t xml:space="preserve">because every multiple of</w:t>
      </w:r>
      <w:r>
        <w:t xml:space="preserve"> </w:t>
      </w:r>
      <m:oMath>
        <m:sSub>
          <m:e>
            <m:acc>
              <m:accPr>
                <m:chr m:val="̃"/>
              </m:accPr>
              <m:e>
                <m:r>
                  <m:t>u</m:t>
                </m:r>
              </m:e>
            </m:acc>
          </m:e>
          <m:sub>
            <m:r>
              <m:t>1</m:t>
            </m:r>
          </m:sub>
        </m:sSub>
      </m:oMath>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are linearly independent (</w:t>
      </w:r>
      <w:hyperlink w:anchor="thm-add-outside-span">
        <w:r>
          <w:rPr>
            <w:rStyle w:val="Hyperlink"/>
          </w:rPr>
          <w:t xml:space="preserve">Theorem 28</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Gram-Schmidt on</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w:t>
      </w:r>
    </w:p>
    <w:p>
      <w:pPr>
        <w:numPr>
          <w:ilvl w:val="0"/>
          <w:numId w:val="1070"/>
        </w:numPr>
      </w:pPr>
      <m:oMath>
        <m:sSub>
          <m:e>
            <m:acc>
              <m:accPr>
                <m:chr m:val="̃"/>
              </m:accPr>
              <m:e>
                <m:r>
                  <m:t>q</m:t>
                </m:r>
              </m:e>
            </m:acc>
          </m:e>
          <m:sub>
            <m:r>
              <m:t>1</m:t>
            </m:r>
          </m:sub>
        </m:sSub>
        <m:r>
          <m:rPr>
            <m:sty m:val="p"/>
          </m:rPr>
          <m:t>=</m:t>
        </m:r>
        <m:sSub>
          <m:e>
            <m:acc>
              <m:accPr>
                <m:chr m:val="̃"/>
              </m:accPr>
              <m:e>
                <m:r>
                  <m:t>u</m:t>
                </m:r>
              </m:e>
            </m:acc>
          </m:e>
          <m:sub>
            <m:r>
              <m:t>1</m:t>
            </m:r>
          </m:sub>
        </m:sSub>
      </m:oMath>
      <w:r>
        <w:t xml:space="preserve">.</w:t>
      </w:r>
    </w:p>
    <w:p>
      <w:pPr>
        <w:numPr>
          <w:ilvl w:val="0"/>
          <w:numId w:val="1070"/>
        </w:numPr>
      </w:pPr>
      <m:oMath>
        <m:sSub>
          <m:e>
            <m:acc>
              <m:accPr>
                <m:chr m:val="̃"/>
              </m:accPr>
              <m:e>
                <m:r>
                  <m:t>q</m:t>
                </m:r>
              </m:e>
            </m:acc>
          </m:e>
          <m:sub>
            <m:r>
              <m:t>1</m:t>
            </m:r>
          </m:sub>
        </m:sSub>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ad>
              <m:radPr>
                <m:degHide m:val="on"/>
              </m:radPr>
              <m:deg/>
              <m:e>
                <m:r>
                  <m:t>2</m:t>
                </m:r>
              </m:e>
            </m:rad>
          </m:den>
        </m:f>
      </m:oMath>
      <w:r>
        <w:t xml:space="preserve">, 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0</m:t>
                  </m:r>
                </m:e>
              </m:d>
              <m:r>
                <m:t>​</m:t>
              </m:r>
              <m:r>
                <m:rPr>
                  <m:sty m:val="p"/>
                </m:rPr>
                <m:t>,</m:t>
              </m:r>
            </m:e>
          </m:eqArr>
        </m:oMath>
      </m:oMathPara>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oMath>
      <w:r>
        <w:t xml:space="preserve">.</w:t>
      </w:r>
    </w:p>
    <w:p>
      <w:pPr>
        <w:numPr>
          <w:ilvl w:val="0"/>
          <w:numId w:val="1070"/>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m:oMath>
        <m:sSub>
          <m:e>
            <m:acc>
              <m:accPr>
                <m:chr m:val="̃"/>
              </m:accPr>
              <m:e>
                <m:r>
                  <m:t>q</m:t>
                </m:r>
              </m:e>
            </m:acc>
          </m:e>
          <m:sub>
            <m:r>
              <m:t>1</m:t>
            </m:r>
          </m:sub>
        </m:sSub>
      </m:oMath>
      <w:r>
        <w:t xml:space="preserve"> </w:t>
      </w:r>
      <w:r>
        <w:t xml:space="preserve">and</w:t>
      </w:r>
      <w:r>
        <w:t xml:space="preserve"> </w:t>
      </w:r>
      <m:oMath>
        <m:sSub>
          <m:e>
            <m:acc>
              <m:accPr>
                <m:chr m:val="̃"/>
              </m:accPr>
              <m:e>
                <m:r>
                  <m:t>q</m:t>
                </m:r>
              </m:e>
            </m:acc>
          </m:e>
          <m:sub>
            <m:r>
              <m:t>2</m:t>
            </m:r>
          </m:sub>
        </m:sSub>
      </m:oMath>
      <w:r>
        <w:t xml:space="preserve">, so</w:t>
      </w:r>
      <w:r>
        <w:t xml:space="preserve"> </w:t>
      </w:r>
      <m:oMath>
        <m:sSub>
          <m:e>
            <m:acc>
              <m:accPr>
                <m:chr m:val="̃"/>
              </m:accPr>
              <m:e>
                <m:acc>
                  <m:accPr>
                    <m:chr m:val="̃"/>
                  </m:accPr>
                  <m:e>
                    <m:r>
                      <m:t>q</m:t>
                    </m:r>
                  </m:e>
                </m:acc>
              </m:e>
            </m:acc>
          </m:e>
          <m:sub>
            <m:r>
              <m:t>3</m:t>
            </m:r>
          </m:sub>
        </m:sSub>
        <m:r>
          <m:rPr>
            <m:sty m:val="p"/>
          </m:rPr>
          <m:t>=</m:t>
        </m:r>
        <m:r>
          <m:rPr>
            <m:sty m:val="p"/>
          </m:rPr>
          <m:t>(</m:t>
        </m:r>
        <m:r>
          <m:t>0</m:t>
        </m:r>
        <m:r>
          <m:rPr>
            <m:sty m:val="p"/>
          </m:rPr>
          <m:t>,</m:t>
        </m:r>
        <m:r>
          <m:t>0</m:t>
        </m:r>
        <m:r>
          <m:rPr>
            <m:sty m:val="p"/>
          </m:rPr>
          <m:t>,</m:t>
        </m:r>
        <m:r>
          <m:t>1</m:t>
        </m:r>
        <m:r>
          <m:rPr>
            <m:sty m:val="p"/>
          </m:rPr>
          <m:t>)</m:t>
        </m:r>
      </m:oMath>
      <w:r>
        <w:t xml:space="preserve">, which already has norm</w:t>
      </w:r>
      <w:r>
        <w:t xml:space="preserve"> </w:t>
      </w:r>
      <m:oMath>
        <m:r>
          <m:t>1</m:t>
        </m:r>
      </m:oMath>
      <w:r>
        <w:t xml:space="preserve">, and</w:t>
      </w:r>
      <w:r>
        <w:t xml:space="preserve"> </w:t>
      </w:r>
      <m:oMath>
        <m:sSub>
          <m:e>
            <m:acc>
              <m:accPr>
                <m:chr m:val="̃"/>
              </m:accPr>
              <m:e>
                <m:r>
                  <m:t>q</m:t>
                </m:r>
              </m:e>
            </m:acc>
          </m:e>
          <m:sub>
            <m:r>
              <m:t>3</m:t>
            </m:r>
          </m:sub>
        </m:sSub>
        <m:r>
          <m:rPr>
            <m:sty m:val="p"/>
          </m:rPr>
          <m:t>=</m:t>
        </m:r>
        <m:r>
          <m:rPr>
            <m:sty m:val="p"/>
          </m:rPr>
          <m:t>(</m:t>
        </m:r>
        <m:r>
          <m:t>0</m:t>
        </m:r>
        <m:r>
          <m:rPr>
            <m:sty m:val="p"/>
          </m:rPr>
          <m:t>,</m:t>
        </m:r>
        <m:r>
          <m:t>0</m:t>
        </m:r>
        <m:r>
          <m:rPr>
            <m:sty m:val="p"/>
          </m:rPr>
          <m:t>,</m:t>
        </m:r>
        <m:r>
          <m:t>1</m:t>
        </m:r>
        <m:r>
          <m:rPr>
            <m:sty m:val="p"/>
          </m:rPr>
          <m:t>)</m:t>
        </m:r>
      </m:oMath>
      <w:r>
        <w:t xml:space="preserve">.</w:t>
      </w:r>
    </w:p>
    <w:p>
      <w:pPr>
        <w:pStyle w:val="FirstParagraph"/>
      </w:pPr>
      <w:r>
        <w:t xml:space="preserve">The result is the orthonormal basis of</w:t>
      </w:r>
      <w:r>
        <w:t xml:space="preserve"> </w:t>
      </w:r>
      <w:hyperlink w:anchor="exm-orthonormal-basis">
        <w:r>
          <w:rPr>
            <w:rStyle w:val="Hyperlink"/>
          </w:rPr>
          <w:t xml:space="preserve">Example 114</w:t>
        </w:r>
      </w:hyperlink>
      <w:r>
        <w:t xml:space="preserve">, in a different order.</w:t>
      </w:r>
    </w:p>
    <w:bookmarkEnd w:id="404"/>
    <w:bookmarkEnd w:id="405"/>
    <w:bookmarkStart w:id="411" w:name="outer-product"/>
    <w:p>
      <w:pPr>
        <w:pStyle w:val="Heading2"/>
      </w:pPr>
      <w:r>
        <w:t xml:space="preserve">13 Outer product</w:t>
      </w:r>
    </w:p>
    <w:bookmarkStart w:id="406" w:name="def-outer-product"/>
    <w:p>
      <w:pPr>
        <w:pStyle w:val="FirstParagraph"/>
      </w:pPr>
      <w:r>
        <w:rPr>
          <w:b/>
          <w:bCs/>
        </w:rPr>
        <w:t xml:space="preserve">Definition 79 (Outer product)</w:t>
      </w:r>
      <w:r>
        <w:t xml:space="preserve"> </w:t>
      </w:r>
      <w:r>
        <w:t xml:space="preserve">The</w:t>
      </w:r>
      <w:r>
        <w:t xml:space="preserve"> </w:t>
      </w:r>
      <w:r>
        <w:rPr>
          <w:b/>
          <w:bCs/>
        </w:rPr>
        <w:t xml:space="preserve">outer product</w:t>
      </w:r>
      <w:r>
        <w:t xml:space="preserve"> </w:t>
      </w:r>
      <w:r>
        <w:t xml:space="preserve">of a vector</w:t>
      </w:r>
      <w:r>
        <w:t xml:space="preserve"> </w:t>
      </w:r>
      <m:oMath>
        <m:acc>
          <m:accPr>
            <m:chr m:val="̃"/>
          </m:accPr>
          <m:e>
            <m:r>
              <m:t>u</m:t>
            </m:r>
          </m:e>
        </m:acc>
      </m:oMath>
      <w:r>
        <w:t xml:space="preserve"> </w:t>
      </w:r>
      <w:r>
        <w:t xml:space="preserve">of length</w:t>
      </w:r>
      <w:r>
        <w:t xml:space="preserve"> </w:t>
      </w:r>
      <m:oMath>
        <m:r>
          <m:t>m</m:t>
        </m:r>
      </m:oMath>
      <w:r>
        <w:t xml:space="preserve"> </w:t>
      </w:r>
      <w:r>
        <w:t xml:space="preserve">and a vector</w:t>
      </w:r>
      <w:r>
        <w:t xml:space="preserve"> </w:t>
      </w:r>
      <m:oMath>
        <m:acc>
          <m:accPr>
            <m:chr m:val="̃"/>
          </m:accPr>
          <m:e>
            <m:r>
              <m:t>v</m:t>
            </m:r>
          </m:e>
        </m:acc>
      </m:oMath>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m:oMath>
        <m:acc>
          <m:accPr>
            <m:chr m:val="̃"/>
          </m:accPr>
          <m:e>
            <m:r>
              <m:t>u</m:t>
            </m:r>
          </m:e>
        </m:acc>
        <m:r>
          <m:t> </m:t>
        </m:r>
        <m:sSup>
          <m:e>
            <m:acc>
              <m:accPr>
                <m:chr m:val="̃"/>
              </m:accPr>
              <m:e>
                <m:r>
                  <m:t>v</m:t>
                </m:r>
              </m:e>
            </m:acc>
          </m:e>
          <m:sup>
            <m:r>
              <m:rPr>
                <m:sty m:val="p"/>
              </m:rPr>
              <m:t>⊤</m:t>
            </m:r>
          </m:sup>
        </m:sSup>
      </m:oMath>
      <w:r>
        <w:t xml:space="preserve"> </w:t>
      </w:r>
      <w:r>
        <w:t xml:space="preserve">of the column vector</w:t>
      </w:r>
      <w:r>
        <w:t xml:space="preserve"> </w:t>
      </w:r>
      <m:oMath>
        <m:acc>
          <m:accPr>
            <m:chr m:val="̃"/>
          </m:accPr>
          <m:e>
            <m:r>
              <m:t>u</m:t>
            </m:r>
          </m:e>
        </m:acc>
      </m:oMath>
      <w:r>
        <w:t xml:space="preserve"> </w:t>
      </w:r>
      <w:r>
        <w:t xml:space="preserve">with the row vector</w:t>
      </w:r>
      <w:r>
        <w:t xml:space="preserve"> </w:t>
      </w:r>
      <m:oMath>
        <m:sSup>
          <m:e>
            <m:acc>
              <m:accPr>
                <m:chr m:val="̃"/>
              </m:accPr>
              <m:e>
                <m:r>
                  <m:t>v</m:t>
                </m:r>
              </m:e>
            </m:acc>
          </m:e>
          <m:sup>
            <m:r>
              <m:rPr>
                <m:sty m:val="p"/>
              </m:rPr>
              <m:t>⊤</m:t>
            </m:r>
          </m:sup>
        </m:sSup>
      </m:oMath>
      <w:r>
        <w:t xml:space="preserve">.</w:t>
      </w:r>
      <w:r>
        <w:t xml:space="preserve"> </w:t>
      </w:r>
      <w:r>
        <w:t xml:space="preserve">Its entries are</w:t>
      </w:r>
    </w:p>
    <w:p>
      <w:pPr>
        <w:pStyle w:val="BodyText"/>
      </w:pPr>
      <m:oMathPara>
        <m:oMathParaPr>
          <m:jc m:val="center"/>
        </m:oMathParaPr>
        <m:oMath>
          <m:r>
            <m:t>​</m:t>
          </m:r>
          <m:d>
            <m:dPr>
              <m:begChr m:val="("/>
              <m:sepChr m:val=""/>
              <m:endChr m:val=")"/>
              <m:grow/>
            </m:dPr>
            <m:e>
              <m:limLow>
                <m:e>
                  <m:limLow>
                    <m:e>
                      <m:acc>
                        <m:accPr>
                          <m:chr m:val="̃"/>
                        </m:accPr>
                        <m:e>
                          <m:r>
                            <m:t>u</m:t>
                          </m:r>
                        </m:e>
                      </m:acc>
                    </m:e>
                    <m:lim>
                      <m:r>
                        <m:rPr>
                          <m:sty m:val="p"/>
                        </m:rPr>
                        <m:t>⏟</m:t>
                      </m:r>
                    </m:lim>
                  </m:limLow>
                </m:e>
                <m:lim>
                  <m:r>
                    <m:t>m</m:t>
                  </m:r>
                  <m:r>
                    <m:rPr>
                      <m:sty m:val="p"/>
                    </m:rPr>
                    <m:t>×</m:t>
                  </m:r>
                  <m:r>
                    <m:t>1</m:t>
                  </m:r>
                </m:lim>
              </m:limLow>
              <m:r>
                <m:t> </m:t>
              </m:r>
              <m:limLow>
                <m:e>
                  <m:limLow>
                    <m:e>
                      <m:sSup>
                        <m:e>
                          <m:acc>
                            <m:accPr>
                              <m:chr m:val="̃"/>
                            </m:accPr>
                            <m:e>
                              <m:r>
                                <m:t>v</m:t>
                              </m:r>
                            </m:e>
                          </m:acc>
                        </m:e>
                        <m:sup>
                          <m:r>
                            <m:rPr>
                              <m:sty m:val="p"/>
                            </m:rPr>
                            <m:t>⊤</m:t>
                          </m:r>
                        </m:sup>
                      </m:sSup>
                    </m:e>
                    <m:lim>
                      <m:r>
                        <m:rPr>
                          <m:sty m:val="p"/>
                        </m:rPr>
                        <m:t>⏟</m:t>
                      </m:r>
                    </m:lim>
                  </m:limLow>
                </m:e>
                <m:lim>
                  <m:r>
                    <m:t>1</m:t>
                  </m:r>
                  <m:r>
                    <m:rPr>
                      <m:sty m:val="p"/>
                    </m:rPr>
                    <m:t>×</m:t>
                  </m:r>
                  <m:r>
                    <m:t>n</m:t>
                  </m:r>
                </m:lim>
              </m:limLow>
            </m:e>
          </m:d>
          <m:sSub>
            <m:e>
              <m:r>
                <m:t>​</m:t>
              </m:r>
            </m:e>
            <m:sub>
              <m:r>
                <m:t>i</m:t>
              </m:r>
              <m:r>
                <m:t>j</m:t>
              </m:r>
            </m:sub>
          </m:sSub>
          <m:r>
            <m:rPr>
              <m:sty m:val="p"/>
            </m:rPr>
            <m:t>=</m:t>
          </m:r>
          <m:sSub>
            <m:e>
              <m:r>
                <m:t>u</m:t>
              </m:r>
            </m:e>
            <m:sub>
              <m:r>
                <m:t>i</m:t>
              </m:r>
            </m:sub>
          </m:sSub>
          <m:sSub>
            <m:e>
              <m:r>
                <m:t>v</m:t>
              </m:r>
            </m:e>
            <m:sub>
              <m:r>
                <m:t>j</m:t>
              </m:r>
            </m:sub>
          </m:sSub>
          <m:r>
            <m:t>  </m:t>
          </m:r>
          <m:r>
            <m:rPr>
              <m:nor/>
              <m:sty m:val="p"/>
            </m:rPr>
            <m:t>(definition of matrix multiplication; the sum has one term)</m:t>
          </m:r>
        </m:oMath>
      </m:oMathPara>
    </w:p>
    <w:bookmarkEnd w:id="406"/>
    <w:bookmarkStart w:id="407" w:name="exm-outer-product"/>
    <w:p>
      <w:pPr>
        <w:pStyle w:val="FirstParagraph"/>
      </w:pPr>
      <w:r>
        <w:rPr>
          <w:b/>
          <w:bCs/>
        </w:rPr>
        <w:t xml:space="preserve">Example 121 (An outer product)</w:t>
      </w:r>
      <w:r>
        <w:t xml:space="preserve"> </w:t>
      </w:r>
      <w:r>
        <w:t xml:space="preserve">For</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w:t>
      </w:r>
    </w:p>
    <w:p>
      <w:pPr>
        <w:pStyle w:val="BodyText"/>
      </w:pPr>
      <m:oMathPara>
        <m:oMathParaPr>
          <m:jc m:val="center"/>
        </m:oMathParaPr>
        <m:oMath>
          <m:eqArr>
            <m:e>
              <m:acc>
                <m:accPr>
                  <m:chr m:val="̃"/>
                </m:accPr>
                <m:e>
                  <m:r>
                    <m:t>u</m:t>
                  </m:r>
                </m:e>
              </m:acc>
              <m:r>
                <m:t> </m:t>
              </m:r>
              <m:sSup>
                <m:e>
                  <m:acc>
                    <m:accPr>
                      <m:chr m:val="̃"/>
                    </m:accPr>
                    <m:e>
                      <m:r>
                        <m:t>v</m:t>
                      </m:r>
                    </m:e>
                  </m:acc>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d>
                <m:dPr>
                  <m:begChr m:val="["/>
                  <m:sepChr m:val=""/>
                  <m:endChr m:val="]"/>
                  <m:grow/>
                </m:dPr>
                <m:e>
                  <m:m>
                    <m:mPr>
                      <m:baseJc m:val="center"/>
                      <m:plcHide m:val="on"/>
                      <m:mcs>
                        <m:mc>
                          <m:mcPr>
                            <m:mcJc m:val="center"/>
                            <m:count m:val="1"/>
                          </m:mcPr>
                        </m:mc>
                        <m:mc>
                          <m:mcPr>
                            <m:mcJc m:val="center"/>
                            <m:count m:val="1"/>
                          </m:mcPr>
                        </m:mc>
                      </m:mcs>
                    </m:mPr>
                    <m:mr>
                      <m:e>
                        <m:r>
                          <m:t>4</m:t>
                        </m:r>
                      </m:e>
                      <m:e>
                        <m:r>
                          <m:t>5</m:t>
                        </m:r>
                      </m:e>
                    </m:mr>
                  </m:m>
                </m:e>
              </m:d>
              <m:r>
                <m:t>&amp;</m:t>
              </m:r>
              <m:r>
                <m:t>&amp;</m:t>
              </m:r>
              <m:r>
                <m:rPr>
                  <m:nor/>
                  <m:sty m:val="p"/>
                </m:rPr>
                <m:t>(definition of the outer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4</m:t>
                        </m:r>
                      </m:e>
                      <m:e>
                        <m:r>
                          <m:t>1</m:t>
                        </m:r>
                        <m:r>
                          <m:rPr>
                            <m:sty m:val="p"/>
                          </m:rPr>
                          <m:t>⋅</m:t>
                        </m:r>
                        <m:r>
                          <m:t>5</m:t>
                        </m:r>
                      </m:e>
                    </m:mr>
                    <m:mr>
                      <m:e>
                        <m:r>
                          <m:t>2</m:t>
                        </m:r>
                        <m:r>
                          <m:rPr>
                            <m:sty m:val="p"/>
                          </m:rPr>
                          <m:t>⋅</m:t>
                        </m:r>
                        <m:r>
                          <m:t>4</m:t>
                        </m:r>
                      </m:e>
                      <m:e>
                        <m:r>
                          <m:t>2</m:t>
                        </m:r>
                        <m:r>
                          <m:rPr>
                            <m:sty m:val="p"/>
                          </m:rPr>
                          <m:t>⋅</m:t>
                        </m:r>
                        <m:r>
                          <m:t>5</m:t>
                        </m:r>
                      </m:e>
                    </m:mr>
                    <m:mr>
                      <m:e>
                        <m:r>
                          <m:t>3</m:t>
                        </m:r>
                        <m:r>
                          <m:rPr>
                            <m:sty m:val="p"/>
                          </m:rPr>
                          <m:t>⋅</m:t>
                        </m:r>
                        <m:r>
                          <m:t>4</m:t>
                        </m:r>
                      </m:e>
                      <m:e>
                        <m:r>
                          <m:t>3</m:t>
                        </m:r>
                        <m:r>
                          <m:rPr>
                            <m:sty m:val="p"/>
                          </m:rPr>
                          <m:t>⋅</m:t>
                        </m:r>
                        <m:r>
                          <m:t>5</m:t>
                        </m:r>
                      </m:e>
                    </m:mr>
                  </m:m>
                </m:e>
              </m:d>
              <m:r>
                <m:t>&amp;</m:t>
              </m:r>
              <m:r>
                <m:t>&amp;</m:t>
              </m:r>
              <m:r>
                <m:rPr>
                  <m:nor/>
                  <m:sty m:val="p"/>
                </m:rPr>
                <m:t>(entry </m:t>
              </m:r>
              <m:r>
                <m:rPr>
                  <m:sty m:val="p"/>
                </m:rPr>
                <m:t>(</m:t>
              </m:r>
              <m:r>
                <m:t>i</m:t>
              </m:r>
              <m:r>
                <m:rPr>
                  <m:sty m:val="p"/>
                </m:rPr>
                <m:t>,</m:t>
              </m:r>
              <m:r>
                <m:t>j</m:t>
              </m:r>
              <m:r>
                <m:rPr>
                  <m:sty m:val="p"/>
                </m:rPr>
                <m:t>)</m:t>
              </m:r>
              <m:r>
                <m:rPr>
                  <m:nor/>
                  <m:sty m:val="p"/>
                </m:rPr>
                <m:t> is </m:t>
              </m:r>
              <m:sSub>
                <m:e>
                  <m:r>
                    <m:t>u</m:t>
                  </m:r>
                </m:e>
                <m:sub>
                  <m:r>
                    <m:t>i</m:t>
                  </m:r>
                </m:sub>
              </m:sSub>
              <m:sSub>
                <m:e>
                  <m:r>
                    <m:t>v</m:t>
                  </m:r>
                </m:e>
                <m:sub>
                  <m:r>
                    <m:t>j</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5</m:t>
                        </m:r>
                      </m:e>
                    </m:mr>
                    <m:mr>
                      <m:e>
                        <m:r>
                          <m:t>8</m:t>
                        </m:r>
                      </m:e>
                      <m:e>
                        <m:r>
                          <m:t>10</m:t>
                        </m:r>
                      </m:e>
                    </m:mr>
                    <m:mr>
                      <m:e>
                        <m:r>
                          <m:t>12</m:t>
                        </m:r>
                      </m:e>
                      <m:e>
                        <m:r>
                          <m:t>15</m:t>
                        </m:r>
                      </m:e>
                    </m:mr>
                  </m:m>
                </m:e>
              </m:d>
              <m:r>
                <m:t>&amp;</m:t>
              </m:r>
              <m:r>
                <m:t>&amp;</m:t>
              </m:r>
              <m:r>
                <m:rPr>
                  <m:nor/>
                  <m:sty m:val="p"/>
                </m:rPr>
                <m:t>(multiply)</m:t>
              </m:r>
            </m:e>
          </m:eqArr>
        </m:oMath>
      </m:oMathPara>
    </w:p>
    <w:bookmarkEnd w:id="407"/>
    <w:bookmarkStart w:id="408" w:name="rem-outer-vs-dot-product"/>
    <w:p>
      <w:pPr>
        <w:pStyle w:val="FirstParagraph"/>
      </w:pPr>
      <w:r>
        <w:rPr>
          <w:i/>
          <w:iCs/>
        </w:rPr>
        <w:t xml:space="preserve">Remark 25</w:t>
      </w:r>
      <w:r>
        <w:t xml:space="preserve"> (Outer product and dot product). </w:t>
      </w:r>
      <w:r>
        <w:t xml:space="preserve">The dot product</w:t>
      </w:r>
      <w:r>
        <w:t xml:space="preserve"> </w:t>
      </w:r>
      <m:oMath>
        <m:sSup>
          <m:e>
            <m:acc>
              <m:accPr>
                <m:chr m:val="̃"/>
              </m:accPr>
              <m:e>
                <m:r>
                  <m:t>u</m:t>
                </m:r>
              </m:e>
            </m:acc>
          </m:e>
          <m:sup>
            <m:r>
              <m:rPr>
                <m:sty m:val="p"/>
              </m:rPr>
              <m:t>⊤</m:t>
            </m:r>
          </m:sup>
        </m:sSup>
        <m:acc>
          <m:accPr>
            <m:chr m:val="̃"/>
          </m:accPr>
          <m:e>
            <m:r>
              <m:t>v</m:t>
            </m:r>
          </m:e>
        </m:acc>
      </m:oMath>
      <w:r>
        <w:t xml:space="preserve"> </w:t>
      </w:r>
      <w:r>
        <w:t xml:space="preserve">(</w:t>
      </w:r>
      <w:hyperlink w:anchor="exm-dot-product-matmul">
        <w:r>
          <w:rPr>
            <w:rStyle w:val="Hyperlink"/>
          </w:rPr>
          <w:t xml:space="preserve">Example 20</w:t>
        </w:r>
      </w:hyperlink>
      <w:r>
        <w:t xml:space="preserve">)</w:t>
      </w:r>
      <w:r>
        <w:t xml:space="preserve"> </w:t>
      </w:r>
      <w:r>
        <w:t xml:space="preserve">needs two vectors of the same length and gives a number.</w:t>
      </w:r>
      <w:r>
        <w:t xml:space="preserve"> </w:t>
      </w:r>
      <w:r>
        <w:t xml:space="preserve">The outer product</w:t>
      </w:r>
      <w:r>
        <w:t xml:space="preserve"> </w:t>
      </w:r>
      <m:oMath>
        <m:acc>
          <m:accPr>
            <m:chr m:val="̃"/>
          </m:accPr>
          <m:e>
            <m:r>
              <m:t>u</m:t>
            </m:r>
          </m:e>
        </m:acc>
        <m:r>
          <m:t> </m:t>
        </m:r>
        <m:sSup>
          <m:e>
            <m:acc>
              <m:accPr>
                <m:chr m:val="̃"/>
              </m:accPr>
              <m:e>
                <m:r>
                  <m:t>v</m:t>
                </m:r>
              </m:e>
            </m:acc>
          </m:e>
          <m:sup>
            <m:r>
              <m:rPr>
                <m:sty m:val="p"/>
              </m:rPr>
              <m:t>⊤</m:t>
            </m:r>
          </m:sup>
        </m:sSup>
      </m:oMath>
      <w:r>
        <w:t xml:space="preserve"> </w:t>
      </w:r>
      <w:r>
        <w:t xml:space="preserve">takes vectors of any two lengths and gives a matrix</w:t>
      </w:r>
      <w:r>
        <w:t xml:space="preserve"> </w:t>
      </w:r>
      <w:r>
        <w:t xml:space="preserve">(Banerjee and Roy 2014, chap. 1, p. 11)</w:t>
      </w:r>
      <w:r>
        <w:t xml:space="preserve">.</w:t>
      </w:r>
    </w:p>
    <w:p>
      <w:pPr>
        <w:pStyle w:val="BodyText"/>
      </w:pPr>
      <w:r>
        <w:t xml:space="preserve">For example,</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 </w:t>
      </w:r>
      <w:r>
        <w:t xml:space="preserve">in</w:t>
      </w:r>
      <w:r>
        <w:t xml:space="preserve"> </w:t>
      </w:r>
      <w:hyperlink w:anchor="exm-outer-product">
        <w:r>
          <w:rPr>
            <w:rStyle w:val="Hyperlink"/>
          </w:rPr>
          <w:t xml:space="preserve">Example 121</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m:oMath>
        <m:acc>
          <m:accPr>
            <m:chr m:val="̃"/>
          </m:accPr>
          <m:e>
            <m:r>
              <m:t>a</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b</m:t>
            </m:r>
          </m:e>
        </m:acc>
        <m:r>
          <m:rPr>
            <m:sty m:val="p"/>
          </m:rPr>
          <m:t>=</m:t>
        </m:r>
        <m:r>
          <m:rPr>
            <m:sty m:val="p"/>
          </m:rPr>
          <m:t>(</m:t>
        </m:r>
        <m:r>
          <m:t>3</m:t>
        </m:r>
        <m:r>
          <m:rPr>
            <m:sty m:val="p"/>
          </m:rPr>
          <m:t>,</m:t>
        </m:r>
        <m:r>
          <m:t>4</m:t>
        </m:r>
        <m:r>
          <m:rPr>
            <m:sty m:val="p"/>
          </m:rPr>
          <m:t>)</m:t>
        </m:r>
      </m:oMath>
      <w:r>
        <w:t xml:space="preserve">,</w:t>
      </w:r>
      <w:r>
        <w:t xml:space="preserve"> </w:t>
      </w:r>
      <w:r>
        <w:t xml:space="preserve">which have the same length, both products exist:</w:t>
      </w:r>
    </w:p>
    <w:p>
      <w:pPr>
        <w:pStyle w:val="BodyText"/>
      </w:pPr>
      <m:oMathPara>
        <m:oMathParaPr>
          <m:jc m:val="center"/>
        </m:oMathParaPr>
        <m:oMath>
          <m:eqArr>
            <m:e>
              <m:sSup>
                <m:e>
                  <m:acc>
                    <m:accPr>
                      <m:chr m:val="̃"/>
                    </m:accPr>
                    <m:e>
                      <m:r>
                        <m:t>a</m:t>
                      </m:r>
                    </m:e>
                  </m:acc>
                </m:e>
                <m:sup>
                  <m:r>
                    <m:rPr>
                      <m:sty m:val="p"/>
                    </m:rPr>
                    <m:t>⊤</m:t>
                  </m:r>
                </m:sup>
              </m:sSup>
              <m:acc>
                <m:accPr>
                  <m:chr m:val="̃"/>
                </m:accPr>
                <m:e>
                  <m:r>
                    <m:t>b</m:t>
                  </m:r>
                </m:e>
              </m:acc>
              <m:r>
                <m:t>&amp;</m:t>
              </m:r>
              <m:r>
                <m:rPr>
                  <m:sty m:val="p"/>
                </m:rPr>
                <m:t>=</m:t>
              </m:r>
              <m:r>
                <m:t>1</m:t>
              </m:r>
              <m:r>
                <m:rPr>
                  <m:sty m:val="p"/>
                </m:rPr>
                <m:t>⋅</m:t>
              </m:r>
              <m:r>
                <m:t>3</m:t>
              </m:r>
              <m:r>
                <m:rPr>
                  <m:sty m:val="p"/>
                </m:rPr>
                <m:t>+</m:t>
              </m:r>
              <m:r>
                <m:t>2</m:t>
              </m:r>
              <m:r>
                <m:rPr>
                  <m:sty m:val="p"/>
                </m:rPr>
                <m:t>⋅</m:t>
              </m:r>
              <m:r>
                <m:t>4</m:t>
              </m:r>
            </m:e>
            <m:e>
              <m:r>
                <m:t>&amp;</m:t>
              </m:r>
              <m:r>
                <m:rPr>
                  <m:sty m:val="p"/>
                </m:rPr>
                <m:t>=</m:t>
              </m:r>
              <m:r>
                <m:t>11</m:t>
              </m:r>
            </m:e>
            <m:e>
              <m:acc>
                <m:accPr>
                  <m:chr m:val="̃"/>
                </m:accPr>
                <m:e>
                  <m:r>
                    <m:t>a</m:t>
                  </m:r>
                </m:e>
              </m:acc>
              <m:r>
                <m:t> </m:t>
              </m:r>
              <m:sSup>
                <m:e>
                  <m:acc>
                    <m:accPr>
                      <m:chr m:val="̃"/>
                    </m:accPr>
                    <m:e>
                      <m:r>
                        <m:t>b</m:t>
                      </m:r>
                    </m:e>
                  </m:acc>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r>
                          <m:rPr>
                            <m:sty m:val="p"/>
                          </m:rPr>
                          <m:t>⋅</m:t>
                        </m:r>
                        <m:r>
                          <m:t>4</m:t>
                        </m:r>
                      </m:e>
                    </m:mr>
                    <m:mr>
                      <m:e>
                        <m:r>
                          <m:t>2</m:t>
                        </m:r>
                        <m:r>
                          <m:rPr>
                            <m:sty m:val="p"/>
                          </m:rPr>
                          <m:t>⋅</m:t>
                        </m:r>
                        <m:r>
                          <m:t>3</m:t>
                        </m:r>
                      </m:e>
                      <m:e>
                        <m:r>
                          <m:t>2</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e>
          </m:eqArr>
        </m:oMath>
      </m:oMathPara>
    </w:p>
    <w:bookmarkEnd w:id="408"/>
    <w:bookmarkStart w:id="409" w:name="thm-outer-product-rank"/>
    <w:p>
      <w:pPr>
        <w:pStyle w:val="FirstParagraph"/>
      </w:pPr>
      <w:r>
        <w:rPr>
          <w:b/>
          <w:bCs/>
        </w:rPr>
        <w:t xml:space="preserve">Theorem 66 (An outer product has rank one)</w:t>
      </w:r>
      <w:r>
        <w:t xml:space="preserve"> </w:t>
      </w:r>
      <w:r>
        <w:t xml:space="preserve">If</w:t>
      </w:r>
      <w:r>
        <w:t xml:space="preserve"> </w:t>
      </w:r>
      <m:oMath>
        <m:acc>
          <m:accPr>
            <m:chr m:val="̃"/>
          </m:accPr>
          <m:e>
            <m:r>
              <m:t>u</m:t>
            </m:r>
          </m:e>
        </m:acc>
      </m:oMath>
      <w:r>
        <w:t xml:space="preserve"> </w:t>
      </w:r>
      <w:r>
        <w:t xml:space="preserve">is a nonzero vector of length</w:t>
      </w:r>
      <w:r>
        <w:t xml:space="preserve"> </w:t>
      </w:r>
      <m:oMath>
        <m:r>
          <m:t>m</m:t>
        </m:r>
      </m:oMath>
      <w:r>
        <w:t xml:space="preserve"> </w:t>
      </w:r>
      <w:r>
        <w:t xml:space="preserve">and</w:t>
      </w:r>
      <w:r>
        <w:t xml:space="preserve"> </w:t>
      </w:r>
      <m:oMath>
        <m:acc>
          <m:accPr>
            <m:chr m:val="̃"/>
          </m:accPr>
          <m:e>
            <m:r>
              <m:t>v</m:t>
            </m:r>
          </m:e>
        </m:acc>
      </m:oMath>
      <w:r>
        <w:t xml:space="preserve"> </w:t>
      </w:r>
      <w:r>
        <w:t xml:space="preserve">is a nonzero vector of length</w:t>
      </w:r>
      <w:r>
        <w:t xml:space="preserve"> </w:t>
      </w:r>
      <m:oMath>
        <m:r>
          <m:t>n</m:t>
        </m:r>
      </m:oMath>
      <w:r>
        <w:t xml:space="preserve">,</w:t>
      </w:r>
      <w:r>
        <w:t xml:space="preserve"> </w:t>
      </w:r>
      <w:r>
        <w:t xml:space="preserve">then</w:t>
      </w:r>
      <w:r>
        <w:t xml:space="preserve"> </w:t>
      </w:r>
      <m:oMath>
        <m:r>
          <m:rPr>
            <m:sty m:val="p"/>
          </m:rPr>
          <m:t>rank</m:t>
        </m:r>
        <m:r>
          <m:rPr>
            <m:sty m:val="p"/>
          </m:rPr>
          <m:t>(</m:t>
        </m:r>
        <m:acc>
          <m:accPr>
            <m:chr m:val="̃"/>
          </m:accPr>
          <m:e>
            <m:r>
              <m:t>u</m:t>
            </m:r>
          </m:e>
        </m:acc>
        <m:r>
          <m:t> </m:t>
        </m:r>
        <m:sSup>
          <m:e>
            <m:acc>
              <m:accPr>
                <m:chr m:val="̃"/>
              </m:accPr>
              <m:e>
                <m:r>
                  <m:t>v</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p>
    <w:bookmarkEnd w:id="409"/>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m:oMath>
        <m:sSub>
          <m:e>
            <m:r>
              <m:t>v</m:t>
            </m:r>
          </m:e>
          <m:sub>
            <m:r>
              <m:t>j</m:t>
            </m:r>
          </m:sub>
        </m:sSub>
        <m:acc>
          <m:accPr>
            <m:chr m:val="̃"/>
          </m:accPr>
          <m:e>
            <m:r>
              <m:t>u</m:t>
            </m:r>
          </m:e>
        </m:acc>
      </m:oMath>
      <w:r>
        <w:t xml:space="preserve">.</w:t>
      </w:r>
    </w:p>
    <w:p>
      <w:pPr>
        <w:pStyle w:val="BodyText"/>
      </w:pPr>
      <w:r>
        <w:rPr>
          <w:b/>
          <w:bCs/>
        </w:rPr>
        <w:t xml:space="preserve">The rank is at least one.</w:t>
      </w:r>
      <w:r>
        <w:t xml:space="preserve"> </w:t>
      </w:r>
      <w:r>
        <w:t xml:space="preserve">Because</w:t>
      </w:r>
      <w:r>
        <w:t xml:space="preserve"> </w:t>
      </w:r>
      <m:oMath>
        <m:acc>
          <m:accPr>
            <m:chr m:val="̃"/>
          </m:accPr>
          <m:e>
            <m:r>
              <m:t>v</m:t>
            </m:r>
          </m:e>
        </m:acc>
        <m:r>
          <m:rPr>
            <m:sty m:val="p"/>
          </m:rPr>
          <m:t>≠</m:t>
        </m:r>
        <m:acc>
          <m:accPr>
            <m:chr m:val="̃"/>
          </m:accPr>
          <m:e>
            <m:r>
              <m:t>0</m:t>
            </m:r>
          </m:e>
        </m:acc>
      </m:oMath>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m:oMath>
        <m:sSub>
          <m:e>
            <m:r>
              <m:t>v</m:t>
            </m:r>
          </m:e>
          <m:sub>
            <m:r>
              <m:t>j</m:t>
            </m:r>
          </m:sub>
        </m:sSub>
        <m:acc>
          <m:accPr>
            <m:chr m:val="̃"/>
          </m:accPr>
          <m:e>
            <m:r>
              <m:t>u</m:t>
            </m:r>
          </m:e>
        </m:acc>
      </m:oMath>
      <w:r>
        <w:t xml:space="preserve">, is a nonzero vector,</w:t>
      </w:r>
      <w:r>
        <w:t xml:space="preserve"> </w:t>
      </w:r>
      <w:r>
        <w:t xml:space="preserve">and a single nonzero vector is linearly independent (</w:t>
      </w:r>
      <w:hyperlink w:anchor="def-linearly-independent">
        <w:r>
          <w:rPr>
            <w:rStyle w:val="Hyperlink"/>
          </w:rPr>
          <w:t xml:space="preserve">Definition 43</w:t>
        </w:r>
      </w:hyperlink>
      <w:r>
        <w:t xml:space="preserve">):</w:t>
      </w:r>
      <w:r>
        <w:t xml:space="preserve"> </w:t>
      </w:r>
      <m:oMath>
        <m:r>
          <m:t>c</m:t>
        </m:r>
        <m:r>
          <m:t> </m:t>
        </m:r>
        <m:r>
          <m:rPr>
            <m:sty m:val="p"/>
          </m:rPr>
          <m:t>(</m:t>
        </m:r>
        <m:sSub>
          <m:e>
            <m:r>
              <m:t>v</m:t>
            </m:r>
          </m:e>
          <m:sub>
            <m:r>
              <m:t>j</m:t>
            </m:r>
          </m:sub>
        </m:sSub>
        <m:acc>
          <m:accPr>
            <m:chr m:val="̃"/>
          </m:accPr>
          <m:e>
            <m:r>
              <m:t>u</m:t>
            </m:r>
          </m:e>
        </m:acc>
        <m:r>
          <m:rPr>
            <m:sty m:val="p"/>
          </m:rPr>
          <m:t>)</m:t>
        </m:r>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m:oMath>
        <m:acc>
          <m:accPr>
            <m:chr m:val="̃"/>
          </m:accPr>
          <m:e>
            <m:r>
              <m:t>0</m:t>
            </m:r>
          </m:e>
        </m:acc>
      </m:oMath>
      <w:r>
        <w:t xml:space="preserve">,</w:t>
      </w:r>
      <w:r>
        <w:t xml:space="preserve"> </w:t>
      </w:r>
      <w:r>
        <w:t xml:space="preserve">and</w:t>
      </w:r>
      <w:r>
        <w:t xml:space="preserve"> </w:t>
      </w:r>
      <m:oMath>
        <m:r>
          <m:t>1</m:t>
        </m:r>
        <m:r>
          <m:rPr>
            <m:sty m:val="p"/>
          </m:rPr>
          <m:t>⋅</m:t>
        </m:r>
        <m:r>
          <m:rPr>
            <m:sty m:val="p"/>
          </m:rPr>
          <m:t>(</m:t>
        </m:r>
        <m:sSub>
          <m:e>
            <m:r>
              <m:t>v</m:t>
            </m:r>
          </m:e>
          <m:sub>
            <m:r>
              <m:t>j</m:t>
            </m:r>
          </m:sub>
        </m:sSub>
        <m:acc>
          <m:accPr>
            <m:chr m:val="̃"/>
          </m:accPr>
          <m:e>
            <m:r>
              <m:t>u</m:t>
            </m:r>
          </m:e>
        </m:acc>
        <m:r>
          <m:rPr>
            <m:sty m:val="p"/>
          </m:rPr>
          <m:t>)</m:t>
        </m:r>
        <m:r>
          <m:rPr>
            <m:sty m:val="p"/>
          </m:rPr>
          <m:t>+</m:t>
        </m:r>
        <m:r>
          <m:t>1</m:t>
        </m:r>
        <m:r>
          <m:rPr>
            <m:sty m:val="p"/>
          </m:rPr>
          <m:t>⋅</m:t>
        </m:r>
        <m:r>
          <m:rPr>
            <m:sty m:val="p"/>
          </m:rPr>
          <m:t>(</m:t>
        </m:r>
        <m:sSub>
          <m:e>
            <m:r>
              <m:t>v</m:t>
            </m:r>
          </m:e>
          <m:sub>
            <m:r>
              <m:t>k</m:t>
            </m:r>
          </m:sub>
        </m:sSub>
        <m:acc>
          <m:accPr>
            <m:chr m:val="̃"/>
          </m:accPr>
          <m:e>
            <m:r>
              <m:t>u</m:t>
            </m:r>
          </m:e>
        </m:acc>
        <m:r>
          <m:rPr>
            <m:sty m:val="p"/>
          </m:rPr>
          <m:t>)</m:t>
        </m:r>
        <m:r>
          <m:rPr>
            <m:sty m:val="p"/>
          </m:rPr>
          <m:t>=</m:t>
        </m:r>
        <m:acc>
          <m:accPr>
            <m:chr m:val="̃"/>
          </m:accPr>
          <m:e>
            <m:r>
              <m:t>0</m:t>
            </m:r>
          </m:e>
        </m:acc>
      </m:oMath>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m:oMathPara>
        <m:oMathParaPr>
          <m:jc m:val="center"/>
        </m:oMathParaPr>
        <m:oMath>
          <m:eqArr>
            <m:e>
              <m:sSub>
                <m:e>
                  <m:r>
                    <m:t>v</m:t>
                  </m:r>
                </m:e>
                <m:sub>
                  <m:r>
                    <m:t>k</m:t>
                  </m:r>
                </m:sub>
              </m:sSub>
              <m:r>
                <m:t> </m:t>
              </m:r>
              <m:r>
                <m:rPr>
                  <m:sty m:val="p"/>
                </m:rPr>
                <m:t>(</m:t>
              </m:r>
              <m:sSub>
                <m:e>
                  <m:r>
                    <m:t>v</m:t>
                  </m:r>
                </m:e>
                <m:sub>
                  <m:r>
                    <m:t>j</m:t>
                  </m:r>
                </m:sub>
              </m:sSub>
              <m:acc>
                <m:accPr>
                  <m:chr m:val="̃"/>
                </m:accPr>
                <m:e>
                  <m:r>
                    <m:t>u</m:t>
                  </m:r>
                </m:e>
              </m:acc>
              <m:r>
                <m:rPr>
                  <m:sty m:val="p"/>
                </m:rPr>
                <m:t>)</m:t>
              </m:r>
              <m:r>
                <m:rPr>
                  <m:sty m:val="p"/>
                </m:rPr>
                <m:t>−</m:t>
              </m:r>
              <m:sSub>
                <m:e>
                  <m:r>
                    <m:t>v</m:t>
                  </m:r>
                </m:e>
                <m:sub>
                  <m:r>
                    <m:t>j</m:t>
                  </m:r>
                </m:sub>
              </m:sSub>
              <m:r>
                <m:t> </m:t>
              </m:r>
              <m:r>
                <m:rPr>
                  <m:sty m:val="p"/>
                </m:rPr>
                <m:t>(</m:t>
              </m:r>
              <m:sSub>
                <m:e>
                  <m:r>
                    <m:t>v</m:t>
                  </m:r>
                </m:e>
                <m:sub>
                  <m:r>
                    <m:t>k</m:t>
                  </m:r>
                </m:sub>
              </m:sSub>
              <m:acc>
                <m:accPr>
                  <m:chr m:val="̃"/>
                </m:accPr>
                <m:e>
                  <m:r>
                    <m:t>u</m:t>
                  </m:r>
                </m:e>
              </m:acc>
              <m:r>
                <m:rPr>
                  <m:sty m:val="p"/>
                </m:rPr>
                <m:t>)</m:t>
              </m:r>
              <m:r>
                <m:t>&amp;</m:t>
              </m:r>
              <m:r>
                <m:rPr>
                  <m:sty m:val="p"/>
                </m:rPr>
                <m:t>=</m:t>
              </m:r>
              <m:r>
                <m:rPr>
                  <m:sty m:val="p"/>
                </m:rPr>
                <m:t>(</m:t>
              </m:r>
              <m:sSub>
                <m:e>
                  <m:r>
                    <m:t>v</m:t>
                  </m:r>
                </m:e>
                <m:sub>
                  <m:r>
                    <m:t>k</m:t>
                  </m:r>
                </m:sub>
              </m:sSub>
              <m:sSub>
                <m:e>
                  <m:r>
                    <m:t>v</m:t>
                  </m:r>
                </m:e>
                <m:sub>
                  <m:r>
                    <m:t>j</m:t>
                  </m:r>
                </m:sub>
              </m:sSub>
              <m:r>
                <m:rPr>
                  <m:sty m:val="p"/>
                </m:rPr>
                <m:t>−</m:t>
              </m:r>
              <m:sSub>
                <m:e>
                  <m:r>
                    <m:t>v</m:t>
                  </m:r>
                </m:e>
                <m:sub>
                  <m:r>
                    <m:t>j</m:t>
                  </m:r>
                </m:sub>
              </m:sSub>
              <m:sSub>
                <m:e>
                  <m:r>
                    <m:t>v</m:t>
                  </m:r>
                </m:e>
                <m:sub>
                  <m:r>
                    <m:t>k</m:t>
                  </m:r>
                </m:sub>
              </m:sSub>
              <m:r>
                <m:rPr>
                  <m:sty m:val="p"/>
                </m:rPr>
                <m:t>)</m:t>
              </m:r>
              <m:r>
                <m:t> </m:t>
              </m:r>
              <m:acc>
                <m:accPr>
                  <m:chr m:val="̃"/>
                </m:accPr>
                <m:e>
                  <m:r>
                    <m:t>u</m:t>
                  </m:r>
                </m:e>
              </m:acc>
              <m:r>
                <m:t>&amp;</m:t>
              </m:r>
              <m:r>
                <m:t>&amp;</m:t>
              </m:r>
              <m:r>
                <m:rPr>
                  <m:nor/>
                  <m:sty m:val="p"/>
                </m:rPr>
                <m:t>(collect the scalar multiples of </m:t>
              </m:r>
              <m:acc>
                <m:accPr>
                  <m:chr m:val="̃"/>
                </m:accPr>
                <m:e>
                  <m:r>
                    <m:t>u</m:t>
                  </m:r>
                </m:e>
              </m:acc>
              <m:r>
                <m:rPr>
                  <m:nor/>
                  <m:sty m:val="p"/>
                </m:rPr>
                <m:t>)</m:t>
              </m:r>
            </m:e>
            <m:e>
              <m:r>
                <m:t>&amp;</m:t>
              </m:r>
              <m:r>
                <m:rPr>
                  <m:sty m:val="p"/>
                </m:rPr>
                <m:t>=</m:t>
              </m:r>
              <m:r>
                <m:t>0</m:t>
              </m:r>
              <m:r>
                <m:rPr>
                  <m:sty m:val="p"/>
                </m:rPr>
                <m:t>⋅</m:t>
              </m:r>
              <m:acc>
                <m:accPr>
                  <m:chr m:val="̃"/>
                </m:accPr>
                <m:e>
                  <m:r>
                    <m:t>u</m:t>
                  </m:r>
                </m:e>
              </m:acc>
              <m:r>
                <m:t>&amp;</m:t>
              </m:r>
              <m:r>
                <m:t>&amp;</m:t>
              </m:r>
              <m:r>
                <m:rPr>
                  <m:nor/>
                  <m:sty m:val="p"/>
                </m:rPr>
                <m:t>(multiplication of numbers is commutative)</m:t>
              </m:r>
            </m:e>
            <m:e>
              <m:r>
                <m:t>&amp;</m:t>
              </m:r>
              <m:r>
                <m:rPr>
                  <m:sty m:val="p"/>
                </m:rPr>
                <m:t>=</m:t>
              </m:r>
              <m:acc>
                <m:accPr>
                  <m:chr m:val="̃"/>
                </m:accPr>
                <m:e>
                  <m:r>
                    <m:t>0</m:t>
                  </m:r>
                </m:e>
              </m:acc>
              <m:r>
                <m:t>&amp;</m:t>
              </m:r>
              <m:r>
                <m:t>&amp;</m:t>
              </m:r>
              <m:r>
                <m:rPr>
                  <m:nor/>
                  <m:sty m:val="p"/>
                </m:rPr>
                <m:t>(a zero multiple of a vector is </m:t>
              </m:r>
              <m:acc>
                <m:accPr>
                  <m:chr m:val="̃"/>
                </m:accPr>
                <m:e>
                  <m:r>
                    <m:t>0</m:t>
                  </m:r>
                </m:e>
              </m:acc>
              <m:r>
                <m:rPr>
                  <m:nor/>
                  <m:sty m:val="p"/>
                </m:rPr>
                <m:t>)</m:t>
              </m:r>
            </m:e>
          </m:eqArr>
        </m:oMath>
      </m:oMathPara>
    </w:p>
    <w:p>
      <w:pPr>
        <w:pStyle w:val="FirstParagraph"/>
      </w:pPr>
      <w:r>
        <w:t xml:space="preserve">Either way, every pair of columns has a combination</w:t>
      </w:r>
      <w:r>
        <w:t xml:space="preserve"> </w:t>
      </w:r>
      <w:r>
        <w:t xml:space="preserve">with coefficients that are not all zero and that equals</w:t>
      </w:r>
      <w:r>
        <w:t xml:space="preserve"> </w:t>
      </w:r>
      <m:oMath>
        <m:acc>
          <m:accPr>
            <m:chr m:val="̃"/>
          </m:accPr>
          <m:e>
            <m:r>
              <m:t>0</m:t>
            </m:r>
          </m:e>
        </m:acc>
      </m:oMath>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m:oMath>
        <m:acc>
          <m:accPr>
            <m:chr m:val="̃"/>
          </m:accPr>
          <m:e>
            <m:r>
              <m:t>0</m:t>
            </m:r>
          </m:e>
        </m:acc>
      </m:oMath>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43</w:t>
        </w:r>
      </w:hyperlink>
      <w:r>
        <w:t xml:space="preserve">).</w:t>
      </w:r>
      <w:r>
        <w:t xml:space="preserve"> </w:t>
      </w:r>
      <w:r>
        <w:t xml:space="preserve">The largest linearly independent set of columns therefore has one column.</w:t>
      </w:r>
    </w:p>
    <w:bookmarkStart w:id="410" w:name="exm-outer-product-rank"/>
    <w:p>
      <w:pPr>
        <w:pStyle w:val="BodyText"/>
      </w:pPr>
      <w:r>
        <w:rPr>
          <w:b/>
          <w:bCs/>
        </w:rPr>
        <w:t xml:space="preserve">Example 122 (The rank of an outer product)</w:t>
      </w:r>
      <w:r>
        <w:t xml:space="preserve"> </w:t>
      </w:r>
      <w:r>
        <w:t xml:space="preserve">In</w:t>
      </w:r>
      <w:r>
        <w:t xml:space="preserve"> </w:t>
      </w:r>
      <w:hyperlink w:anchor="exm-outer-product">
        <w:r>
          <w:rPr>
            <w:rStyle w:val="Hyperlink"/>
          </w:rPr>
          <w:t xml:space="preserve">Example 121</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m:oMath>
        <m:sSub>
          <m:e>
            <m:r>
              <m:t>v</m:t>
            </m:r>
          </m:e>
          <m:sub>
            <m:r>
              <m:t>1</m:t>
            </m:r>
          </m:sub>
        </m:sSub>
        <m:acc>
          <m:accPr>
            <m:chr m:val="̃"/>
          </m:accPr>
          <m:e>
            <m:r>
              <m:t>u</m:t>
            </m:r>
          </m:e>
        </m:acc>
        <m:r>
          <m:rPr>
            <m:sty m:val="p"/>
          </m:rPr>
          <m:t>=</m:t>
        </m:r>
        <m:r>
          <m:t>4</m:t>
        </m:r>
        <m:acc>
          <m:accPr>
            <m:chr m:val="̃"/>
          </m:accPr>
          <m:e>
            <m:r>
              <m:t>u</m:t>
            </m:r>
          </m:e>
        </m:acc>
      </m:oMath>
      <w:r>
        <w:t xml:space="preserve"> </w:t>
      </w:r>
      <w:r>
        <w:t xml:space="preserve">and</w:t>
      </w:r>
      <w:r>
        <w:t xml:space="preserve"> </w:t>
      </w:r>
      <m:oMath>
        <m:sSub>
          <m:e>
            <m:r>
              <m:t>v</m:t>
            </m:r>
          </m:e>
          <m:sub>
            <m:r>
              <m:t>2</m:t>
            </m:r>
          </m:sub>
        </m:sSub>
        <m:acc>
          <m:accPr>
            <m:chr m:val="̃"/>
          </m:accPr>
          <m:e>
            <m:r>
              <m:t>u</m:t>
            </m:r>
          </m:e>
        </m:acc>
        <m:r>
          <m:rPr>
            <m:sty m:val="p"/>
          </m:rPr>
          <m:t>=</m:t>
        </m:r>
        <m:r>
          <m:t>5</m:t>
        </m:r>
        <m:acc>
          <m:accPr>
            <m:chr m:val="̃"/>
          </m:accPr>
          <m:e>
            <m:r>
              <m:t>u</m:t>
            </m:r>
          </m:e>
        </m:acc>
      </m:oMath>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410"/>
    <w:bookmarkEnd w:id="411"/>
    <w:bookmarkStart w:id="446" w:name="special-matrices"/>
    <w:p>
      <w:pPr>
        <w:pStyle w:val="Heading2"/>
      </w:pPr>
      <w:r>
        <w:t xml:space="preserve">14 Special Matrices</w:t>
      </w:r>
    </w:p>
    <w:p>
      <w:pPr>
        <w:pStyle w:val="FirstParagraph"/>
      </w:pPr>
      <w:r>
        <w:t xml:space="preserve">Some special matrices appeared earlier:</w:t>
      </w:r>
    </w:p>
    <w:p>
      <w:pPr>
        <w:pStyle w:val="Compact"/>
        <w:numPr>
          <w:ilvl w:val="0"/>
          <w:numId w:val="1071"/>
        </w:numPr>
      </w:pPr>
      <w:r>
        <w:t xml:space="preserve">the zero matrix (</w:t>
      </w:r>
      <w:hyperlink w:anchor="def-zero-matrix">
        <w:r>
          <w:rPr>
            <w:rStyle w:val="Hyperlink"/>
          </w:rPr>
          <w:t xml:space="preserve">Definition 23</w:t>
        </w:r>
      </w:hyperlink>
      <w:r>
        <w:t xml:space="preserve">), in the section on matrix addition</w:t>
      </w:r>
    </w:p>
    <w:p>
      <w:pPr>
        <w:pStyle w:val="Compact"/>
        <w:numPr>
          <w:ilvl w:val="0"/>
          <w:numId w:val="1071"/>
        </w:numPr>
      </w:pPr>
      <w:r>
        <w:t xml:space="preserve">square matrices (</w:t>
      </w:r>
      <w:hyperlink w:anchor="def-square-matrix">
        <w:r>
          <w:rPr>
            <w:rStyle w:val="Hyperlink"/>
          </w:rPr>
          <w:t xml:space="preserve">Definition 27</w:t>
        </w:r>
      </w:hyperlink>
      <w:r>
        <w:t xml:space="preserve">), in the section on square and identity matrices</w:t>
      </w:r>
    </w:p>
    <w:p>
      <w:pPr>
        <w:pStyle w:val="Compact"/>
        <w:numPr>
          <w:ilvl w:val="0"/>
          <w:numId w:val="1071"/>
        </w:numPr>
      </w:pPr>
      <w:r>
        <w:t xml:space="preserve">the identity matrix (</w:t>
      </w:r>
      <w:hyperlink w:anchor="def-identity-matrix">
        <w:r>
          <w:rPr>
            <w:rStyle w:val="Hyperlink"/>
          </w:rPr>
          <w:t xml:space="preserve">Definition 31</w:t>
        </w:r>
      </w:hyperlink>
      <w:r>
        <w:t xml:space="preserve">), in that same section</w:t>
      </w:r>
    </w:p>
    <w:bookmarkStart w:id="412" w:name="def-matrix-order"/>
    <w:p>
      <w:pPr>
        <w:pStyle w:val="FirstParagraph"/>
      </w:pPr>
      <w:r>
        <w:rPr>
          <w:b/>
          <w:bCs/>
        </w:rPr>
        <w:t xml:space="preserve">Definition 80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27</w:t>
        </w:r>
      </w:hyperlink>
      <w:r>
        <w:t xml:space="preserve">)</w:t>
      </w:r>
      <w:r>
        <w:t xml:space="preserve"> </w:t>
      </w:r>
      <w:r>
        <w:t xml:space="preserve">is its number of rows, which equals its number of columns.</w:t>
      </w:r>
    </w:p>
    <w:bookmarkEnd w:id="412"/>
    <w:bookmarkStart w:id="413" w:name="exm-matrix-order"/>
    <w:p>
      <w:pPr>
        <w:pStyle w:val="BodyText"/>
      </w:pPr>
      <w:r>
        <w:rPr>
          <w:b/>
          <w:bCs/>
        </w:rPr>
        <w:t xml:space="preserve">Example 123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21</w:t>
        </w:r>
      </w:hyperlink>
      <w:r>
        <w:t xml:space="preserve">).</w:t>
      </w:r>
    </w:p>
    <w:bookmarkEnd w:id="413"/>
    <w:bookmarkStart w:id="414" w:name="def-matrix-power"/>
    <w:p>
      <w:pPr>
        <w:pStyle w:val="BodyText"/>
      </w:pPr>
      <w:r>
        <w:rPr>
          <w:b/>
          <w:bCs/>
        </w:rPr>
        <w:t xml:space="preserve">Definition 81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414"/>
    <w:bookmarkStart w:id="415" w:name="exm-matrix-power"/>
    <w:p>
      <w:pPr>
        <w:pStyle w:val="BodyText"/>
      </w:pPr>
      <w:r>
        <w:rPr>
          <w:b/>
          <w:bCs/>
        </w:rPr>
        <w:t xml:space="preserve">Example 124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27</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415"/>
    <w:bookmarkStart w:id="416" w:name="def-symmetric-matrix"/>
    <w:p>
      <w:pPr>
        <w:pStyle w:val="BodyText"/>
      </w:pPr>
      <w:r>
        <w:rPr>
          <w:b/>
          <w:bCs/>
        </w:rPr>
        <w:t xml:space="preserve">Definition 82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416"/>
    <w:bookmarkStart w:id="417" w:name="rem-symmetric-in-statistics"/>
    <w:p>
      <w:pPr>
        <w:pStyle w:val="BodyText"/>
      </w:pPr>
      <w:r>
        <w:rPr>
          <w:i/>
          <w:iCs/>
        </w:rPr>
        <w:t xml:space="preserve">Remark 26</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m:oMath>
        <m:acc>
          <m:accPr>
            <m:chr m:val="̃"/>
          </m:accPr>
          <m:e>
            <m:r>
              <m:t>Y</m:t>
            </m:r>
          </m:e>
        </m:acc>
      </m:oMath>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417"/>
    <w:bookmarkStart w:id="418" w:name="exm-not-symmetric"/>
    <w:p>
      <w:pPr>
        <w:pStyle w:val="FirstParagraph"/>
      </w:pPr>
      <w:r>
        <w:rPr>
          <w:b/>
          <w:bCs/>
        </w:rPr>
        <w:t xml:space="preserve">Example 125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418"/>
    <w:bookmarkStart w:id="419" w:name="def-diagonal-matrix"/>
    <w:p>
      <w:pPr>
        <w:pStyle w:val="FirstParagraph"/>
      </w:pPr>
      <w:r>
        <w:rPr>
          <w:b/>
          <w:bCs/>
        </w:rPr>
        <w:t xml:space="preserve">Definition 83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419"/>
    <w:bookmarkStart w:id="420" w:name="rem-diag-notation"/>
    <w:p>
      <w:pPr>
        <w:pStyle w:val="FirstParagraph"/>
      </w:pPr>
      <w:r>
        <w:rPr>
          <w:i/>
          <w:iCs/>
        </w:rPr>
        <w:t xml:space="preserve">Remark 27</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420"/>
    <w:bookmarkStart w:id="421" w:name="exm-not-diagonal"/>
    <w:p>
      <w:pPr>
        <w:pStyle w:val="BodyText"/>
      </w:pPr>
      <w:r>
        <w:rPr>
          <w:b/>
          <w:bCs/>
        </w:rPr>
        <w:t xml:space="preserve">Example 126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421"/>
    <w:bookmarkStart w:id="422" w:name="def-matrix-inverse"/>
    <w:p>
      <w:pPr>
        <w:pStyle w:val="BodyText"/>
      </w:pPr>
      <w:r>
        <w:rPr>
          <w:b/>
          <w:bCs/>
        </w:rPr>
        <w:t xml:space="preserve">Definition 84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422"/>
    <w:bookmarkStart w:id="423" w:name="def-invertible-matrix"/>
    <w:p>
      <w:pPr>
        <w:pStyle w:val="FirstParagraph"/>
      </w:pPr>
      <w:r>
        <w:rPr>
          <w:b/>
          <w:bCs/>
        </w:rPr>
        <w:t xml:space="preserve">Definition 85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31</w:t>
        </w:r>
      </w:hyperlink>
      <w:r>
        <w:t xml:space="preserve">).</w:t>
      </w:r>
      <w:r>
        <w:t xml:space="preserve"> </w:t>
      </w:r>
      <w:r>
        <w:t xml:space="preserve">A square matrix that is not invertible is</w:t>
      </w:r>
      <w:r>
        <w:t xml:space="preserve"> </w:t>
      </w:r>
      <w:r>
        <w:rPr>
          <w:b/>
          <w:bCs/>
        </w:rPr>
        <w:t xml:space="preserve">singular</w:t>
      </w:r>
      <w:r>
        <w:t xml:space="preserve">.</w:t>
      </w:r>
    </w:p>
    <w:bookmarkEnd w:id="423"/>
    <w:bookmarkStart w:id="424" w:name="exm-invertible-matrix"/>
    <w:p>
      <w:pPr>
        <w:pStyle w:val="BodyText"/>
      </w:pPr>
      <w:r>
        <w:rPr>
          <w:b/>
          <w:bCs/>
        </w:rPr>
        <w:t xml:space="preserve">Example 127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424"/>
    <w:bookmarkStart w:id="425" w:name="rem-invertible-inverse"/>
    <w:p>
      <w:pPr>
        <w:pStyle w:val="BodyText"/>
      </w:pPr>
      <w:r>
        <w:rPr>
          <w:i/>
          <w:iCs/>
        </w:rPr>
        <w:t xml:space="preserve">Remark 28</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85</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127</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425"/>
    <w:bookmarkStart w:id="426" w:name="thm-inverse-product"/>
    <w:p>
      <w:pPr>
        <w:pStyle w:val="BodyText"/>
      </w:pPr>
      <w:r>
        <w:rPr>
          <w:b/>
          <w:bCs/>
        </w:rPr>
        <w:t xml:space="preserve">Theorem 67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426"/>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p>
    <w:bookmarkStart w:id="427" w:name="thm-inverse-transpose"/>
    <w:p>
      <w:pPr>
        <w:pStyle w:val="BodyText"/>
      </w:pPr>
      <w:r>
        <w:rPr>
          <w:b/>
          <w:bCs/>
        </w:rPr>
        <w:t xml:space="preserve">Theorem 68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sSup>
            <m:e>
              <m:r>
                <m:t>​</m:t>
              </m:r>
              <m:d>
                <m:dPr>
                  <m:begChr m:val="("/>
                  <m:sepChr m:val=""/>
                  <m:endChr m:val=")"/>
                  <m:grow/>
                </m:dPr>
                <m:e>
                  <m:sSup>
                    <m:e>
                      <m:r>
                        <m:rPr>
                          <m:sty m:val="bi"/>
                        </m:rPr>
                        <m:t>A</m:t>
                      </m:r>
                    </m:e>
                    <m:sup>
                      <m:r>
                        <m:rPr>
                          <m:sty m:val="p"/>
                        </m:rPr>
                        <m:t>⊤</m:t>
                      </m:r>
                    </m:sup>
                  </m:sSup>
                </m:e>
              </m:d>
              <m:r>
                <m:t>​</m:t>
              </m:r>
            </m:e>
            <m:sup>
              <m:r>
                <m:rPr>
                  <m:sty m:val="p"/>
                </m:rPr>
                <m:t>−</m:t>
              </m:r>
              <m:r>
                <m:t>1</m:t>
              </m:r>
            </m:sup>
          </m:sSup>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427"/>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19</w:t>
        </w:r>
      </w:hyperlink>
      <w:r>
        <w:t xml:space="preserve">.</w:t>
      </w:r>
    </w:p>
    <w:bookmarkStart w:id="428" w:name="exm-inverse-transpose"/>
    <w:p>
      <w:pPr>
        <w:pStyle w:val="BodyText"/>
      </w:pPr>
      <w:r>
        <w:rPr>
          <w:b/>
          <w:bCs/>
        </w:rPr>
        <w:t xml:space="preserve">Example 128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127</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68</w:t>
        </w:r>
      </w:hyperlink>
      <w:r>
        <w:t xml:space="preserve"> </w:t>
      </w:r>
      <w:r>
        <w:t xml:space="preserve">says</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e>
                  </m:d>
                  <m:r>
                    <m:t>​</m:t>
                  </m:r>
                </m:e>
                <m:sup>
                  <m:r>
                    <m:rPr>
                      <m:sty m:val="p"/>
                    </m:rPr>
                    <m:t>−</m:t>
                  </m:r>
                  <m:r>
                    <m:t>1</m:t>
                  </m:r>
                </m:sup>
              </m:sSup>
              <m:r>
                <m:t>&amp;</m:t>
              </m:r>
              <m:r>
                <m:rPr>
                  <m:sty m:val="p"/>
                </m:rPr>
                <m:t>=</m:t>
              </m:r>
              <m:sSup>
                <m:e>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r>
                    <m:t>​</m:t>
                  </m:r>
                </m:e>
                <m:sup>
                  <m:r>
                    <m:rPr>
                      <m:sty m:val="p"/>
                    </m:rPr>
                    <m:t>−</m:t>
                  </m:r>
                  <m:r>
                    <m:t>1</m:t>
                  </m:r>
                </m:sup>
              </m:sSup>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428"/>
    <w:bookmarkStart w:id="429" w:name="cor-inverse-symmetric"/>
    <w:p>
      <w:pPr>
        <w:pStyle w:val="BodyText"/>
      </w:pPr>
      <w:r>
        <w:rPr>
          <w:b/>
          <w:bCs/>
        </w:rPr>
        <w:t xml:space="preserve">Corollary 9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429"/>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sup>
                      </m:sSup>
                    </m:e>
                  </m:d>
                  <m:r>
                    <m:t>​</m:t>
                  </m:r>
                </m:e>
                <m:sup>
                  <m:r>
                    <m:rPr>
                      <m:sty m:val="p"/>
                    </m:rPr>
                    <m:t>−</m:t>
                  </m:r>
                  <m:r>
                    <m:t>1</m:t>
                  </m:r>
                </m:sup>
              </m:sSup>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68</w:t>
        </w:r>
      </w:hyperlink>
      <w:r>
        <w:t xml:space="preserve">.</w:t>
      </w:r>
    </w:p>
    <w:bookmarkStart w:id="430" w:name="exm-inverse-symmetric"/>
    <w:p>
      <w:pPr>
        <w:pStyle w:val="BodyText"/>
      </w:pPr>
      <w:r>
        <w:rPr>
          <w:b/>
          <w:bCs/>
        </w:rPr>
        <w:t xml:space="preserve">Example 129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9</w:t>
        </w:r>
      </w:hyperlink>
      <w:r>
        <w:t xml:space="preserve"> </w:t>
      </w:r>
      <w:r>
        <w:t xml:space="preserve">says.</w:t>
      </w:r>
    </w:p>
    <w:bookmarkEnd w:id="430"/>
    <w:bookmarkStart w:id="431" w:name="def-idempotent-matrix"/>
    <w:p>
      <w:pPr>
        <w:pStyle w:val="BodyText"/>
      </w:pPr>
      <w:r>
        <w:rPr>
          <w:b/>
          <w:bCs/>
        </w:rPr>
        <w:t xml:space="preserve">Definition 86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431"/>
    <w:bookmarkStart w:id="432" w:name="exm-idempotent"/>
    <w:p>
      <w:pPr>
        <w:pStyle w:val="FirstParagraph"/>
      </w:pPr>
      <w:r>
        <w:rPr>
          <w:b/>
          <w:bCs/>
        </w:rPr>
        <w:t xml:space="preserve">Example 130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432"/>
    <w:bookmarkStart w:id="433" w:name="exm-not-idempotent"/>
    <w:p>
      <w:pPr>
        <w:pStyle w:val="BodyText"/>
      </w:pPr>
      <w:r>
        <w:rPr>
          <w:b/>
          <w:bCs/>
        </w:rPr>
        <w:t xml:space="preserve">Example 131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433"/>
    <w:bookmarkStart w:id="434" w:name="def-projection-matrix"/>
    <w:p>
      <w:pPr>
        <w:pStyle w:val="BodyText"/>
      </w:pPr>
      <w:r>
        <w:rPr>
          <w:b/>
          <w:bCs/>
        </w:rPr>
        <w:t xml:space="preserve">Definition 87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82</w:t>
        </w:r>
      </w:hyperlink>
      <w:r>
        <w:t xml:space="preserve">)</w:t>
      </w:r>
      <w:r>
        <w:t xml:space="preserve"> </w:t>
      </w:r>
      <w:r>
        <w:t xml:space="preserve">and idempotent (</w:t>
      </w:r>
      <w:hyperlink w:anchor="def-idempotent-matrix">
        <w:r>
          <w:rPr>
            <w:rStyle w:val="Hyperlink"/>
          </w:rPr>
          <w:t xml:space="preserve">Definition 86</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434"/>
    <w:bookmarkStart w:id="435" w:name="def-oblique-projection"/>
    <w:p>
      <w:pPr>
        <w:pStyle w:val="FirstParagraph"/>
      </w:pPr>
      <w:r>
        <w:rPr>
          <w:b/>
          <w:bCs/>
        </w:rPr>
        <w:t xml:space="preserve">Definition 88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86</w:t>
        </w:r>
      </w:hyperlink>
      <w:r>
        <w:t xml:space="preserve">)</w:t>
      </w:r>
      <w:r>
        <w:t xml:space="preserve"> </w:t>
      </w:r>
      <w:r>
        <w:t xml:space="preserve">but not symmetric (</w:t>
      </w:r>
      <w:hyperlink w:anchor="def-symmetric-matrix">
        <w:r>
          <w:rPr>
            <w:rStyle w:val="Hyperlink"/>
          </w:rPr>
          <w:t xml:space="preserve">Definition 82</w:t>
        </w:r>
      </w:hyperlink>
      <w:r>
        <w:t xml:space="preserve">).</w:t>
      </w:r>
    </w:p>
    <w:bookmarkEnd w:id="435"/>
    <w:bookmarkStart w:id="436" w:name="exm-projection-matrix"/>
    <w:p>
      <w:pPr>
        <w:pStyle w:val="BodyText"/>
      </w:pPr>
      <w:r>
        <w:rPr>
          <w:b/>
          <w:bCs/>
        </w:rPr>
        <w:t xml:space="preserve">Example 132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436"/>
    <w:bookmarkStart w:id="437" w:name="rem-projection-matrix-terminology"/>
    <w:p>
      <w:pPr>
        <w:pStyle w:val="BodyText"/>
      </w:pPr>
      <w:r>
        <w:rPr>
          <w:i/>
          <w:iCs/>
        </w:rPr>
        <w:t xml:space="preserve">Remark 29</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132</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87</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132</w:t>
        </w:r>
      </w:hyperlink>
      <w:r>
        <w:t xml:space="preserve">,</w:t>
      </w:r>
      <w:r>
        <w:t xml:space="preserve"> </w:t>
      </w:r>
      <w:r>
        <w:t xml:space="preserve">and never an oblique projection (</w:t>
      </w:r>
      <w:hyperlink w:anchor="def-oblique-projection">
        <w:r>
          <w:rPr>
            <w:rStyle w:val="Hyperlink"/>
          </w:rPr>
          <w:t xml:space="preserve">Definition 88</w:t>
        </w:r>
      </w:hyperlink>
      <w:r>
        <w:t xml:space="preserve">)</w:t>
      </w:r>
      <w:r>
        <w:t xml:space="preserve"> </w:t>
      </w:r>
      <w:r>
        <w:t xml:space="preserve">such as</w:t>
      </w:r>
      <w:r>
        <w:t xml:space="preserve"> </w:t>
      </w:r>
      <m:oMath>
        <m:r>
          <m:rPr>
            <m:sty m:val="bi"/>
          </m:rPr>
          <m:t>Q</m:t>
        </m:r>
      </m:oMath>
      <w:r>
        <w:t xml:space="preserve">.</w:t>
      </w:r>
    </w:p>
    <w:bookmarkEnd w:id="437"/>
    <w:bookmarkStart w:id="438" w:name="thm-projection-complement"/>
    <w:p>
      <w:pPr>
        <w:pStyle w:val="BodyText"/>
      </w:pPr>
      <w:r>
        <w:rPr>
          <w:b/>
          <w:bCs/>
        </w:rPr>
        <w:t xml:space="preserve">Theorem 69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38"/>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39" w:name="thm-projection-orthogonal"/>
    <w:p>
      <w:pPr>
        <w:pStyle w:val="FirstParagraph"/>
      </w:pPr>
      <w:r>
        <w:rPr>
          <w:b/>
          <w:bCs/>
        </w:rPr>
        <w:t xml:space="preserve">Theorem 70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and</w:t>
      </w:r>
      <w:r>
        <w:t xml:space="preserve"> </w:t>
      </w:r>
      <m:oMath>
        <m:acc>
          <m:accPr>
            <m:chr m:val="̃"/>
          </m:accPr>
          <m:e>
            <m:r>
              <m:t>v</m:t>
            </m:r>
          </m:e>
        </m:acc>
      </m:oMath>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m:oMathPara>
        <m:oMathParaPr>
          <m:jc m:val="center"/>
        </m:oMathParaPr>
        <m:oMath>
          <m:acc>
            <m:accPr>
              <m:chr m:val="̃"/>
            </m:accPr>
            <m:e>
              <m:r>
                <m:t>v</m:t>
              </m:r>
            </m:e>
          </m:acc>
          <m:r>
            <m:rPr>
              <m:sty m:val="p"/>
            </m:rPr>
            <m:t>=</m:t>
          </m:r>
          <m:limLow>
            <m:e>
              <m:limLow>
                <m:e>
                  <m:r>
                    <m:rPr>
                      <m:sty m:val="bi"/>
                    </m:rPr>
                    <m:t>P</m:t>
                  </m:r>
                  <m:acc>
                    <m:accPr>
                      <m:chr m:val="̃"/>
                    </m:accPr>
                    <m:e>
                      <m:r>
                        <m:t>v</m:t>
                      </m:r>
                    </m:e>
                  </m:acc>
                </m:e>
                <m:lim>
                  <m:r>
                    <m:rPr>
                      <m:sty m:val="p"/>
                    </m:rPr>
                    <m:t>⏟</m:t>
                  </m:r>
                </m:lim>
              </m:limLow>
            </m:e>
            <m:lim>
              <m:r>
                <m:rPr>
                  <m:nor/>
                  <m:sty m:val="p"/>
                </m:rPr>
                <m:t>projected</m:t>
              </m:r>
            </m:lim>
          </m:limLow>
          <m:r>
            <m:rPr>
              <m:sty m:val="p"/>
            </m:rPr>
            <m:t>+</m:t>
          </m:r>
          <m:limLow>
            <m:e>
              <m:limLow>
                <m:e>
                  <m:r>
                    <m:rPr>
                      <m:sty m:val="p"/>
                    </m:rPr>
                    <m:t>(</m:t>
                  </m:r>
                  <m:sSub>
                    <m:e>
                      <m:r>
                        <m:rPr>
                          <m:sty m:val="bi"/>
                        </m:rPr>
                        <m:t>I</m:t>
                      </m:r>
                    </m:e>
                    <m:sub>
                      <m:r>
                        <m:t>p</m:t>
                      </m:r>
                    </m:sub>
                  </m:sSub>
                  <m:r>
                    <m:rPr>
                      <m:sty m:val="p"/>
                    </m:rPr>
                    <m:t>−</m:t>
                  </m:r>
                  <m:r>
                    <m:rPr>
                      <m:sty m:val="bi"/>
                    </m:rPr>
                    <m:t>P</m:t>
                  </m:r>
                  <m:r>
                    <m:rPr>
                      <m:sty m:val="p"/>
                    </m:rPr>
                    <m:t>)</m:t>
                  </m:r>
                  <m:acc>
                    <m:accPr>
                      <m:chr m:val="̃"/>
                    </m:accPr>
                    <m:e>
                      <m:r>
                        <m:t>v</m:t>
                      </m:r>
                    </m:e>
                  </m:acc>
                </m:e>
                <m:lim>
                  <m:r>
                    <m:rPr>
                      <m:sty m:val="p"/>
                    </m:rPr>
                    <m:t>⏟</m:t>
                  </m:r>
                </m:lim>
              </m:limLow>
            </m:e>
            <m:lim>
              <m:r>
                <m:rPr>
                  <m:nor/>
                  <m:sty m:val="p"/>
                </m:rPr>
                <m:t>residual</m:t>
              </m:r>
            </m:lim>
          </m:limLow>
        </m:oMath>
      </m:oMathPara>
    </w:p>
    <w:p>
      <w:pPr>
        <w:pStyle w:val="FirstParagraph"/>
      </w:pPr>
      <w:r>
        <w:t xml:space="preserve">are orthogonal:</w:t>
      </w:r>
    </w:p>
    <w:p>
      <w:pPr>
        <w:pStyle w:val="BodyText"/>
      </w:pPr>
      <m:oMathPara>
        <m:oMathParaPr>
          <m:jc m:val="center"/>
        </m:oMathParaPr>
        <m:oMath>
          <m:r>
            <m:rPr>
              <m:sty m:val="bi"/>
            </m:rPr>
            <m:t>P</m:t>
          </m:r>
          <m:acc>
            <m:accPr>
              <m:chr m:val="̃"/>
            </m:accPr>
            <m:e>
              <m:r>
                <m:t>v</m:t>
              </m:r>
            </m:e>
          </m:acc>
          <m:r>
            <m:t> </m:t>
          </m:r>
          <m:r>
            <m:rPr>
              <m:sty m:val="p"/>
            </m:rPr>
            <m:t>⟂</m:t>
          </m:r>
          <m:r>
            <m:t> </m:t>
          </m:r>
          <m:r>
            <m:rPr>
              <m:sty m:val="p"/>
            </m:rPr>
            <m:t>(</m:t>
          </m:r>
          <m:sSub>
            <m:e>
              <m:r>
                <m:rPr>
                  <m:sty m:val="bi"/>
                </m:rPr>
                <m:t>I</m:t>
              </m:r>
            </m:e>
            <m:sub>
              <m:r>
                <m:t>p</m:t>
              </m:r>
            </m:sub>
          </m:sSub>
          <m:r>
            <m:rPr>
              <m:sty m:val="p"/>
            </m:rPr>
            <m:t>−</m:t>
          </m:r>
          <m:r>
            <m:rPr>
              <m:sty m:val="bi"/>
            </m:rPr>
            <m:t>P</m:t>
          </m:r>
          <m:r>
            <m:rPr>
              <m:sty m:val="p"/>
            </m:rPr>
            <m:t>)</m:t>
          </m:r>
          <m:acc>
            <m:accPr>
              <m:chr m:val="̃"/>
            </m:accPr>
            <m:e>
              <m:r>
                <m:t>v</m:t>
              </m:r>
            </m:e>
          </m:acc>
        </m:oMath>
      </m:oMathPara>
    </w:p>
    <w:bookmarkEnd w:id="439"/>
    <w:p>
      <w:pPr>
        <w:pStyle w:val="FirstParagraph"/>
      </w:pPr>
      <w:r>
        <w:rPr>
          <w:i/>
          <w:iCs/>
        </w:rPr>
        <w:t xml:space="preserve">Proof</w:t>
      </w:r>
      <w:r>
        <w:t xml:space="preserve">. </w:t>
      </w:r>
    </w:p>
    <w:p>
      <w:pPr>
        <w:pStyle w:val="BodyText"/>
      </w:pPr>
      <m:oMathPara>
        <m:oMathParaPr>
          <m:jc m:val="center"/>
        </m:oMathParaPr>
        <m:oMath>
          <m:eqArr>
            <m:e>
              <m:sSup>
                <m:e>
                  <m:r>
                    <m:rPr>
                      <m:sty m:val="p"/>
                    </m:rPr>
                    <m:t>(</m:t>
                  </m:r>
                  <m:r>
                    <m:rPr>
                      <m:sty m:val="bi"/>
                    </m:rPr>
                    <m:t>P</m:t>
                  </m:r>
                  <m:acc>
                    <m:accPr>
                      <m:chr m:val="̃"/>
                    </m:accPr>
                    <m:e>
                      <m:r>
                        <m:t>v</m:t>
                      </m:r>
                    </m:e>
                  </m:acc>
                  <m:r>
                    <m:rPr>
                      <m:sty m:val="p"/>
                    </m:rPr>
                    <m:t>)</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r>
                <m:t>&amp;</m:t>
              </m:r>
              <m:r>
                <m:rPr>
                  <m:sty m:val="p"/>
                </m:rPr>
                <m:t>=</m:t>
              </m:r>
              <m:sSup>
                <m:e>
                  <m:acc>
                    <m:accPr>
                      <m:chr m:val="̃"/>
                    </m:accPr>
                    <m:e>
                      <m:r>
                        <m:t>v</m:t>
                      </m:r>
                    </m:e>
                  </m:acc>
                </m:e>
                <m:sup>
                  <m:r>
                    <m:rPr>
                      <m:sty m:val="p"/>
                    </m:rPr>
                    <m:t>⊤</m:t>
                  </m:r>
                </m:sup>
              </m:sSup>
              <m:r>
                <m:t> </m:t>
              </m:r>
              <m:sSup>
                <m:e>
                  <m:r>
                    <m:rPr>
                      <m:sty m:val="bi"/>
                    </m:rPr>
                    <m:t>P</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i"/>
                </m:rPr>
                <m:t>P</m:t>
              </m:r>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sSup>
                <m:e>
                  <m:r>
                    <m:rPr>
                      <m:sty m:val="bi"/>
                    </m:rPr>
                    <m:t>P</m:t>
                  </m:r>
                </m:e>
                <m:sup>
                  <m:r>
                    <m:t>2</m:t>
                  </m:r>
                </m:sup>
              </m:sSup>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
                </m:rPr>
                <m:t>0</m:t>
              </m:r>
              <m:r>
                <m:t> </m:t>
              </m:r>
              <m:acc>
                <m:accPr>
                  <m:chr m:val="̃"/>
                </m:accPr>
                <m:e>
                  <m:r>
                    <m:t>v</m:t>
                  </m:r>
                </m:e>
              </m:acc>
            </m:e>
            <m:e>
              <m:r>
                <m:t>&amp;</m:t>
              </m:r>
              <m:r>
                <m:rPr>
                  <m:sty m:val="p"/>
                </m:rPr>
                <m:t>=</m:t>
              </m:r>
              <m:r>
                <m:t>0</m:t>
              </m:r>
            </m:e>
          </m:eqArr>
        </m:oMath>
      </m:oMathPara>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40" w:name="def-orthogonal-matrix"/>
    <w:p>
      <w:pPr>
        <w:pStyle w:val="BodyText"/>
      </w:pPr>
      <w:r>
        <w:rPr>
          <w:b/>
          <w:bCs/>
        </w:rPr>
        <w:t xml:space="preserve">Definition 89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40"/>
    <w:bookmarkStart w:id="441" w:name="exm-orthogonal-matrix"/>
    <w:p>
      <w:pPr>
        <w:pStyle w:val="FirstParagraph"/>
      </w:pPr>
      <w:r>
        <w:rPr>
          <w:b/>
          <w:bCs/>
        </w:rPr>
        <w:t xml:space="preserve">Example 133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(Banerjee and Roy 2014, chap.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41"/>
    <w:bookmarkStart w:id="442" w:name="exm-not-orthogonal-matrix"/>
    <w:p>
      <w:pPr>
        <w:pStyle w:val="FirstParagraph"/>
      </w:pPr>
      <w:r>
        <w:rPr>
          <w:b/>
          <w:bCs/>
        </w:rPr>
        <w:t xml:space="preserve">Example 134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42"/>
    <w:bookmarkStart w:id="443" w:name="rem-orthogonal-matrix-columns"/>
    <w:p>
      <w:pPr>
        <w:pStyle w:val="BodyText"/>
      </w:pPr>
      <w:r>
        <w:rPr>
          <w:i/>
          <w:iCs/>
        </w:rPr>
        <w:t xml:space="preserve">Remark 30</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(Banerjee and Roy 2014, chap.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133</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43"/>
    <w:bookmarkStart w:id="444" w:name="thm-orthogonal-norm"/>
    <w:p>
      <w:pPr>
        <w:pStyle w:val="BodyText"/>
      </w:pPr>
      <w:r>
        <w:rPr>
          <w:b/>
          <w:bCs/>
        </w:rPr>
        <w:t xml:space="preserve">Theorem 71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m:oMathPara>
    </w:p>
    <w:bookmarkEnd w:id="444"/>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Q</m:t>
                  </m:r>
                  <m:acc>
                    <m:accPr>
                      <m:chr m:val="̃"/>
                    </m:accPr>
                    <m:e>
                      <m:r>
                        <m:t>x</m:t>
                      </m:r>
                    </m:e>
                  </m:acc>
                </m:e>
              </m:d>
              <m:sSup>
                <m:e>
                  <m:r>
                    <m:t>​</m:t>
                  </m:r>
                </m:e>
                <m:sup>
                  <m:r>
                    <m:t>2</m:t>
                  </m:r>
                </m:sup>
              </m:sSup>
              <m:r>
                <m:t>&amp;</m:t>
              </m:r>
              <m:r>
                <m:rPr>
                  <m:sty m:val="p"/>
                </m:rPr>
                <m:t>=</m:t>
              </m:r>
              <m:r>
                <m:rPr>
                  <m:sty m:val="p"/>
                </m:rPr>
                <m:t>(</m:t>
              </m:r>
              <m:r>
                <m:rPr>
                  <m:sty m:val="bi"/>
                </m:rPr>
                <m:t>Q</m:t>
              </m:r>
              <m:acc>
                <m:accPr>
                  <m:chr m:val="̃"/>
                </m:accPr>
                <m:e>
                  <m:r>
                    <m:t>x</m:t>
                  </m:r>
                </m:e>
              </m:acc>
              <m:r>
                <m:rPr>
                  <m:sty m:val="p"/>
                </m:rPr>
                <m:t>)</m:t>
              </m:r>
              <m:r>
                <m:rPr>
                  <m:sty m:val="p"/>
                </m:rPr>
                <m:t>⋅</m:t>
              </m:r>
              <m:r>
                <m:rPr>
                  <m:sty m:val="p"/>
                </m:rPr>
                <m:t>(</m:t>
              </m:r>
              <m:r>
                <m:rPr>
                  <m:sty m:val="bi"/>
                </m:rPr>
                <m:t>Q</m:t>
              </m:r>
              <m:acc>
                <m:accPr>
                  <m:chr m:val="̃"/>
                </m:accPr>
                <m:e>
                  <m:r>
                    <m:t>x</m:t>
                  </m:r>
                </m:e>
              </m:acc>
              <m:r>
                <m:rPr>
                  <m:sty m:val="p"/>
                </m:rPr>
                <m:t>)</m:t>
              </m:r>
              <m:r>
                <m:t>&amp;</m:t>
              </m:r>
              <m:r>
                <m:t>&amp;</m:t>
              </m:r>
              <m:r>
                <m:rPr>
                  <m:nor/>
                  <m:sty m:val="p"/>
                </m:rPr>
                <m:t>(definition of the Euclidean norm)</m:t>
              </m:r>
            </m:e>
            <m:e>
              <m:r>
                <m:t>&amp;</m:t>
              </m:r>
              <m:r>
                <m:rPr>
                  <m:sty m:val="p"/>
                </m:rPr>
                <m:t>=</m:t>
              </m:r>
              <m:sSup>
                <m:e>
                  <m:r>
                    <m:rPr>
                      <m:sty m:val="p"/>
                    </m:rPr>
                    <m:t>(</m:t>
                  </m:r>
                  <m:r>
                    <m:rPr>
                      <m:sty m:val="bi"/>
                    </m:rPr>
                    <m:t>Q</m:t>
                  </m:r>
                  <m:acc>
                    <m:accPr>
                      <m:chr m:val="̃"/>
                    </m:accPr>
                    <m:e>
                      <m:r>
                        <m:t>x</m:t>
                      </m:r>
                    </m:e>
                  </m:acc>
                  <m:r>
                    <m:rPr>
                      <m:sty m:val="p"/>
                    </m:rPr>
                    <m:t>)</m:t>
                  </m:r>
                </m:e>
                <m:sup>
                  <m:r>
                    <m:rPr>
                      <m:sty m:val="p"/>
                    </m:rPr>
                    <m:t>⊤</m:t>
                  </m:r>
                </m:sup>
              </m:sSup>
              <m:r>
                <m:t> </m:t>
              </m:r>
              <m:r>
                <m:rPr>
                  <m:sty m:val="p"/>
                </m:rPr>
                <m:t>(</m:t>
              </m:r>
              <m:r>
                <m:rPr>
                  <m:sty m:val="bi"/>
                </m:rPr>
                <m:t>Q</m:t>
              </m:r>
              <m:acc>
                <m:accPr>
                  <m:chr m:val="̃"/>
                </m:accPr>
                <m:e>
                  <m:r>
                    <m:t>x</m:t>
                  </m:r>
                </m:e>
              </m:acc>
              <m:r>
                <m:rPr>
                  <m:sty m:val="p"/>
                </m:rPr>
                <m:t>)</m:t>
              </m:r>
              <m:r>
                <m:t>&amp;</m:t>
              </m:r>
              <m:r>
                <m:t>&amp;</m:t>
              </m:r>
              <m:r>
                <m:rPr>
                  <m:nor/>
                  <m:sty m:val="p"/>
                </m:rPr>
                <m:t>(dot product as a matrix product)</m:t>
              </m:r>
            </m:e>
            <m:e>
              <m:r>
                <m:t>&amp;</m:t>
              </m:r>
              <m:r>
                <m:rPr>
                  <m:sty m:val="p"/>
                </m:rPr>
                <m:t>=</m:t>
              </m:r>
              <m:sSup>
                <m:e>
                  <m:acc>
                    <m:accPr>
                      <m:chr m:val="̃"/>
                    </m:accPr>
                    <m:e>
                      <m:r>
                        <m:t>x</m:t>
                      </m:r>
                    </m:e>
                  </m:acc>
                </m:e>
                <m:sup>
                  <m:r>
                    <m:rPr>
                      <m:sty m:val="p"/>
                    </m:rPr>
                    <m:t>⊤</m:t>
                  </m:r>
                </m:sup>
              </m:sSup>
              <m:r>
                <m:t> </m:t>
              </m:r>
              <m:sSup>
                <m:e>
                  <m:r>
                    <m:rPr>
                      <m:sty m:val="bi"/>
                    </m:rPr>
                    <m:t>Q</m:t>
                  </m:r>
                </m:e>
                <m:sup>
                  <m:r>
                    <m:rPr>
                      <m:sty m:val="p"/>
                    </m:rPr>
                    <m:t>⊤</m:t>
                  </m:r>
                </m:sup>
              </m:sSup>
              <m:r>
                <m:t> </m:t>
              </m:r>
              <m:r>
                <m:rPr>
                  <m:sty m:val="p"/>
                </m:rPr>
                <m:t>(</m:t>
              </m:r>
              <m:r>
                <m:rPr>
                  <m:sty m:val="bi"/>
                </m:rPr>
                <m:t>Q</m:t>
              </m:r>
              <m:acc>
                <m:accPr>
                  <m:chr m:val="̃"/>
                </m:accPr>
                <m:e>
                  <m:r>
                    <m:t>x</m:t>
                  </m:r>
                </m:e>
              </m:acc>
              <m:r>
                <m:rPr>
                  <m:sty m:val="p"/>
                </m:rPr>
                <m:t>)</m:t>
              </m:r>
              <m:r>
                <m:t>&amp;</m:t>
              </m:r>
              <m:r>
                <m:t>&amp;</m:t>
              </m:r>
              <m:r>
                <m:rPr>
                  <m:nor/>
                  <m:sty m:val="p"/>
                </m:rPr>
                <m:t>(transpose of a product)</m:t>
              </m:r>
            </m:e>
            <m:e>
              <m:r>
                <m:t>&amp;</m:t>
              </m:r>
              <m:r>
                <m:rPr>
                  <m:sty m:val="p"/>
                </m:rPr>
                <m:t>=</m:t>
              </m:r>
              <m:sSup>
                <m:e>
                  <m:acc>
                    <m:accPr>
                      <m:chr m:val="̃"/>
                    </m:accPr>
                    <m:e>
                      <m:r>
                        <m:t>x</m:t>
                      </m:r>
                    </m:e>
                  </m:acc>
                </m:e>
                <m:sup>
                  <m:r>
                    <m:rPr>
                      <m:sty m:val="p"/>
                    </m:rPr>
                    <m:t>⊤</m:t>
                  </m:r>
                </m:sup>
              </m:sSup>
              <m:r>
                <m:t> </m:t>
              </m:r>
              <m:r>
                <m:rPr>
                  <m:sty m:val="p"/>
                </m:rPr>
                <m:t>(</m:t>
              </m:r>
              <m:sSup>
                <m:e>
                  <m:r>
                    <m:rPr>
                      <m:sty m:val="bi"/>
                    </m:rPr>
                    <m:t>Q</m:t>
                  </m:r>
                </m:e>
                <m:sup>
                  <m:r>
                    <m:rPr>
                      <m:sty m:val="p"/>
                    </m:rPr>
                    <m:t>⊤</m:t>
                  </m:r>
                </m:sup>
              </m:sSup>
              <m:r>
                <m:rPr>
                  <m:sty m:val="bi"/>
                </m:rPr>
                <m:t>Q</m:t>
              </m:r>
              <m:r>
                <m:rPr>
                  <m:sty m:val="p"/>
                </m:rPr>
                <m:t>)</m:t>
              </m:r>
              <m:r>
                <m:t> </m:t>
              </m:r>
              <m:acc>
                <m:accPr>
                  <m:chr m:val="̃"/>
                </m:accPr>
                <m:e>
                  <m:r>
                    <m:t>x</m:t>
                  </m:r>
                </m:e>
              </m:acc>
              <m:r>
                <m:t>&amp;</m:t>
              </m:r>
              <m:r>
                <m:t>&amp;</m:t>
              </m:r>
              <m:r>
                <m:rPr>
                  <m:nor/>
                  <m:sty m:val="p"/>
                </m:rPr>
                <m:t>(regroup; matrix multiplication is associative)</m:t>
              </m:r>
            </m:e>
            <m:e>
              <m:r>
                <m:t>&amp;</m:t>
              </m:r>
              <m:r>
                <m:rPr>
                  <m:sty m:val="p"/>
                </m:rPr>
                <m:t>=</m:t>
              </m:r>
              <m:sSup>
                <m:e>
                  <m:acc>
                    <m:accPr>
                      <m:chr m:val="̃"/>
                    </m:accPr>
                    <m:e>
                      <m:r>
                        <m:t>x</m:t>
                      </m:r>
                    </m:e>
                  </m:acc>
                </m:e>
                <m:sup>
                  <m:r>
                    <m:rPr>
                      <m:sty m:val="p"/>
                    </m:rPr>
                    <m:t>⊤</m:t>
                  </m:r>
                </m:sup>
              </m:sSup>
              <m:r>
                <m:t> </m:t>
              </m:r>
              <m:sSub>
                <m:e>
                  <m:r>
                    <m:rPr>
                      <m:sty m:val="bi"/>
                    </m:rPr>
                    <m:t>I</m:t>
                  </m:r>
                </m:e>
                <m:sub>
                  <m:r>
                    <m:t>p</m:t>
                  </m:r>
                </m:sub>
              </m:sSub>
              <m:r>
                <m:t> </m:t>
              </m:r>
              <m:acc>
                <m:accPr>
                  <m:chr m:val="̃"/>
                </m:accPr>
                <m:e>
                  <m:r>
                    <m:t>x</m:t>
                  </m:r>
                </m:e>
              </m:acc>
              <m:r>
                <m:t>&amp;</m:t>
              </m:r>
              <m:r>
                <m:t>&amp;</m:t>
              </m:r>
              <m:r>
                <m:rPr>
                  <m:nor/>
                  <m:sty m:val="p"/>
                </m:rPr>
                <m:t>(definition of an orthogonal matrix)</m:t>
              </m:r>
            </m:e>
            <m:e>
              <m:r>
                <m:t>&amp;</m:t>
              </m:r>
              <m:r>
                <m:rPr>
                  <m:sty m:val="p"/>
                </m:rPr>
                <m:t>=</m:t>
              </m:r>
              <m:sSup>
                <m:e>
                  <m:acc>
                    <m:accPr>
                      <m:chr m:val="̃"/>
                    </m:accPr>
                    <m:e>
                      <m:r>
                        <m:t>x</m:t>
                      </m:r>
                    </m:e>
                  </m:acc>
                </m:e>
                <m:sup>
                  <m:r>
                    <m:rPr>
                      <m:sty m:val="p"/>
                    </m:rPr>
                    <m:t>⊤</m:t>
                  </m:r>
                </m:sup>
              </m:sSup>
              <m:r>
                <m:t> </m:t>
              </m:r>
              <m:acc>
                <m:accPr>
                  <m:chr m:val="̃"/>
                </m:accPr>
                <m:e>
                  <m:r>
                    <m:t>x</m:t>
                  </m:r>
                </m:e>
              </m:acc>
              <m:r>
                <m:t>&amp;</m:t>
              </m:r>
              <m:r>
                <m:t>&amp;</m:t>
              </m:r>
              <m:r>
                <m:rPr>
                  <m:nor/>
                  <m:sty m:val="p"/>
                </m:rPr>
                <m:t>(identity matrix)</m:t>
              </m:r>
            </m:e>
            <m:e>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(definition of the Euclidean norm)</m:t>
              </m:r>
            </m:e>
          </m:eqArr>
        </m:oMath>
      </m:oMathPara>
    </w:p>
    <w:p>
      <w:pPr>
        <w:pStyle w:val="FirstParagraph"/>
      </w:pPr>
      <w:r>
        <w:t xml:space="preserve">Both norms are nonnegative square roots,</w:t>
      </w:r>
      <w:r>
        <w:t xml:space="preserve"> </w:t>
      </w:r>
      <w:r>
        <w:t xml:space="preserve">so equal squares give</w:t>
      </w:r>
      <w:r>
        <w:t xml:space="preserve"> </w:t>
      </w: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w:r>
        <w:t xml:space="preserve">.</w:t>
      </w:r>
      <w:r>
        <w:t xml:space="preserve"> </w:t>
      </w:r>
      <w:r>
        <w:t xml:space="preserve">The second step is</w:t>
      </w:r>
      <w:r>
        <w:t xml:space="preserve"> </w:t>
      </w:r>
      <w:hyperlink w:anchor="exm-dot-product-matmul">
        <w:r>
          <w:rPr>
            <w:rStyle w:val="Hyperlink"/>
          </w:rPr>
          <w:t xml:space="preserve">Example 20</w:t>
        </w:r>
      </w:hyperlink>
      <w:r>
        <w:t xml:space="preserve">,</w:t>
      </w:r>
      <w:r>
        <w:t xml:space="preserve"> </w:t>
      </w:r>
      <w:r>
        <w:t xml:space="preserve">the third is</w:t>
      </w:r>
      <w:r>
        <w:t xml:space="preserve"> </w:t>
      </w:r>
      <w:hyperlink w:anchor="thm-transpose-product">
        <w:r>
          <w:rPr>
            <w:rStyle w:val="Hyperlink"/>
          </w:rPr>
          <w:t xml:space="preserve">Theorem 19</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45" w:name="exm-orthogonal-norm"/>
    <w:p>
      <w:pPr>
        <w:pStyle w:val="BodyText"/>
      </w:pPr>
      <w:r>
        <w:rPr>
          <w:b/>
          <w:bCs/>
        </w:rPr>
        <w:t xml:space="preserve">Example 135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133</w:t>
        </w:r>
      </w:hyperlink>
      <w:r>
        <w:t xml:space="preserve"> </w:t>
      </w:r>
      <w:r>
        <w:t xml:space="preserve">and</w:t>
      </w:r>
      <w:r>
        <w:t xml:space="preserve"> </w:t>
      </w:r>
      <m:oMath>
        <m:acc>
          <m:accPr>
            <m:chr m:val="̃"/>
          </m:accPr>
          <m:e>
            <m:r>
              <m:t>x</m:t>
            </m:r>
          </m:e>
        </m:acc>
        <m:r>
          <m:rPr>
            <m:sty m:val="p"/>
          </m:rPr>
          <m:t>=</m:t>
        </m:r>
        <m:r>
          <m:rPr>
            <m:sty m:val="p"/>
          </m:rPr>
          <m:t>(</m:t>
        </m:r>
        <m:r>
          <m:t>3</m:t>
        </m:r>
        <m:r>
          <m:rPr>
            <m:sty m:val="p"/>
          </m:rPr>
          <m:t>,</m:t>
        </m:r>
        <m:r>
          <m:t>4</m:t>
        </m:r>
        <m:r>
          <m:rPr>
            <m:sty m:val="p"/>
          </m:rPr>
          <m:t>)</m:t>
        </m:r>
      </m:oMath>
      <w:r>
        <w:t xml:space="preserve"> </w:t>
      </w:r>
      <w:r>
        <w:t xml:space="preserve">from</w:t>
      </w:r>
      <w:r>
        <w:t xml:space="preserve"> </w:t>
      </w:r>
      <w:hyperlink w:anchor="exm-euclidean-norm">
        <w:r>
          <w:rPr>
            <w:rStyle w:val="Hyperlink"/>
          </w:rPr>
          <w:t xml:space="preserve">Example 11</w:t>
        </w:r>
      </w:hyperlink>
      <w:r>
        <w:t xml:space="preserve">:</w:t>
      </w:r>
    </w:p>
    <w:p>
      <w:pPr>
        <w:pStyle w:val="BodyText"/>
      </w:pPr>
      <m:oMathPara>
        <m:oMathParaPr>
          <m:jc m:val="center"/>
        </m:oMathParaPr>
        <m:oMath>
          <m:eqArr>
            <m:e>
              <m:r>
                <m:rPr>
                  <m:sty m:val="bi"/>
                </m:rPr>
                <m:t>Q</m:t>
              </m:r>
              <m:acc>
                <m:accPr>
                  <m:chr m:val="̃"/>
                </m:accPr>
                <m:e>
                  <m:r>
                    <m:t>x</m:t>
                  </m:r>
                </m:e>
              </m:acc>
              <m:r>
                <m:t>&amp;</m:t>
              </m:r>
              <m:r>
                <m:rPr>
                  <m:sty m:val="p"/>
                </m:rPr>
                <m:t>=</m:t>
              </m:r>
              <m:d>
                <m:dPr>
                  <m:begChr m:val="["/>
                  <m:sepChr m:val=""/>
                  <m:endChr m:val="]"/>
                  <m:grow/>
                </m:dPr>
                <m:e>
                  <m:m>
                    <m:mPr>
                      <m:baseJc m:val="center"/>
                      <m:plcHide m:val="on"/>
                      <m:mcs>
                        <m:mc>
                          <m:mcPr>
                            <m:mcJc m:val="center"/>
                            <m:count m:val="1"/>
                          </m:mcPr>
                        </m:mc>
                      </m:mcs>
                    </m:mPr>
                    <m:mr>
                      <m:e>
                        <m:r>
                          <m:t>0.6</m:t>
                        </m:r>
                        <m:r>
                          <m:rPr>
                            <m:sty m:val="p"/>
                          </m:rPr>
                          <m:t>⋅</m:t>
                        </m:r>
                        <m:r>
                          <m:t>3</m:t>
                        </m:r>
                        <m:r>
                          <m:rPr>
                            <m:sty m:val="p"/>
                          </m:rPr>
                          <m:t>−</m:t>
                        </m:r>
                        <m:r>
                          <m:t>0.8</m:t>
                        </m:r>
                        <m:r>
                          <m:rPr>
                            <m:sty m:val="p"/>
                          </m:rPr>
                          <m:t>⋅</m:t>
                        </m:r>
                        <m:r>
                          <m:t>4</m:t>
                        </m:r>
                      </m:e>
                    </m:mr>
                    <m:mr>
                      <m:e>
                        <m:r>
                          <m:t>0.8</m:t>
                        </m:r>
                        <m:r>
                          <m:rPr>
                            <m:sty m:val="p"/>
                          </m:rPr>
                          <m:t>⋅</m:t>
                        </m:r>
                        <m:r>
                          <m:t>3</m:t>
                        </m:r>
                        <m:r>
                          <m:rPr>
                            <m:sty m:val="p"/>
                          </m:rPr>
                          <m:t>+</m:t>
                        </m:r>
                        <m:r>
                          <m:t>0.6</m:t>
                        </m:r>
                        <m:r>
                          <m:rPr>
                            <m:sty m:val="p"/>
                          </m:rPr>
                          <m:t>⋅</m:t>
                        </m:r>
                        <m:r>
                          <m:t>4</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1.8</m:t>
                        </m:r>
                        <m:r>
                          <m:rPr>
                            <m:sty m:val="p"/>
                          </m:rPr>
                          <m:t>−</m:t>
                        </m:r>
                        <m:r>
                          <m:t>3.2</m:t>
                        </m:r>
                      </m:e>
                    </m:mr>
                    <m:mr>
                      <m:e>
                        <m:r>
                          <m:t>2.4</m:t>
                        </m:r>
                        <m:r>
                          <m:rPr>
                            <m:sty m:val="p"/>
                          </m:rPr>
                          <m:t>+</m:t>
                        </m:r>
                        <m:r>
                          <m:t>2.4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rPr>
                            <m:sty m:val="p"/>
                          </m:rPr>
                          <m:t>−</m:t>
                        </m:r>
                        <m:r>
                          <m:t>1.4</m:t>
                        </m:r>
                      </m:e>
                    </m:mr>
                    <m:mr>
                      <m:e>
                        <m:r>
                          <m:t>4.8</m:t>
                        </m:r>
                      </m:e>
                    </m:mr>
                  </m:m>
                </m:e>
              </m:d>
              <m:r>
                <m:t>&amp;</m:t>
              </m:r>
              <m:r>
                <m:t>&amp;</m:t>
              </m:r>
              <m:r>
                <m:rPr>
                  <m:nor/>
                  <m:sty m:val="p"/>
                </m:rPr>
                <m:t>(add)</m:t>
              </m:r>
            </m:e>
          </m:eqArr>
        </m:oMath>
      </m:oMathPara>
    </w:p>
    <w:p>
      <w:pPr>
        <w:pStyle w:val="FirstParagraph"/>
      </w:pPr>
      <m:oMathPara>
        <m:oMathParaPr>
          <m:jc m:val="center"/>
        </m:oMathParaPr>
        <m:oMath>
          <m:eqArr>
            <m:e>
              <m:r>
                <m:t>​</m:t>
              </m:r>
              <m:d>
                <m:dPr>
                  <m:begChr m:val="∥"/>
                  <m:sepChr m:val=""/>
                  <m:endChr m:val="∥"/>
                  <m:grow/>
                </m:dPr>
                <m:e>
                  <m:r>
                    <m:rPr>
                      <m:sty m:val="bi"/>
                    </m:rPr>
                    <m:t>Q</m:t>
                  </m:r>
                  <m:acc>
                    <m:accPr>
                      <m:chr m:val="̃"/>
                    </m:accPr>
                    <m:e>
                      <m:r>
                        <m:t>x</m:t>
                      </m:r>
                    </m:e>
                  </m:acc>
                </m:e>
              </m:d>
              <m:r>
                <m:t>​</m:t>
              </m:r>
              <m:r>
                <m:t>&amp;</m:t>
              </m:r>
              <m:r>
                <m:rPr>
                  <m:sty m:val="p"/>
                </m:rPr>
                <m:t>=</m:t>
              </m:r>
              <m:rad>
                <m:radPr>
                  <m:degHide m:val="on"/>
                </m:radPr>
                <m:deg/>
                <m:e>
                  <m:r>
                    <m:rPr>
                      <m:sty m:val="p"/>
                    </m:rPr>
                    <m:t>(</m:t>
                  </m:r>
                  <m:r>
                    <m:rPr>
                      <m:sty m:val="p"/>
                    </m:rPr>
                    <m:t>−</m:t>
                  </m:r>
                  <m:r>
                    <m:t>1.4</m:t>
                  </m:r>
                  <m:sSup>
                    <m:e>
                      <m:r>
                        <m:rPr>
                          <m:sty m:val="p"/>
                        </m:rPr>
                        <m:t>)</m:t>
                      </m:r>
                    </m:e>
                    <m:sup>
                      <m:r>
                        <m:t>2</m:t>
                      </m:r>
                    </m:sup>
                  </m:sSup>
                  <m:r>
                    <m:rPr>
                      <m:sty m:val="p"/>
                    </m:rPr>
                    <m:t>+</m:t>
                  </m:r>
                  <m:sSup>
                    <m:e>
                      <m:r>
                        <m:t>4.8</m:t>
                      </m:r>
                    </m:e>
                    <m:sup>
                      <m:r>
                        <m:t>2</m:t>
                      </m:r>
                    </m:sup>
                  </m:sSup>
                </m:e>
              </m:rad>
              <m:r>
                <m:t>&amp;</m:t>
              </m:r>
              <m:r>
                <m:t>&amp;</m:t>
              </m:r>
              <m:r>
                <m:rPr>
                  <m:nor/>
                  <m:sty m:val="p"/>
                </m:rPr>
                <m:t>(definition of the norm)</m:t>
              </m:r>
            </m:e>
            <m:e>
              <m:r>
                <m:t>&amp;</m:t>
              </m:r>
              <m:r>
                <m:rPr>
                  <m:sty m:val="p"/>
                </m:rPr>
                <m:t>=</m:t>
              </m:r>
              <m:rad>
                <m:radPr>
                  <m:degHide m:val="on"/>
                </m:radPr>
                <m:deg/>
                <m:e>
                  <m:r>
                    <m:t>1.96</m:t>
                  </m:r>
                  <m:r>
                    <m:rPr>
                      <m:sty m:val="p"/>
                    </m:rPr>
                    <m:t>+</m:t>
                  </m:r>
                  <m:r>
                    <m:t>23.04</m:t>
                  </m:r>
                </m:e>
              </m:rad>
              <m:r>
                <m:t>&amp;</m:t>
              </m:r>
              <m:r>
                <m:t>&amp;</m:t>
              </m:r>
              <m:r>
                <m:rPr>
                  <m:nor/>
                  <m:sty m:val="p"/>
                </m:rPr>
                <m:t>(square)</m:t>
              </m:r>
            </m:e>
            <m:e>
              <m:r>
                <m:t>&amp;</m:t>
              </m:r>
              <m:r>
                <m:rPr>
                  <m:sty m:val="p"/>
                </m:rPr>
                <m:t>=</m:t>
              </m:r>
              <m:rad>
                <m:radPr>
                  <m:degHide m:val="on"/>
                </m:radPr>
                <m:deg/>
                <m:e>
                  <m:r>
                    <m:t>25</m:t>
                  </m:r>
                </m:e>
              </m:rad>
              <m:r>
                <m:t>&amp;</m:t>
              </m:r>
              <m:r>
                <m:t>&amp;</m:t>
              </m:r>
              <m:r>
                <m:rPr>
                  <m:nor/>
                  <m:sty m:val="p"/>
                </m:rPr>
                <m:t>(add)</m:t>
              </m:r>
            </m:e>
            <m:e>
              <m:r>
                <m:t>&amp;</m:t>
              </m:r>
              <m:r>
                <m:rPr>
                  <m:sty m:val="p"/>
                </m:rPr>
                <m:t>=</m:t>
              </m:r>
              <m:r>
                <m:t>5</m:t>
              </m:r>
              <m:r>
                <m:t>&amp;</m:t>
              </m:r>
              <m:r>
                <m:t>&amp;</m:t>
              </m:r>
              <m:r>
                <m:rPr>
                  <m:nor/>
                  <m:sty m:val="p"/>
                </m:rPr>
                <m:t>(take the square root)</m:t>
              </m:r>
            </m:e>
          </m:eqArr>
        </m:oMath>
      </m:oMathPara>
    </w:p>
    <w:p>
      <w:pPr>
        <w:pStyle w:val="FirstParagraph"/>
      </w:pPr>
      <w:r>
        <w:t xml:space="preserve">which is</w:t>
      </w:r>
      <w:r>
        <w:t xml:space="preserve"> </w:t>
      </w:r>
      <m:oMath>
        <m:r>
          <m:t>​</m:t>
        </m:r>
        <m:d>
          <m:dPr>
            <m:begChr m:val="∥"/>
            <m:sepChr m:val=""/>
            <m:endChr m:val="∥"/>
            <m:grow/>
          </m:dPr>
          <m:e>
            <m:acc>
              <m:accPr>
                <m:chr m:val="̃"/>
              </m:accPr>
              <m:e>
                <m:r>
                  <m:t>x</m:t>
                </m:r>
              </m:e>
            </m:acc>
          </m:e>
        </m:d>
        <m:r>
          <m:t>​</m:t>
        </m:r>
        <m:r>
          <m:rPr>
            <m:sty m:val="p"/>
          </m:rPr>
          <m:t>=</m:t>
        </m:r>
        <m:r>
          <m:t>5</m:t>
        </m:r>
      </m:oMath>
      <w:r>
        <w:t xml:space="preserve">.</w:t>
      </w:r>
    </w:p>
    <w:bookmarkEnd w:id="445"/>
    <w:bookmarkEnd w:id="446"/>
    <w:bookmarkStart w:id="457" w:name="quadratic-forms"/>
    <w:p>
      <w:pPr>
        <w:pStyle w:val="Heading2"/>
      </w:pPr>
      <w:r>
        <w:t xml:space="preserve">15 Quadratic Forms</w:t>
      </w:r>
    </w:p>
    <w:bookmarkStart w:id="447" w:name="def-quadratic-form"/>
    <w:p>
      <w:pPr>
        <w:pStyle w:val="FirstParagraph"/>
      </w:pPr>
      <w:r>
        <w:rPr>
          <w:b/>
          <w:bCs/>
        </w:rPr>
        <w:t xml:space="preserve">Definition 90 (Quadratic form)</w:t>
      </w:r>
      <w:r>
        <w:t xml:space="preserve"> </w:t>
      </w:r>
      <w:r>
        <w:t xml:space="preserve">A</w:t>
      </w:r>
      <w:r>
        <w:t xml:space="preserve"> </w:t>
      </w:r>
      <w:r>
        <w:rPr>
          <w:b/>
          <w:bCs/>
        </w:rPr>
        <w:t xml:space="preserve">quadratic form</w:t>
      </w:r>
      <w:r>
        <w:t xml:space="preserve"> </w:t>
      </w:r>
      <w:r>
        <w:t xml:space="preserve">is a mathematical expression of the structure</w:t>
      </w:r>
    </w:p>
    <w:p>
      <w:pPr>
        <w:pStyle w:val="BodyText"/>
      </w:pPr>
      <m:oMathPara>
        <m:oMathParaPr>
          <m:jc m:val="center"/>
        </m:oMathParaPr>
        <m:oMath>
          <m:sSup>
            <m:e>
              <m:acc>
                <m:accPr>
                  <m:chr m:val="̃"/>
                </m:accPr>
                <m:e>
                  <m:r>
                    <m:t>x</m:t>
                  </m:r>
                </m:e>
              </m:acc>
            </m:e>
            <m:sup>
              <m:r>
                <m:rPr>
                  <m:sty m:val="p"/>
                </m:rPr>
                <m:t>⊤</m:t>
              </m:r>
            </m:sup>
          </m:sSup>
          <m:r>
            <m:t> </m:t>
          </m:r>
          <m:r>
            <m:rPr>
              <m:sty m:val="bi"/>
            </m:rPr>
            <m:t>S</m:t>
          </m:r>
          <m:r>
            <m:t> </m:t>
          </m:r>
          <m:acc>
            <m:accPr>
              <m:chr m:val="̃"/>
            </m:accPr>
            <m:e>
              <m:r>
                <m:t>x</m:t>
              </m:r>
            </m:e>
          </m:acc>
        </m:oMath>
      </m:oMathPara>
    </w:p>
    <w:p>
      <w:pPr>
        <w:pStyle w:val="FirstParagraph"/>
      </w:pPr>
      <w:r>
        <w:t xml:space="preserve">where</w:t>
      </w:r>
      <w:r>
        <w:t xml:space="preserve"> </w:t>
      </w:r>
      <m:oMath>
        <m:acc>
          <m:accPr>
            <m:chr m:val="̃"/>
          </m:accPr>
          <m:e>
            <m:r>
              <m:t>x</m:t>
            </m:r>
          </m:e>
        </m:acc>
      </m:oMath>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47"/>
    <w:bookmarkStart w:id="450" w:name="rem-quadratic-forms-in-statistics"/>
    <w:p>
      <w:pPr>
        <w:pStyle w:val="BodyText"/>
      </w:pPr>
      <w:r>
        <w:rPr>
          <w:i/>
          <w:iCs/>
        </w:rPr>
        <w:t xml:space="preserve">Remark 31</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m:oMath>
        <m:sSup>
          <m:e>
            <m:acc>
              <m:accPr>
                <m:chr m:val="̃"/>
              </m:accPr>
              <m:e>
                <m:r>
                  <m:t>x</m:t>
                </m:r>
              </m:e>
            </m:acc>
          </m:e>
          <m:sup>
            <m:r>
              <m:rPr>
                <m:sty m:val="p"/>
              </m:rPr>
              <m:t>⊤</m:t>
            </m:r>
          </m:sup>
        </m:sSup>
        <m:r>
          <m:t> </m:t>
        </m:r>
        <m:r>
          <m:rPr>
            <m:sty m:val="bi"/>
          </m:rPr>
          <m:t>S</m:t>
        </m:r>
        <m:r>
          <m:t> </m:t>
        </m:r>
        <m:acc>
          <m:accPr>
            <m:chr m:val="̃"/>
          </m:accPr>
          <m:e>
            <m:r>
              <m:t>x</m:t>
            </m:r>
          </m:e>
        </m:acc>
        <m:r>
          <m:rPr>
            <m:sty m:val="p"/>
          </m:rPr>
          <m:t>=</m:t>
        </m:r>
        <m:r>
          <m:t>c</m:t>
        </m:r>
        <m:sSup>
          <m:e>
            <m:r>
              <m:t>x</m:t>
            </m:r>
          </m:e>
          <m:sup>
            <m:r>
              <m:t>2</m:t>
            </m:r>
          </m:sup>
        </m:sSup>
      </m:oMath>
      <w:r>
        <w:t xml:space="preserve">.</w:t>
      </w:r>
      <w:r>
        <w:t xml:space="preserve"> </w:t>
      </w:r>
      <w:r>
        <w:t xml:space="preserve">With</w:t>
      </w:r>
      <w:r>
        <w:t xml:space="preserve"> </w:t>
      </w:r>
      <m:oMath>
        <m:r>
          <m:t>p</m:t>
        </m:r>
        <m:r>
          <m:rPr>
            <m:sty m:val="p"/>
          </m:rPr>
          <m:t>=</m:t>
        </m:r>
        <m:r>
          <m:t>2</m:t>
        </m:r>
      </m:oMath>
      <w:r>
        <w:t xml:space="preserve">,</w:t>
      </w:r>
    </w:p>
    <w:p>
      <w:pPr>
        <w:pStyle w:val="BodyText"/>
      </w:pPr>
      <m:oMathPara>
        <m:oMathParaPr>
          <m:jc m:val="center"/>
        </m:oMathParaPr>
        <m:oMath>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acc>
            <m:accPr>
              <m:chr m:val="̃"/>
            </m:accPr>
            <m:e>
              <m:r>
                <m:t>x</m:t>
              </m:r>
            </m:e>
          </m:acc>
          <m:r>
            <m:rPr>
              <m:sty m:val="p"/>
            </m:rPr>
            <m:t>=</m:t>
          </m:r>
          <m:sSubSup>
            <m:e>
              <m:r>
                <m:t>x</m:t>
              </m:r>
            </m:e>
            <m:sub>
              <m:r>
                <m:t>1</m:t>
              </m:r>
            </m:sub>
            <m:sup>
              <m:r>
                <m:t>2</m:t>
              </m:r>
            </m:sup>
          </m:sSubSup>
          <m:r>
            <m:rPr>
              <m:sty m:val="p"/>
            </m:rPr>
            <m:t>+</m:t>
          </m:r>
          <m:r>
            <m:t>2</m:t>
          </m:r>
          <m:sSub>
            <m:e>
              <m:r>
                <m:t>x</m:t>
              </m:r>
            </m:e>
            <m:sub>
              <m:r>
                <m:t>1</m:t>
              </m:r>
            </m:sub>
          </m:sSub>
          <m:sSub>
            <m:e>
              <m:r>
                <m:t>x</m:t>
              </m:r>
            </m:e>
            <m:sub>
              <m:r>
                <m:t>2</m:t>
              </m:r>
            </m:sub>
          </m:sSub>
          <m:r>
            <m:rPr>
              <m:sty m:val="p"/>
            </m:rPr>
            <m:t>+</m:t>
          </m:r>
          <m:r>
            <m:t>3</m:t>
          </m:r>
          <m:sSubSup>
            <m:e>
              <m:r>
                <m:t>x</m:t>
              </m:r>
            </m:e>
            <m:sub>
              <m:r>
                <m:t>2</m:t>
              </m:r>
            </m:sub>
            <m:sup>
              <m:r>
                <m:t>2</m:t>
              </m:r>
            </m:sup>
          </m:sSubSup>
          <m:r>
            <m:rPr>
              <m:sty m:val="p"/>
            </m:rPr>
            <m:t>,</m:t>
          </m:r>
        </m:oMath>
      </m:oMathPara>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p>
    <w:p>
      <w:pPr>
        <w:pStyle w:val="BodyText"/>
      </w:pPr>
      <w:r>
        <w:t xml:space="preserve">Quadratic forms occur often in statistics:</w:t>
      </w:r>
    </w:p>
    <w:p>
      <w:pPr>
        <w:pStyle w:val="Compact"/>
        <w:numPr>
          <w:ilvl w:val="0"/>
          <w:numId w:val="1072"/>
        </w:numPr>
      </w:pPr>
      <w:r>
        <w:t xml:space="preserve">The residual sum of squares in linear regression</w:t>
      </w:r>
      <w:r>
        <w:t xml:space="preserve"> </w:t>
      </w:r>
      <w:r>
        <w:t xml:space="preserve">(see</w:t>
      </w:r>
      <w:r>
        <w:t xml:space="preserve"> </w:t>
      </w:r>
      <w:hyperlink r:id="rId448">
        <w:r>
          <w:rPr>
            <w:rStyle w:val="Hyperlink"/>
          </w:rPr>
          <w:t xml:space="preserve">Vector Calculus</w:t>
        </w:r>
      </w:hyperlink>
      <w:r>
        <w:t xml:space="preserve">)</w:t>
      </w:r>
      <w:r>
        <w:t xml:space="preserve"> </w:t>
      </w:r>
      <w:r>
        <w:t xml:space="preserve">is a quadratic form.</w:t>
      </w:r>
    </w:p>
    <w:p>
      <w:pPr>
        <w:pStyle w:val="Compact"/>
        <w:numPr>
          <w:ilvl w:val="0"/>
          <w:numId w:val="1072"/>
        </w:numPr>
      </w:pPr>
      <w:r>
        <w:t xml:space="preserve">The variance of a linear combination of estimates</w:t>
      </w:r>
      <w:r>
        <w:t xml:space="preserve"> </w:t>
      </w:r>
      <w:r>
        <w:t xml:space="preserve">(see</w:t>
      </w:r>
      <w:r>
        <w:t xml:space="preserve"> </w:t>
      </w:r>
      <w:hyperlink r:id="rId449">
        <w:r>
          <w:rPr>
            <w:rStyle w:val="Hyperlink"/>
          </w:rPr>
          <w:t xml:space="preserve">Inference about Gaussian Linear Regression Models</w:t>
        </w:r>
      </w:hyperlink>
      <w:r>
        <w:t xml:space="preserve">)</w:t>
      </w:r>
      <w:r>
        <w:t xml:space="preserve"> </w:t>
      </w:r>
      <w:r>
        <w:t xml:space="preserve">is a quadratic form:</w:t>
      </w:r>
      <w:r>
        <w:t xml:space="preserve"> </w:t>
      </w:r>
      <m:oMath>
        <m:r>
          <m:rPr>
            <m:sty m:val="p"/>
          </m:rPr>
          <m:t>Var</m:t>
        </m:r>
        <m:r>
          <m:t>​</m:t>
        </m:r>
        <m:d>
          <m:dPr>
            <m:begChr m:val="("/>
            <m:sepChr m:val=""/>
            <m:endChr m:val=")"/>
            <m:grow/>
          </m:dPr>
          <m:e>
            <m:acc>
              <m:accPr>
                <m:chr m:val="̃"/>
              </m:accPr>
              <m:e>
                <m:r>
                  <m:t>x</m:t>
                </m:r>
              </m:e>
            </m:acc>
            <m:r>
              <m:rPr>
                <m:sty m:val="p"/>
              </m:rPr>
              <m:t>⋅</m:t>
            </m:r>
            <m:acc>
              <m:accPr>
                <m:chr m:val="̂"/>
              </m:accPr>
              <m:e>
                <m:acc>
                  <m:accPr>
                    <m:chr m:val="̃"/>
                  </m:accPr>
                  <m:e>
                    <m:r>
                      <m:t>β</m:t>
                    </m:r>
                  </m:e>
                </m:acc>
              </m:e>
            </m:acc>
          </m:e>
        </m:d>
        <m:r>
          <m:t>​</m:t>
        </m:r>
        <m:r>
          <m:rPr>
            <m:sty m:val="p"/>
          </m:rPr>
          <m:t>=</m:t>
        </m:r>
        <m:sSup>
          <m:e>
            <m:acc>
              <m:accPr>
                <m:chr m:val="̃"/>
              </m:accPr>
              <m:e>
                <m:r>
                  <m:t>x</m:t>
                </m:r>
              </m:e>
            </m:acc>
          </m:e>
          <m:sup>
            <m:r>
              <m:rPr>
                <m:sty m:val="p"/>
              </m:rPr>
              <m:t>⊤</m:t>
            </m:r>
          </m:sup>
        </m:sSup>
        <m:r>
          <m:t> </m:t>
        </m:r>
        <m:r>
          <m:rPr>
            <m:sty m:val="p"/>
          </m:rPr>
          <m:t>Var</m:t>
        </m:r>
        <m:r>
          <m:t>​</m:t>
        </m:r>
        <m:d>
          <m:dPr>
            <m:begChr m:val="("/>
            <m:sepChr m:val=""/>
            <m:endChr m:val=")"/>
            <m:grow/>
          </m:dPr>
          <m:e>
            <m:acc>
              <m:accPr>
                <m:chr m:val="̂"/>
              </m:accPr>
              <m:e>
                <m:acc>
                  <m:accPr>
                    <m:chr m:val="̃"/>
                  </m:accPr>
                  <m:e>
                    <m:r>
                      <m:t>β</m:t>
                    </m:r>
                  </m:e>
                </m:acc>
              </m:e>
            </m:acc>
          </m:e>
        </m:d>
        <m:r>
          <m:t>​</m:t>
        </m:r>
        <m:r>
          <m:t> </m:t>
        </m:r>
        <m:acc>
          <m:accPr>
            <m:chr m:val="̃"/>
          </m:accPr>
          <m:e>
            <m:r>
              <m:t>x</m:t>
            </m:r>
          </m:e>
        </m:acc>
      </m:oMath>
      <w:r>
        <w:t xml:space="preserve">.</w:t>
      </w:r>
    </w:p>
    <w:bookmarkEnd w:id="450"/>
    <w:bookmarkStart w:id="451" w:name="thm-quadratic-form-additive"/>
    <w:p>
      <w:pPr>
        <w:pStyle w:val="FirstParagraph"/>
      </w:pPr>
      <w:r>
        <w:rPr>
          <w:b/>
          <w:bCs/>
        </w:rPr>
        <w:t xml:space="preserve">Theorem 72 (A quadratic form is additive in its matrix)</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m:oMath>
        <m:r>
          <m:t>p</m:t>
        </m:r>
        <m:r>
          <m:rPr>
            <m:sty m:val="p"/>
          </m:rPr>
          <m:t>×</m:t>
        </m:r>
        <m:r>
          <m:t>p</m:t>
        </m:r>
      </m:oMath>
      <w:r>
        <w:t xml:space="preserve"> </w:t>
      </w:r>
      <w:r>
        <w:t xml:space="preserve">matrices,</w:t>
      </w:r>
      <w:r>
        <w:t xml:space="preserve"> </w:t>
      </w:r>
      <m:oMath>
        <m:r>
          <m:t>c</m:t>
        </m:r>
      </m:oMath>
      <w:r>
        <w:t xml:space="preserve"> </w:t>
      </w:r>
      <w:r>
        <w:t xml:space="preserve">is a number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eqArr>
            <m:e>
              <m:sSup>
                <m:e>
                  <m:acc>
                    <m:accPr>
                      <m:chr m:val="̃"/>
                    </m:accPr>
                    <m:e>
                      <m:r>
                        <m:t>x</m:t>
                      </m:r>
                    </m:e>
                  </m:acc>
                </m:e>
                <m:sup>
                  <m:r>
                    <m:rPr>
                      <m:sty m:val="p"/>
                    </m:rPr>
                    <m:t>⊤</m:t>
                  </m:r>
                </m:sup>
              </m:sSup>
              <m:r>
                <m:rPr>
                  <m:sty m:val="p"/>
                </m:rPr>
                <m:t>(</m:t>
              </m:r>
              <m:r>
                <m:rPr>
                  <m:sty m:val="bi"/>
                </m:rPr>
                <m:t>A</m:t>
              </m:r>
              <m:r>
                <m:rPr>
                  <m:sty m:val="p"/>
                </m:rPr>
                <m:t>+</m:t>
              </m:r>
              <m:r>
                <m:rPr>
                  <m:sty m:val="bi"/>
                </m:rPr>
                <m:t>B</m:t>
              </m:r>
              <m:r>
                <m:rPr>
                  <m:sty m:val="p"/>
                </m:rPr>
                <m:t>)</m:t>
              </m:r>
              <m:acc>
                <m:accPr>
                  <m:chr m:val="̃"/>
                </m:accPr>
                <m:e>
                  <m:r>
                    <m:t>x</m:t>
                  </m:r>
                </m:e>
              </m:acc>
              <m:r>
                <m:t>&amp;</m:t>
              </m:r>
              <m:r>
                <m:rPr>
                  <m:sty m:val="p"/>
                </m:rPr>
                <m:t>=</m:t>
              </m:r>
              <m:sSup>
                <m:e>
                  <m:acc>
                    <m:accPr>
                      <m:chr m:val="̃"/>
                    </m:accPr>
                    <m:e>
                      <m:r>
                        <m:t>x</m:t>
                      </m:r>
                    </m:e>
                  </m:acc>
                </m:e>
                <m:sup>
                  <m:r>
                    <m:rPr>
                      <m:sty m:val="p"/>
                    </m:rPr>
                    <m:t>⊤</m:t>
                  </m:r>
                </m:sup>
              </m:sSup>
              <m:r>
                <m:rPr>
                  <m:sty m:val="bi"/>
                </m:rPr>
                <m:t>A</m:t>
              </m:r>
              <m:acc>
                <m:accPr>
                  <m:chr m:val="̃"/>
                </m:accPr>
                <m:e>
                  <m:r>
                    <m:t>x</m:t>
                  </m:r>
                </m:e>
              </m:acc>
              <m:r>
                <m:rPr>
                  <m:sty m:val="p"/>
                </m:rPr>
                <m:t>+</m:t>
              </m:r>
              <m:sSup>
                <m:e>
                  <m:acc>
                    <m:accPr>
                      <m:chr m:val="̃"/>
                    </m:accPr>
                    <m:e>
                      <m:r>
                        <m:t>x</m:t>
                      </m:r>
                    </m:e>
                  </m:acc>
                </m:e>
                <m:sup>
                  <m:r>
                    <m:rPr>
                      <m:sty m:val="p"/>
                    </m:rPr>
                    <m:t>⊤</m:t>
                  </m:r>
                </m:sup>
              </m:sSup>
              <m:r>
                <m:rPr>
                  <m:sty m:val="bi"/>
                </m:rPr>
                <m:t>B</m:t>
              </m:r>
              <m:acc>
                <m:accPr>
                  <m:chr m:val="̃"/>
                </m:accPr>
                <m:e>
                  <m:r>
                    <m:t>x</m:t>
                  </m:r>
                </m:e>
              </m:acc>
              <m:r>
                <m:rPr>
                  <m:sty m:val="p"/>
                </m:rPr>
                <m:t>,</m:t>
              </m:r>
            </m:e>
            <m:e>
              <m:sSup>
                <m:e>
                  <m:acc>
                    <m:accPr>
                      <m:chr m:val="̃"/>
                    </m:accPr>
                    <m:e>
                      <m:r>
                        <m:t>x</m:t>
                      </m:r>
                    </m:e>
                  </m:acc>
                </m:e>
                <m:sup>
                  <m:r>
                    <m:rPr>
                      <m:sty m:val="p"/>
                    </m:rPr>
                    <m:t>⊤</m:t>
                  </m:r>
                </m:sup>
              </m:sSup>
              <m:r>
                <m:rPr>
                  <m:sty m:val="p"/>
                </m:rPr>
                <m:t>(</m:t>
              </m:r>
              <m:r>
                <m:t>c</m:t>
              </m:r>
              <m:r>
                <m:t> </m:t>
              </m:r>
              <m:r>
                <m:rPr>
                  <m:sty m:val="bi"/>
                </m:rPr>
                <m:t>A</m:t>
              </m:r>
              <m:r>
                <m:rPr>
                  <m:sty m:val="p"/>
                </m:rPr>
                <m:t>)</m:t>
              </m:r>
              <m:acc>
                <m:accPr>
                  <m:chr m:val="̃"/>
                </m:accPr>
                <m:e>
                  <m:r>
                    <m:t>x</m:t>
                  </m:r>
                </m:e>
              </m:acc>
              <m:r>
                <m:t>&amp;</m:t>
              </m:r>
              <m:r>
                <m:rPr>
                  <m:sty m:val="p"/>
                </m:rPr>
                <m:t>=</m:t>
              </m:r>
              <m:r>
                <m:t>c</m:t>
              </m:r>
              <m:r>
                <m:t> </m:t>
              </m:r>
              <m:sSup>
                <m:e>
                  <m:acc>
                    <m:accPr>
                      <m:chr m:val="̃"/>
                    </m:accPr>
                    <m:e>
                      <m:r>
                        <m:t>x</m:t>
                      </m:r>
                    </m:e>
                  </m:acc>
                </m:e>
                <m:sup>
                  <m:r>
                    <m:rPr>
                      <m:sty m:val="p"/>
                    </m:rPr>
                    <m:t>⊤</m:t>
                  </m:r>
                </m:sup>
              </m:sSup>
              <m:r>
                <m:rPr>
                  <m:sty m:val="bi"/>
                </m:rPr>
                <m:t>A</m:t>
              </m:r>
              <m:acc>
                <m:accPr>
                  <m:chr m:val="̃"/>
                </m:accPr>
                <m:e>
                  <m:r>
                    <m:t>x</m:t>
                  </m:r>
                </m:e>
              </m:acc>
              <m:r>
                <m:rPr>
                  <m:sty m:val="p"/>
                </m:rPr>
                <m:t>.</m:t>
              </m:r>
            </m:e>
          </m:eqArr>
        </m:oMath>
      </m:oMathPara>
    </w:p>
    <w:p>
      <w:pPr>
        <w:pStyle w:val="FirstParagraph"/>
      </w:pPr>
      <w:r>
        <w:t xml:space="preserve">So for a fixed</w:t>
      </w:r>
      <w:r>
        <w:t xml:space="preserve"> </w:t>
      </w:r>
      <m:oMath>
        <m:acc>
          <m:accPr>
            <m:chr m:val="̃"/>
          </m:accPr>
          <m:e>
            <m:r>
              <m:t>x</m:t>
            </m:r>
          </m:e>
        </m:acc>
      </m:oMath>
      <w:r>
        <w:t xml:space="preserve">, the map</w:t>
      </w:r>
      <w:r>
        <w:t xml:space="preserve"> </w:t>
      </w:r>
      <m:oMath>
        <m:r>
          <m:rPr>
            <m:sty m:val="bi"/>
          </m:rPr>
          <m:t>S</m:t>
        </m:r>
        <m:r>
          <m:rPr>
            <m:sty m:val="p"/>
          </m:rPr>
          <m:t>↦</m:t>
        </m:r>
        <m:sSup>
          <m:e>
            <m:acc>
              <m:accPr>
                <m:chr m:val="̃"/>
              </m:accPr>
              <m:e>
                <m:r>
                  <m:t>x</m:t>
                </m:r>
              </m:e>
            </m:acc>
          </m:e>
          <m:sup>
            <m:r>
              <m:rPr>
                <m:sty m:val="p"/>
              </m:rPr>
              <m:t>⊤</m:t>
            </m:r>
          </m:sup>
        </m:sSup>
        <m:r>
          <m:rPr>
            <m:sty m:val="bi"/>
          </m:rPr>
          <m:t>S</m:t>
        </m:r>
        <m:acc>
          <m:accPr>
            <m:chr m:val="̃"/>
          </m:accPr>
          <m:e>
            <m:r>
              <m:t>x</m:t>
            </m:r>
          </m:e>
        </m:acc>
      </m:oMath>
      <w:r>
        <w:t xml:space="preserve"> </w:t>
      </w:r>
      <w:r>
        <w:t xml:space="preserve">is linear in</w:t>
      </w:r>
      <w:r>
        <w:t xml:space="preserve"> </w:t>
      </w:r>
      <m:oMath>
        <m:r>
          <m:rPr>
            <m:sty m:val="bi"/>
          </m:rPr>
          <m:t>S</m:t>
        </m:r>
      </m:oMath>
      <w:r>
        <w:t xml:space="preserve">.</w:t>
      </w:r>
    </w:p>
    <w:bookmarkEnd w:id="451"/>
    <w:p>
      <w:pPr>
        <w:pStyle w:val="BodyText"/>
      </w:pPr>
      <w:r>
        <w:rPr>
          <w:i/>
          <w:iCs/>
        </w:rPr>
        <w:t xml:space="preserve">Proof</w:t>
      </w:r>
      <w:r>
        <w:t xml:space="preserve">. </w:t>
      </w:r>
      <w:r>
        <w:t xml:space="preserve">By the distributive law (</w:t>
      </w:r>
      <w:hyperlink w:anchor="thm-matmul-distrib">
        <w:r>
          <w:rPr>
            <w:rStyle w:val="Hyperlink"/>
          </w:rPr>
          <w:t xml:space="preserve">Theorem 9</w:t>
        </w:r>
      </w:hyperlink>
      <w:r>
        <w:t xml:space="preserve">), applied on the left and then on the right,</w:t>
      </w:r>
    </w:p>
    <w:p>
      <w:pPr>
        <w:pStyle w:val="BodyText"/>
      </w:pPr>
      <m:oMathPara>
        <m:oMathParaPr>
          <m:jc m:val="center"/>
        </m:oMathParaPr>
        <m:oMath>
          <m:eqArr>
            <m:e>
              <m:sSup>
                <m:e>
                  <m:acc>
                    <m:accPr>
                      <m:chr m:val="̃"/>
                    </m:accPr>
                    <m:e>
                      <m:r>
                        <m:t>x</m:t>
                      </m:r>
                    </m:e>
                  </m:acc>
                </m:e>
                <m:sup>
                  <m:r>
                    <m:rPr>
                      <m:sty m:val="p"/>
                    </m:rPr>
                    <m:t>⊤</m:t>
                  </m:r>
                </m:sup>
              </m:sSup>
              <m:r>
                <m:rPr>
                  <m:sty m:val="p"/>
                </m:rPr>
                <m:t>(</m:t>
              </m:r>
              <m:r>
                <m:rPr>
                  <m:sty m:val="bi"/>
                </m:rPr>
                <m:t>A</m:t>
              </m:r>
              <m:r>
                <m:rPr>
                  <m:sty m:val="p"/>
                </m:rPr>
                <m:t>+</m:t>
              </m:r>
              <m:r>
                <m:rPr>
                  <m:sty m:val="bi"/>
                </m:rPr>
                <m:t>B</m:t>
              </m:r>
              <m:r>
                <m:rPr>
                  <m:sty m:val="p"/>
                </m:rPr>
                <m:t>)</m:t>
              </m:r>
              <m:acc>
                <m:accPr>
                  <m:chr m:val="̃"/>
                </m:accPr>
                <m:e>
                  <m:r>
                    <m:t>x</m:t>
                  </m:r>
                </m:e>
              </m:acc>
              <m:r>
                <m:t>&amp;</m:t>
              </m:r>
              <m:r>
                <m:rPr>
                  <m:sty m:val="p"/>
                </m:rPr>
                <m:t>=</m:t>
              </m:r>
              <m:r>
                <m:t>​</m:t>
              </m:r>
              <m:d>
                <m:dPr>
                  <m:begChr m:val="("/>
                  <m:sepChr m:val=""/>
                  <m:endChr m:val=")"/>
                  <m:grow/>
                </m:dPr>
                <m:e>
                  <m:sSup>
                    <m:e>
                      <m:acc>
                        <m:accPr>
                          <m:chr m:val="̃"/>
                        </m:accPr>
                        <m:e>
                          <m:r>
                            <m:t>x</m:t>
                          </m:r>
                        </m:e>
                      </m:acc>
                    </m:e>
                    <m:sup>
                      <m:r>
                        <m:rPr>
                          <m:sty m:val="p"/>
                        </m:rPr>
                        <m:t>⊤</m:t>
                      </m:r>
                    </m:sup>
                  </m:sSup>
                  <m:r>
                    <m:rPr>
                      <m:sty m:val="bi"/>
                    </m:rPr>
                    <m:t>A</m:t>
                  </m:r>
                  <m:r>
                    <m:rPr>
                      <m:sty m:val="p"/>
                    </m:rPr>
                    <m:t>+</m:t>
                  </m:r>
                  <m:sSup>
                    <m:e>
                      <m:acc>
                        <m:accPr>
                          <m:chr m:val="̃"/>
                        </m:accPr>
                        <m:e>
                          <m:r>
                            <m:t>x</m:t>
                          </m:r>
                        </m:e>
                      </m:acc>
                    </m:e>
                    <m:sup>
                      <m:r>
                        <m:rPr>
                          <m:sty m:val="p"/>
                        </m:rPr>
                        <m:t>⊤</m:t>
                      </m:r>
                    </m:sup>
                  </m:sSup>
                  <m:r>
                    <m:rPr>
                      <m:sty m:val="bi"/>
                    </m:rPr>
                    <m:t>B</m:t>
                  </m:r>
                </m:e>
              </m:d>
              <m:r>
                <m:t>​</m:t>
              </m:r>
              <m:acc>
                <m:accPr>
                  <m:chr m:val="̃"/>
                </m:accPr>
                <m:e>
                  <m:r>
                    <m:t>x</m:t>
                  </m:r>
                </m:e>
              </m:acc>
              <m:r>
                <m:t>&amp;</m:t>
              </m:r>
              <m:r>
                <m:t>&amp;</m:t>
              </m:r>
              <m:r>
                <m:rPr>
                  <m:nor/>
                  <m:sty m:val="p"/>
                </m:rPr>
                <m:t>(distribute </m:t>
              </m:r>
              <m:sSup>
                <m:e>
                  <m:acc>
                    <m:accPr>
                      <m:chr m:val="̃"/>
                    </m:accPr>
                    <m:e>
                      <m:r>
                        <m:t>x</m:t>
                      </m:r>
                    </m:e>
                  </m:acc>
                </m:e>
                <m:sup>
                  <m:r>
                    <m:rPr>
                      <m:sty m:val="p"/>
                    </m:rPr>
                    <m:t>⊤</m:t>
                  </m:r>
                </m:sup>
              </m:sSup>
              <m:r>
                <m:rPr>
                  <m:nor/>
                  <m:sty m:val="p"/>
                </m:rPr>
                <m:t> over the sum)</m:t>
              </m:r>
            </m:e>
            <m:e>
              <m:r>
                <m:t>&amp;</m:t>
              </m:r>
              <m:r>
                <m:rPr>
                  <m:sty m:val="p"/>
                </m:rPr>
                <m:t>=</m:t>
              </m:r>
              <m:sSup>
                <m:e>
                  <m:acc>
                    <m:accPr>
                      <m:chr m:val="̃"/>
                    </m:accPr>
                    <m:e>
                      <m:r>
                        <m:t>x</m:t>
                      </m:r>
                    </m:e>
                  </m:acc>
                </m:e>
                <m:sup>
                  <m:r>
                    <m:rPr>
                      <m:sty m:val="p"/>
                    </m:rPr>
                    <m:t>⊤</m:t>
                  </m:r>
                </m:sup>
              </m:sSup>
              <m:r>
                <m:rPr>
                  <m:sty m:val="bi"/>
                </m:rPr>
                <m:t>A</m:t>
              </m:r>
              <m:acc>
                <m:accPr>
                  <m:chr m:val="̃"/>
                </m:accPr>
                <m:e>
                  <m:r>
                    <m:t>x</m:t>
                  </m:r>
                </m:e>
              </m:acc>
              <m:r>
                <m:rPr>
                  <m:sty m:val="p"/>
                </m:rPr>
                <m:t>+</m:t>
              </m:r>
              <m:sSup>
                <m:e>
                  <m:acc>
                    <m:accPr>
                      <m:chr m:val="̃"/>
                    </m:accPr>
                    <m:e>
                      <m:r>
                        <m:t>x</m:t>
                      </m:r>
                    </m:e>
                  </m:acc>
                </m:e>
                <m:sup>
                  <m:r>
                    <m:rPr>
                      <m:sty m:val="p"/>
                    </m:rPr>
                    <m:t>⊤</m:t>
                  </m:r>
                </m:sup>
              </m:sSup>
              <m:r>
                <m:rPr>
                  <m:sty m:val="bi"/>
                </m:rPr>
                <m:t>B</m:t>
              </m:r>
              <m:acc>
                <m:accPr>
                  <m:chr m:val="̃"/>
                </m:accPr>
                <m:e>
                  <m:r>
                    <m:t>x</m:t>
                  </m:r>
                </m:e>
              </m:acc>
              <m:r>
                <m:t>&amp;</m:t>
              </m:r>
              <m:r>
                <m:t>&amp;</m:t>
              </m:r>
              <m:r>
                <m:rPr>
                  <m:nor/>
                  <m:sty m:val="p"/>
                </m:rPr>
                <m:t>(distribute </m:t>
              </m:r>
              <m:acc>
                <m:accPr>
                  <m:chr m:val="̃"/>
                </m:accPr>
                <m:e>
                  <m:r>
                    <m:t>x</m:t>
                  </m:r>
                </m:e>
              </m:acc>
              <m:r>
                <m:rPr>
                  <m:nor/>
                  <m:sty m:val="p"/>
                </m:rPr>
                <m:t> over the sum)</m:t>
              </m:r>
            </m:e>
          </m:eqArr>
        </m:oMath>
      </m:oMathPara>
    </w:p>
    <w:p>
      <w:pPr>
        <w:pStyle w:val="FirstParagraph"/>
      </w:pPr>
      <w:r>
        <w:t xml:space="preserve">For the scalar, a number can be moved out of any product, so</w:t>
      </w:r>
      <w:r>
        <w:t xml:space="preserve"> </w:t>
      </w:r>
      <m:oMath>
        <m:sSup>
          <m:e>
            <m:acc>
              <m:accPr>
                <m:chr m:val="̃"/>
              </m:accPr>
              <m:e>
                <m:r>
                  <m:t>x</m:t>
                </m:r>
              </m:e>
            </m:acc>
          </m:e>
          <m:sup>
            <m:r>
              <m:rPr>
                <m:sty m:val="p"/>
              </m:rPr>
              <m:t>⊤</m:t>
            </m:r>
          </m:sup>
        </m:sSup>
        <m:r>
          <m:rPr>
            <m:sty m:val="p"/>
          </m:rPr>
          <m:t>(</m:t>
        </m:r>
        <m:r>
          <m:t>c</m:t>
        </m:r>
        <m:r>
          <m:t> </m:t>
        </m:r>
        <m:r>
          <m:rPr>
            <m:sty m:val="bi"/>
          </m:rPr>
          <m:t>A</m:t>
        </m:r>
        <m:r>
          <m:rPr>
            <m:sty m:val="p"/>
          </m:rPr>
          <m:t>)</m:t>
        </m:r>
        <m:acc>
          <m:accPr>
            <m:chr m:val="̃"/>
          </m:accPr>
          <m:e>
            <m:r>
              <m:t>x</m:t>
            </m:r>
          </m:e>
        </m:acc>
        <m:r>
          <m:rPr>
            <m:sty m:val="p"/>
          </m:rPr>
          <m:t>=</m:t>
        </m:r>
        <m:r>
          <m:t>c</m:t>
        </m:r>
        <m:r>
          <m:t> </m:t>
        </m:r>
        <m:sSup>
          <m:e>
            <m:acc>
              <m:accPr>
                <m:chr m:val="̃"/>
              </m:accPr>
              <m:e>
                <m:r>
                  <m:t>x</m:t>
                </m:r>
              </m:e>
            </m:acc>
          </m:e>
          <m:sup>
            <m:r>
              <m:rPr>
                <m:sty m:val="p"/>
              </m:rPr>
              <m:t>⊤</m:t>
            </m:r>
          </m:sup>
        </m:sSup>
        <m:r>
          <m:rPr>
            <m:sty m:val="bi"/>
          </m:rPr>
          <m:t>A</m:t>
        </m:r>
        <m:acc>
          <m:accPr>
            <m:chr m:val="̃"/>
          </m:accPr>
          <m:e>
            <m:r>
              <m:t>x</m:t>
            </m:r>
          </m:e>
        </m:acc>
      </m:oMath>
      <w:r>
        <w:t xml:space="preserve">.</w:t>
      </w:r>
    </w:p>
    <w:bookmarkStart w:id="452" w:name="exm-quadratic-form-additive"/>
    <w:p>
      <w:pPr>
        <w:pStyle w:val="BodyText"/>
      </w:pPr>
      <w:r>
        <w:rPr>
          <w:b/>
          <w:bCs/>
        </w:rPr>
        <w:t xml:space="preserve">Example 136 (Combining two quadratic forms into one)</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m:oMath>
        <m:r>
          <m:rPr>
            <m:sty m:val="bi"/>
          </m:rPr>
          <m:t>B</m:t>
        </m:r>
        <m:r>
          <m:rPr>
            <m:sty m:val="p"/>
          </m:rPr>
          <m:t>=</m:t>
        </m:r>
        <m:r>
          <m:rPr>
            <m:sty m:val="bi"/>
          </m:rPr>
          <m:t>I</m:t>
        </m:r>
      </m:oMath>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1</m:t>
              </m:r>
              <m:r>
                <m:rPr>
                  <m:sty m:val="p"/>
                </m:rPr>
                <m:t>+</m:t>
              </m:r>
              <m:r>
                <m:t>4</m:t>
              </m:r>
              <m:r>
                <m:rPr>
                  <m:sty m:val="p"/>
                </m:rPr>
                <m:t>+</m:t>
              </m:r>
              <m:r>
                <m:t>12</m:t>
              </m:r>
              <m:r>
                <m:rPr>
                  <m:sty m:val="p"/>
                </m:rPr>
                <m:t>=</m:t>
              </m:r>
              <m:r>
                <m:t>17</m:t>
              </m:r>
              <m:r>
                <m:rPr>
                  <m:sty m:val="p"/>
                </m:rPr>
                <m:t>,</m:t>
              </m:r>
            </m:e>
            <m:e>
              <m:sSup>
                <m:e>
                  <m:acc>
                    <m:accPr>
                      <m:chr m:val="̃"/>
                    </m:accPr>
                    <m:e>
                      <m:r>
                        <m:t>x</m:t>
                      </m:r>
                    </m:e>
                  </m:acc>
                </m:e>
                <m:sup>
                  <m:r>
                    <m:rPr>
                      <m:sty m:val="p"/>
                    </m:rPr>
                    <m:t>⊤</m:t>
                  </m:r>
                </m:sup>
              </m:sSup>
              <m:r>
                <m:rPr>
                  <m:sty m:val="bi"/>
                </m:rPr>
                <m:t>I</m:t>
              </m:r>
              <m:acc>
                <m:accPr>
                  <m:chr m:val="̃"/>
                </m:accPr>
                <m:e>
                  <m:r>
                    <m:t>x</m:t>
                  </m:r>
                </m:e>
              </m:acc>
              <m:r>
                <m:t>&amp;</m:t>
              </m:r>
              <m:r>
                <m:rPr>
                  <m:sty m:val="p"/>
                </m:rPr>
                <m:t>=</m:t>
              </m:r>
              <m:r>
                <m:t>1</m:t>
              </m:r>
              <m:r>
                <m:rPr>
                  <m:sty m:val="p"/>
                </m:rPr>
                <m:t>+</m:t>
              </m:r>
              <m:r>
                <m:t>4</m:t>
              </m:r>
              <m:r>
                <m:rPr>
                  <m:sty m:val="p"/>
                </m:rPr>
                <m:t>=</m:t>
              </m:r>
              <m:r>
                <m:t>5</m:t>
              </m:r>
              <m:r>
                <m:rPr>
                  <m:sty m:val="p"/>
                </m:rPr>
                <m:t>,</m:t>
              </m:r>
            </m:e>
            <m:e>
              <m:sSup>
                <m:e>
                  <m:acc>
                    <m:accPr>
                      <m:chr m:val="̃"/>
                    </m:accPr>
                    <m:e>
                      <m:r>
                        <m:t>x</m:t>
                      </m:r>
                    </m:e>
                  </m:acc>
                </m:e>
                <m:sup>
                  <m:r>
                    <m:rPr>
                      <m:sty m:val="p"/>
                    </m:rPr>
                    <m:t>⊤</m:t>
                  </m:r>
                </m:sup>
              </m:sSup>
              <m:r>
                <m:rPr>
                  <m:sty m:val="p"/>
                </m:rPr>
                <m:t>(</m:t>
              </m:r>
              <m:r>
                <m:rPr>
                  <m:sty m:val="bi"/>
                </m:rPr>
                <m:t>A</m:t>
              </m:r>
              <m:r>
                <m:rPr>
                  <m:sty m:val="p"/>
                </m:rPr>
                <m:t>+</m:t>
              </m:r>
              <m:r>
                <m:rPr>
                  <m:sty m:val="bi"/>
                </m:rPr>
                <m:t>I</m:t>
              </m:r>
              <m:r>
                <m:rPr>
                  <m:sty m:val="p"/>
                </m:rPr>
                <m:t>)</m:t>
              </m:r>
              <m:acc>
                <m:accPr>
                  <m:chr m:val="̃"/>
                </m:accPr>
                <m:e>
                  <m:r>
                    <m:t>x</m:t>
                  </m:r>
                </m:e>
              </m:acc>
              <m:r>
                <m:t>&amp;</m:t>
              </m:r>
              <m:r>
                <m:rPr>
                  <m:sty m:val="p"/>
                </m:rPr>
                <m:t>=</m:t>
              </m:r>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2</m:t>
                        </m:r>
                      </m:e>
                      <m:e>
                        <m:r>
                          <m:t>2</m:t>
                        </m:r>
                      </m:e>
                    </m:mr>
                    <m:mr>
                      <m:e>
                        <m:r>
                          <m:t>0</m:t>
                        </m:r>
                      </m:e>
                      <m:e>
                        <m:r>
                          <m:t>4</m:t>
                        </m:r>
                      </m:e>
                    </m:mr>
                  </m:m>
                </m:e>
              </m:d>
              <m:acc>
                <m:accPr>
                  <m:chr m:val="̃"/>
                </m:accPr>
                <m:e>
                  <m:r>
                    <m:t>x</m:t>
                  </m:r>
                </m:e>
              </m:acc>
            </m:e>
            <m:e>
              <m:r>
                <m:t>&amp;</m:t>
              </m:r>
              <m:r>
                <m:rPr>
                  <m:sty m:val="p"/>
                </m:rPr>
                <m:t>=</m:t>
              </m:r>
              <m:r>
                <m:t>2</m:t>
              </m:r>
              <m:r>
                <m:rPr>
                  <m:sty m:val="p"/>
                </m:rPr>
                <m:t>+</m:t>
              </m:r>
              <m:r>
                <m:t>4</m:t>
              </m:r>
              <m:r>
                <m:rPr>
                  <m:sty m:val="p"/>
                </m:rPr>
                <m:t>+</m:t>
              </m:r>
              <m:r>
                <m:t>16</m:t>
              </m:r>
            </m:e>
            <m:e>
              <m:r>
                <m:t>&amp;</m:t>
              </m:r>
              <m:r>
                <m:rPr>
                  <m:sty m:val="p"/>
                </m:rPr>
                <m:t>=</m:t>
              </m:r>
              <m:r>
                <m:t>22</m:t>
              </m:r>
              <m:r>
                <m:rPr>
                  <m:sty m:val="p"/>
                </m:rPr>
                <m:t>,</m:t>
              </m:r>
            </m:e>
          </m:eqArr>
        </m:oMath>
      </m:oMathPara>
    </w:p>
    <w:p>
      <w:pPr>
        <w:pStyle w:val="FirstParagraph"/>
      </w:pPr>
      <w:r>
        <w:t xml:space="preserve">which equals</w:t>
      </w:r>
      <w:r>
        <w:t xml:space="preserve"> </w:t>
      </w:r>
      <m:oMath>
        <m:r>
          <m:t>17</m:t>
        </m:r>
        <m:r>
          <m:rPr>
            <m:sty m:val="p"/>
          </m:rPr>
          <m:t>+</m:t>
        </m:r>
        <m:r>
          <m:t>5</m:t>
        </m:r>
      </m:oMath>
      <w:r>
        <w:t xml:space="preserve">.</w:t>
      </w:r>
      <w:r>
        <w:t xml:space="preserve"> </w:t>
      </w:r>
      <w:r>
        <w:t xml:space="preserve">In particular,</w:t>
      </w:r>
      <w:r>
        <w:t xml:space="preserve"> </w:t>
      </w:r>
      <m:oMath>
        <m:sSup>
          <m:e>
            <m:acc>
              <m:accPr>
                <m:chr m:val="̃"/>
              </m:accPr>
              <m:e>
                <m:r>
                  <m:t>x</m:t>
                </m:r>
              </m:e>
            </m:acc>
          </m:e>
          <m:sup>
            <m:r>
              <m:rPr>
                <m:sty m:val="p"/>
              </m:rPr>
              <m:t>⊤</m:t>
            </m:r>
          </m:sup>
        </m:sSup>
        <m:r>
          <m:rPr>
            <m:sty m:val="p"/>
          </m:rPr>
          <m:t>(</m:t>
        </m:r>
        <m:r>
          <m:rPr>
            <m:sty m:val="bi"/>
          </m:rPr>
          <m:t>A</m:t>
        </m:r>
        <m:r>
          <m:rPr>
            <m:sty m:val="p"/>
          </m:rPr>
          <m:t>+</m:t>
        </m:r>
        <m:r>
          <m:t>c</m:t>
        </m:r>
        <m:r>
          <m:t> </m:t>
        </m:r>
        <m:r>
          <m:rPr>
            <m:sty m:val="bi"/>
          </m:rPr>
          <m:t>I</m:t>
        </m:r>
        <m:r>
          <m:rPr>
            <m:sty m:val="p"/>
          </m:rPr>
          <m:t>)</m:t>
        </m:r>
        <m:acc>
          <m:accPr>
            <m:chr m:val="̃"/>
          </m:accPr>
          <m:e>
            <m:r>
              <m:t>x</m:t>
            </m:r>
          </m:e>
        </m:acc>
        <m:r>
          <m:rPr>
            <m:sty m:val="p"/>
          </m:rPr>
          <m:t>=</m:t>
        </m:r>
        <m:sSup>
          <m:e>
            <m:acc>
              <m:accPr>
                <m:chr m:val="̃"/>
              </m:accPr>
              <m:e>
                <m:r>
                  <m:t>x</m:t>
                </m:r>
              </m:e>
            </m:acc>
          </m:e>
          <m:sup>
            <m:r>
              <m:rPr>
                <m:sty m:val="p"/>
              </m:rPr>
              <m:t>⊤</m:t>
            </m:r>
          </m:sup>
        </m:sSup>
        <m:r>
          <m:rPr>
            <m:sty m:val="bi"/>
          </m:rPr>
          <m:t>A</m:t>
        </m:r>
        <m:acc>
          <m:accPr>
            <m:chr m:val="̃"/>
          </m:accPr>
          <m:e>
            <m:r>
              <m:t>x</m:t>
            </m:r>
          </m:e>
        </m:acc>
        <m:r>
          <m:rPr>
            <m:sty m:val="p"/>
          </m:rPr>
          <m:t>+</m:t>
        </m:r>
        <m:r>
          <m:t>c</m:t>
        </m:r>
        <m:r>
          <m:t> </m:t>
        </m:r>
        <m:r>
          <m:t>​</m:t>
        </m:r>
        <m:d>
          <m:dPr>
            <m:begChr m:val="∥"/>
            <m:sepChr m:val=""/>
            <m:endChr m:val="∥"/>
            <m:grow/>
          </m:dPr>
          <m:e>
            <m:acc>
              <m:accPr>
                <m:chr m:val="̃"/>
              </m:accPr>
              <m:e>
                <m:r>
                  <m:t>x</m:t>
                </m:r>
              </m:e>
            </m:acc>
          </m:e>
        </m:d>
        <m:sSup>
          <m:e>
            <m:r>
              <m:t>​</m:t>
            </m:r>
          </m:e>
          <m:sup>
            <m:r>
              <m:t>2</m:t>
            </m:r>
          </m:sup>
        </m:sSup>
      </m:oMath>
      <w:r>
        <w:t xml:space="preserve"> </w:t>
      </w:r>
      <w:r>
        <w:t xml:space="preserve">for every number</w:t>
      </w:r>
      <w:r>
        <w:t xml:space="preserve"> </w:t>
      </w:r>
      <m:oMath>
        <m:r>
          <m:t>c</m:t>
        </m:r>
      </m:oMath>
      <w:r>
        <w:t xml:space="preserve">, because</w:t>
      </w:r>
      <w:r>
        <w:t xml:space="preserve"> </w:t>
      </w:r>
      <m:oMath>
        <m:sSup>
          <m:e>
            <m:acc>
              <m:accPr>
                <m:chr m:val="̃"/>
              </m:accPr>
              <m:e>
                <m:r>
                  <m:t>x</m:t>
                </m:r>
              </m:e>
            </m:acc>
          </m:e>
          <m:sup>
            <m:r>
              <m:rPr>
                <m:sty m:val="p"/>
              </m:rPr>
              <m:t>⊤</m:t>
            </m:r>
          </m:sup>
        </m:sSup>
        <m:r>
          <m:rPr>
            <m:sty m:val="bi"/>
          </m:rPr>
          <m:t>I</m:t>
        </m:r>
        <m:acc>
          <m:accPr>
            <m:chr m:val="̃"/>
          </m:accPr>
          <m:e>
            <m:r>
              <m:t>x</m:t>
            </m:r>
          </m:e>
        </m:acc>
        <m:r>
          <m:rPr>
            <m:sty m:val="p"/>
          </m:rPr>
          <m:t>=</m:t>
        </m:r>
        <m:sSup>
          <m:e>
            <m:acc>
              <m:accPr>
                <m:chr m:val="̃"/>
              </m:accPr>
              <m:e>
                <m:r>
                  <m:t>x</m:t>
                </m:r>
              </m:e>
            </m:acc>
          </m:e>
          <m:sup>
            <m:r>
              <m:rPr>
                <m:sty m:val="p"/>
              </m:rPr>
              <m:t>⊤</m:t>
            </m:r>
          </m:sup>
        </m:sSup>
        <m:acc>
          <m:accPr>
            <m:chr m:val="̃"/>
          </m:accPr>
          <m:e>
            <m:r>
              <m:t>x</m:t>
            </m:r>
          </m:e>
        </m:acc>
        <m:r>
          <m:rPr>
            <m:sty m:val="p"/>
          </m:rPr>
          <m:t>=</m:t>
        </m:r>
        <m:r>
          <m:t>​</m:t>
        </m:r>
        <m:d>
          <m:dPr>
            <m:begChr m:val="∥"/>
            <m:sepChr m:val=""/>
            <m:endChr m:val="∥"/>
            <m:grow/>
          </m:dPr>
          <m:e>
            <m:acc>
              <m:accPr>
                <m:chr m:val="̃"/>
              </m:accPr>
              <m:e>
                <m:r>
                  <m:t>x</m:t>
                </m:r>
              </m:e>
            </m:acc>
          </m:e>
        </m:d>
        <m:sSup>
          <m:e>
            <m:r>
              <m:t>​</m:t>
            </m:r>
          </m:e>
          <m:sup>
            <m:r>
              <m:t>2</m:t>
            </m:r>
          </m:sup>
        </m:sSup>
      </m:oMath>
      <w:r>
        <w:t xml:space="preserve">.</w:t>
      </w:r>
      <w:r>
        <w:t xml:space="preserve"> </w:t>
      </w:r>
      <w:r>
        <w:t xml:space="preserve">This is how two quadratic terms in the same vector combine into a single quadratic form.</w:t>
      </w:r>
    </w:p>
    <w:bookmarkEnd w:id="452"/>
    <w:bookmarkStart w:id="453" w:name="def-symmetric-part"/>
    <w:p>
      <w:pPr>
        <w:pStyle w:val="BodyText"/>
      </w:pPr>
      <w:r>
        <w:rPr>
          <w:b/>
          <w:bCs/>
        </w:rPr>
        <w:t xml:space="preserve">Definition 91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53"/>
    <w:bookmarkStart w:id="454" w:name="exm-symmetric-part"/>
    <w:p>
      <w:pPr>
        <w:pStyle w:val="FirstParagraph"/>
      </w:pPr>
      <w:r>
        <w:rPr>
          <w:b/>
          <w:bCs/>
        </w:rPr>
        <w:t xml:space="preserve">Example 137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54"/>
    <w:bookmarkStart w:id="455" w:name="thm-quadratic-form-symmetric"/>
    <w:p>
      <w:pPr>
        <w:pStyle w:val="BodyText"/>
      </w:pPr>
      <w:r>
        <w:rPr>
          <w:b/>
          <w:bCs/>
        </w:rPr>
        <w:t xml:space="preserve">Theorem 73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rPr>
              <m:sty m:val="p"/>
            </m:rPr>
            <m:t>.</m:t>
          </m:r>
        </m:oMath>
      </m:oMathPara>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91</w:t>
        </w:r>
      </w:hyperlink>
      <w:r>
        <w:t xml:space="preserve">) of</w:t>
      </w:r>
      <w:r>
        <w:t xml:space="preserve"> </w:t>
      </w:r>
      <m:oMath>
        <m:r>
          <m:rPr>
            <m:sty m:val="bi"/>
          </m:rPr>
          <m:t>S</m:t>
        </m:r>
      </m:oMath>
      <w:r>
        <w:t xml:space="preserve">.</w:t>
      </w:r>
    </w:p>
    <w:bookmarkEnd w:id="455"/>
    <w:p>
      <w:pPr>
        <w:pStyle w:val="BodyText"/>
      </w:pPr>
      <w:r>
        <w:rPr>
          <w:i/>
          <w:iCs/>
        </w:rPr>
        <w:t xml:space="preserve">Proof</w:t>
      </w:r>
      <w:r>
        <w:t xml:space="preserve">. </w:t>
      </w:r>
      <w:r>
        <w:t xml:space="preserve">The quadratic form</w:t>
      </w:r>
      <w:r>
        <w:t xml:space="preserve"> </w:t>
      </w:r>
      <m:oMath>
        <m:sSup>
          <m:e>
            <m:acc>
              <m:accPr>
                <m:chr m:val="̃"/>
              </m:accPr>
              <m:e>
                <m:r>
                  <m:t>x</m:t>
                </m:r>
              </m:e>
            </m:acc>
          </m:e>
          <m:sup>
            <m:r>
              <m:rPr>
                <m:sty m:val="p"/>
              </m:rPr>
              <m:t>⊤</m:t>
            </m:r>
          </m:sup>
        </m:sSup>
        <m:r>
          <m:rPr>
            <m:sty m:val="bi"/>
          </m:rPr>
          <m:t>S</m:t>
        </m:r>
        <m:acc>
          <m:accPr>
            <m:chr m:val="̃"/>
          </m:accPr>
          <m:e>
            <m:r>
              <m:t>x</m:t>
            </m:r>
          </m:e>
        </m:acc>
      </m:oMath>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sSup>
                <m:e>
                  <m:r>
                    <m:t>​</m:t>
                  </m:r>
                  <m:d>
                    <m:dPr>
                      <m:begChr m:val="("/>
                      <m:sepChr m:val=""/>
                      <m:endChr m:val=")"/>
                      <m:grow/>
                    </m:dPr>
                    <m:e>
                      <m:sSup>
                        <m:e>
                          <m:acc>
                            <m:accPr>
                              <m:chr m:val="̃"/>
                            </m:accPr>
                            <m:e>
                              <m:r>
                                <m:t>x</m:t>
                              </m:r>
                            </m:e>
                          </m:acc>
                        </m:e>
                        <m:sup>
                          <m:r>
                            <m:rPr>
                              <m:sty m:val="p"/>
                            </m:rPr>
                            <m:t>⊤</m:t>
                          </m:r>
                        </m:sup>
                      </m:sSup>
                      <m:r>
                        <m:rPr>
                          <m:sty m:val="bi"/>
                        </m:rPr>
                        <m:t>S</m:t>
                      </m:r>
                      <m:acc>
                        <m:accPr>
                          <m:chr m:val="̃"/>
                        </m:accPr>
                        <m:e>
                          <m:r>
                            <m:t>x</m:t>
                          </m:r>
                        </m:e>
                      </m:acc>
                    </m:e>
                  </m:d>
                  <m:r>
                    <m:t>​</m:t>
                  </m:r>
                </m:e>
                <m:sup>
                  <m:r>
                    <m:rPr>
                      <m:sty m:val="p"/>
                    </m:rPr>
                    <m:t>⊤</m:t>
                  </m:r>
                </m:sup>
              </m:sSup>
              <m:r>
                <m:t>&amp;</m:t>
              </m:r>
              <m:r>
                <m:t>&amp;</m:t>
              </m:r>
              <m:r>
                <m:rPr>
                  <m:nor/>
                  <m:sty m:val="p"/>
                </m:rPr>
                <m:t>(a </m:t>
              </m:r>
              <m:r>
                <m:t>1</m:t>
              </m:r>
              <m:r>
                <m:rPr>
                  <m:sty m:val="p"/>
                </m:rPr>
                <m:t>×</m:t>
              </m:r>
              <m:r>
                <m:t>1</m:t>
              </m:r>
              <m:r>
                <m:rPr>
                  <m:nor/>
                  <m:sty m:val="p"/>
                </m:rPr>
                <m:t> matrix is symmetric)</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sSup>
                <m:e>
                  <m:r>
                    <m:t>​</m:t>
                  </m:r>
                  <m:d>
                    <m:dPr>
                      <m:begChr m:val="("/>
                      <m:sepChr m:val=""/>
                      <m:endChr m:val=")"/>
                      <m:grow/>
                    </m:dPr>
                    <m:e>
                      <m:sSup>
                        <m:e>
                          <m:acc>
                            <m:accPr>
                              <m:chr m:val="̃"/>
                            </m:accPr>
                            <m:e>
                              <m:r>
                                <m:t>x</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r>
                <m:t>&amp;</m:t>
              </m:r>
              <m:r>
                <m:t>&amp;</m:t>
              </m:r>
              <m:r>
                <m:rPr>
                  <m:nor/>
                  <m:sty m:val="p"/>
                </m:rPr>
                <m:t>(transposing twice changes nothing)</m:t>
              </m:r>
            </m:e>
          </m:eqArr>
        </m:oMath>
      </m:oMathPara>
    </w:p>
    <w:p>
      <w:pPr>
        <w:pStyle w:val="FirstParagraph"/>
      </w:pPr>
      <w:r>
        <w:t xml:space="preserve">Averaging the two expressions for</w:t>
      </w:r>
      <w:r>
        <w:t xml:space="preserve"> </w:t>
      </w:r>
      <m:oMath>
        <m:sSup>
          <m:e>
            <m:acc>
              <m:accPr>
                <m:chr m:val="̃"/>
              </m:accPr>
              <m:e>
                <m:r>
                  <m:t>x</m:t>
                </m:r>
              </m:e>
            </m:acc>
          </m:e>
          <m:sup>
            <m:r>
              <m:rPr>
                <m:sty m:val="p"/>
              </m:rPr>
              <m:t>⊤</m:t>
            </m:r>
          </m:sup>
        </m:sSup>
        <m:r>
          <m:rPr>
            <m:sty m:val="bi"/>
          </m:rPr>
          <m:t>S</m:t>
        </m:r>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f>
                <m:fPr>
                  <m:type m:val="bar"/>
                </m:fPr>
                <m:num>
                  <m:r>
                    <m:t>1</m:t>
                  </m:r>
                </m:num>
                <m:den>
                  <m:r>
                    <m:t>2</m:t>
                  </m:r>
                </m:den>
              </m:f>
              <m:r>
                <m:t>​</m:t>
              </m:r>
              <m:d>
                <m:dPr>
                  <m:begChr m:val="("/>
                  <m:sepChr m:val=""/>
                  <m:endChr m:val=")"/>
                  <m:grow/>
                </m:dPr>
                <m:e>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e>
              </m:d>
              <m:r>
                <m:t>​</m:t>
              </m:r>
              <m:r>
                <m:t>&amp;</m:t>
              </m:r>
              <m:r>
                <m:t>&amp;</m:t>
              </m:r>
              <m:r>
                <m:rPr>
                  <m:nor/>
                  <m:sty m:val="p"/>
                </m:rPr>
                <m:t>(average of two equal numbers)</m:t>
              </m:r>
            </m:e>
            <m:e>
              <m:r>
                <m:t>&amp;</m:t>
              </m:r>
              <m:r>
                <m:rPr>
                  <m:sty m:val="p"/>
                </m:rPr>
                <m:t>=</m:t>
              </m:r>
              <m:f>
                <m:fPr>
                  <m:type m:val="bar"/>
                </m:fPr>
                <m:num>
                  <m:r>
                    <m:t>1</m:t>
                  </m:r>
                </m:num>
                <m:den>
                  <m:r>
                    <m:t>2</m:t>
                  </m:r>
                </m:den>
              </m:f>
              <m:r>
                <m:t> </m:t>
              </m:r>
              <m:sSup>
                <m:e>
                  <m:acc>
                    <m:accPr>
                      <m:chr m:val="̃"/>
                    </m:accPr>
                    <m:e>
                      <m:r>
                        <m:t>x</m:t>
                      </m:r>
                    </m:e>
                  </m:acc>
                </m:e>
                <m:sup>
                  <m:r>
                    <m:rPr>
                      <m:sty m:val="p"/>
                    </m:rPr>
                    <m:t>⊤</m:t>
                  </m:r>
                </m:sup>
              </m:sSup>
              <m:r>
                <m:t>​</m:t>
              </m:r>
              <m:d>
                <m:dPr>
                  <m:begChr m:val="("/>
                  <m:sepChr m:val=""/>
                  <m:endChr m:val=")"/>
                  <m:grow/>
                </m:dPr>
                <m:e>
                  <m:r>
                    <m:rPr>
                      <m:sty m:val="bi"/>
                    </m:rPr>
                    <m:t>S</m:t>
                  </m:r>
                  <m:r>
                    <m:rPr>
                      <m:sty m:val="p"/>
                    </m:rPr>
                    <m:t>+</m:t>
                  </m:r>
                  <m:sSup>
                    <m:e>
                      <m:r>
                        <m:rPr>
                          <m:sty m:val="bi"/>
                        </m:rPr>
                        <m:t>S</m:t>
                      </m:r>
                    </m:e>
                    <m:sup>
                      <m:r>
                        <m:rPr>
                          <m:sty m:val="p"/>
                        </m:rPr>
                        <m:t>⊤</m:t>
                      </m:r>
                    </m:sup>
                  </m:sSup>
                </m:e>
              </m:d>
              <m:r>
                <m:t>​</m:t>
              </m:r>
              <m:acc>
                <m:accPr>
                  <m:chr m:val="̃"/>
                </m:accPr>
                <m:e>
                  <m:r>
                    <m:t>x</m:t>
                  </m:r>
                </m:e>
              </m:acc>
              <m:r>
                <m:t>&amp;</m:t>
              </m:r>
              <m:r>
                <m:t>&amp;</m:t>
              </m:r>
              <m:r>
                <m:rPr>
                  <m:nor/>
                  <m:sty m:val="p"/>
                </m:rPr>
                <m:t>(distributive law)</m:t>
              </m:r>
            </m:e>
            <m:e>
              <m:r>
                <m:t>&amp;</m:t>
              </m:r>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t>&amp;</m:t>
              </m:r>
              <m:r>
                <m:t>&amp;</m:t>
              </m:r>
              <m:r>
                <m:rPr>
                  <m:nor/>
                  <m:sty m:val="p"/>
                </m:rPr>
                <m:t>(move the scalar </m:t>
              </m:r>
              <m:f>
                <m:fPr>
                  <m:type m:val="lin"/>
                </m:fPr>
                <m:num>
                  <m:r>
                    <m:t>1</m:t>
                  </m:r>
                </m:num>
                <m:den>
                  <m:r>
                    <m:t>2</m:t>
                  </m:r>
                </m:den>
              </m:f>
              <m:r>
                <m:rPr>
                  <m:nor/>
                  <m:sty m:val="p"/>
                </m:rPr>
                <m:t> inside)</m:t>
              </m:r>
            </m:e>
          </m:eqArr>
        </m:oMath>
      </m:oMathPara>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19</w:t>
        </w:r>
      </w:hyperlink>
      <w:r>
        <w:t xml:space="preserve">.</w:t>
      </w:r>
    </w:p>
    <w:bookmarkStart w:id="456" w:name="exm-quadratic-form-symmetric"/>
    <w:p>
      <w:pPr>
        <w:pStyle w:val="BodyText"/>
      </w:pPr>
      <w:r>
        <w:rPr>
          <w:b/>
          <w:bCs/>
        </w:rPr>
        <w:t xml:space="preserve">Example 138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137</w:t>
        </w:r>
      </w:hyperlink>
      <w:r>
        <w:t xml:space="preserve"> </w:t>
      </w:r>
      <w:r>
        <w:t xml:space="preserve">and</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r>
                <m:t>1</m:t>
              </m:r>
              <m:r>
                <m:rPr>
                  <m:sty m:val="p"/>
                </m:rPr>
                <m:t>+</m:t>
              </m:r>
              <m:r>
                <m:t>2</m:t>
              </m:r>
              <m:r>
                <m:rPr>
                  <m:sty m:val="p"/>
                </m:rPr>
                <m:t>+</m:t>
              </m:r>
              <m:r>
                <m:t>0</m:t>
              </m:r>
              <m:r>
                <m:rPr>
                  <m:sty m:val="p"/>
                </m:rPr>
                <m:t>+</m:t>
              </m:r>
              <m:r>
                <m:t>3</m:t>
              </m:r>
            </m:e>
            <m:e>
              <m:r>
                <m:t>&amp;</m:t>
              </m:r>
              <m:r>
                <m:rPr>
                  <m:sty m:val="p"/>
                </m:rPr>
                <m:t>=</m:t>
              </m:r>
              <m:r>
                <m:t>6</m:t>
              </m:r>
            </m:e>
            <m:e>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acc>
                <m:accPr>
                  <m:chr m:val="̃"/>
                </m:accPr>
                <m:e>
                  <m:r>
                    <m:t>x</m:t>
                  </m:r>
                </m:e>
              </m:acc>
              <m:r>
                <m:t>&amp;</m:t>
              </m:r>
              <m:r>
                <m:rPr>
                  <m:sty m:val="p"/>
                </m:rPr>
                <m:t>=</m:t>
              </m:r>
              <m:r>
                <m:t>1</m:t>
              </m:r>
              <m:r>
                <m:rPr>
                  <m:sty m:val="p"/>
                </m:rPr>
                <m:t>+</m:t>
              </m:r>
              <m:r>
                <m:t>1</m:t>
              </m:r>
              <m:r>
                <m:rPr>
                  <m:sty m:val="p"/>
                </m:rPr>
                <m:t>+</m:t>
              </m:r>
              <m:r>
                <m:t>1</m:t>
              </m:r>
              <m:r>
                <m:rPr>
                  <m:sty m:val="p"/>
                </m:rPr>
                <m:t>+</m:t>
              </m:r>
              <m:r>
                <m:t>3</m:t>
              </m:r>
            </m:e>
            <m:e>
              <m:r>
                <m:t>&amp;</m:t>
              </m:r>
              <m:r>
                <m:rPr>
                  <m:sty m:val="p"/>
                </m:rPr>
                <m:t>=</m:t>
              </m:r>
              <m:r>
                <m:t>6</m:t>
              </m:r>
            </m:e>
          </m:eqArr>
        </m:oMath>
      </m:oMathPara>
    </w:p>
    <w:p>
      <w:pPr>
        <w:pStyle w:val="FirstParagraph"/>
      </w:pPr>
      <w:r>
        <w:t xml:space="preserve">Both quadratic forms equal the sum of their matrix’s entries,</w:t>
      </w:r>
      <w:r>
        <w:t xml:space="preserve"> </w:t>
      </w:r>
      <w:r>
        <w:t xml:space="preserve">because every entry of</w:t>
      </w:r>
      <w:r>
        <w:t xml:space="preserve"> </w:t>
      </w:r>
      <m:oMath>
        <m:acc>
          <m:accPr>
            <m:chr m:val="̃"/>
          </m:accPr>
          <m:e>
            <m:r>
              <m:t>x</m:t>
            </m:r>
          </m:e>
        </m:acc>
      </m:oMath>
      <w:r>
        <w:t xml:space="preserve"> </w:t>
      </w:r>
      <w:r>
        <w:t xml:space="preserve">is</w:t>
      </w:r>
      <w:r>
        <w:t xml:space="preserve"> </w:t>
      </w:r>
      <m:oMath>
        <m:r>
          <m:t>1</m:t>
        </m:r>
      </m:oMath>
      <w:r>
        <w:t xml:space="preserve">.</w:t>
      </w:r>
    </w:p>
    <w:bookmarkEnd w:id="456"/>
    <w:bookmarkEnd w:id="457"/>
    <w:bookmarkStart w:id="472" w:name="trace-and-matrix-inner-product"/>
    <w:p>
      <w:pPr>
        <w:pStyle w:val="Heading2"/>
      </w:pPr>
      <w:r>
        <w:t xml:space="preserve">16 Trace and Matrix Inner Product</w:t>
      </w:r>
    </w:p>
    <w:bookmarkStart w:id="458" w:name="def-trace"/>
    <w:p>
      <w:pPr>
        <w:pStyle w:val="FirstParagraph"/>
      </w:pPr>
      <w:r>
        <w:rPr>
          <w:b/>
          <w:bCs/>
        </w:rPr>
        <w:t xml:space="preserve">Definition 92 (Trace)</w:t>
      </w:r>
      <w:r>
        <w:t xml:space="preserve"> </w:t>
      </w:r>
      <w:r>
        <w:t xml:space="preserve">The</w:t>
      </w:r>
      <w:r>
        <w:t xml:space="preserve"> </w:t>
      </w:r>
      <w:r>
        <w:rPr>
          <w:b/>
          <w:bCs/>
        </w:rPr>
        <w:t xml:space="preserve">trace</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58"/>
    <w:bookmarkStart w:id="459" w:name="exm-trace"/>
    <w:p>
      <w:pPr>
        <w:pStyle w:val="FirstParagraph"/>
      </w:pPr>
      <w:r>
        <w:rPr>
          <w:b/>
          <w:bCs/>
        </w:rPr>
        <w:t xml:space="preserve">Example 139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59"/>
    <w:bookmarkStart w:id="460" w:name="thm-trace-cyclic"/>
    <w:p>
      <w:pPr>
        <w:pStyle w:val="FirstParagraph"/>
      </w:pPr>
      <w:r>
        <w:rPr>
          <w:b/>
          <w:bCs/>
        </w:rPr>
        <w:t xml:space="preserve">Theorem 74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60"/>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61" w:name="exm-trace-cyclic"/>
    <w:p>
      <w:pPr>
        <w:pStyle w:val="FirstParagraph"/>
      </w:pPr>
      <w:r>
        <w:rPr>
          <w:b/>
          <w:bCs/>
        </w:rPr>
        <w:t xml:space="preserve">Example 140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61"/>
    <w:bookmarkStart w:id="462" w:name="rem-trace-cyclic-triple"/>
    <w:p>
      <w:pPr>
        <w:pStyle w:val="BodyText"/>
      </w:pPr>
      <w:r>
        <w:rPr>
          <w:i/>
          <w:iCs/>
        </w:rPr>
        <w:t xml:space="preserve">Remark 32</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74</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(Banerjee and Roy 2014, chap.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62"/>
    <w:bookmarkStart w:id="463" w:name="def-matrix-inner-product"/>
    <w:p>
      <w:pPr>
        <w:pStyle w:val="FirstParagraph"/>
      </w:pPr>
      <w:r>
        <w:rPr>
          <w:b/>
          <w:bCs/>
        </w:rPr>
        <w:t xml:space="preserve">Definition 93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63"/>
    <w:p>
      <w:pPr>
        <w:pStyle w:val="FirstParagraph"/>
      </w:pPr>
      <w:r>
        <w:t xml:space="preserve">Banerjee and Roy (2014, chap.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64" w:name="thm-matrix-inner-product-entries"/>
    <w:p>
      <w:pPr>
        <w:pStyle w:val="BodyText"/>
      </w:pPr>
      <w:r>
        <w:rPr>
          <w:b/>
          <w:bCs/>
        </w:rPr>
        <w:t xml:space="preserve">Theorem 75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64"/>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65" w:name="exm-matrix-inner-product"/>
    <w:p>
      <w:pPr>
        <w:pStyle w:val="FirstParagraph"/>
      </w:pPr>
      <w:r>
        <w:rPr>
          <w:b/>
          <w:bCs/>
        </w:rPr>
        <w:t xml:space="preserve">Example 141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93</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75</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65"/>
    <w:bookmarkStart w:id="466" w:name="rem-matrix-inner-product-dot-product"/>
    <w:p>
      <w:pPr>
        <w:pStyle w:val="FirstParagraph"/>
      </w:pPr>
      <w:r>
        <w:rPr>
          <w:i/>
          <w:iCs/>
        </w:rPr>
        <w:t xml:space="preserve">Remark 33</w:t>
      </w:r>
      <w:r>
        <w:t xml:space="preserve"> (The matrix inner product as a dot product). </w:t>
      </w:r>
      <w:hyperlink w:anchor="thm-matrix-inner-product-entries">
        <w:r>
          <w:rPr>
            <w:rStyle w:val="Hyperlink"/>
          </w:rPr>
          <w:t xml:space="preserve">Theorem 75</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141</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r>
                <m:t>​</m:t>
              </m:r>
              <m:d>
                <m:dPr>
                  <m:begChr m:val="⟨"/>
                  <m:sepChr m:val=""/>
                  <m:endChr m:val="⟩"/>
                  <m:grow/>
                </m:dPr>
                <m:e>
                  <m:r>
                    <m:rPr>
                      <m:sty m:val="bi"/>
                    </m:rPr>
                    <m:t>A</m:t>
                  </m:r>
                  <m:r>
                    <m:rPr>
                      <m:sty m:val="p"/>
                    </m:rPr>
                    <m:t>,</m:t>
                  </m:r>
                  <m:r>
                    <m:rPr>
                      <m:sty m:val="bi"/>
                    </m:rPr>
                    <m:t>B</m:t>
                  </m:r>
                </m:e>
              </m:d>
              <m:r>
                <m:t>​</m:t>
              </m:r>
              <m:r>
                <m:rPr>
                  <m:sty m:val="p"/>
                </m:rPr>
                <m:t>.</m:t>
              </m:r>
            </m:e>
          </m:eqArr>
        </m:oMath>
      </m:oMathPara>
    </w:p>
    <w:bookmarkEnd w:id="466"/>
    <w:bookmarkStart w:id="467" w:name="def-frobenius-norm"/>
    <w:p>
      <w:pPr>
        <w:pStyle w:val="FirstParagraph"/>
      </w:pPr>
      <w:r>
        <w:rPr>
          <w:b/>
          <w:bCs/>
        </w:rPr>
        <w:t xml:space="preserve">Definition 94 (Frobenius norm)</w:t>
      </w:r>
      <w:r>
        <w:t xml:space="preserve"> </w:t>
      </w:r>
      <w:r>
        <w:t xml:space="preserve">The</w:t>
      </w:r>
      <w:r>
        <w:t xml:space="preserve"> </w:t>
      </w:r>
      <w:r>
        <w:rPr>
          <w:b/>
          <w:bCs/>
        </w:rPr>
        <w:t xml:space="preserve">Frobenius norm</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r>
                <m:t>​</m:t>
              </m:r>
              <m:d>
                <m:dPr>
                  <m:begChr m:val="⟨"/>
                  <m:sepChr m:val=""/>
                  <m:endChr m:val="⟩"/>
                  <m:grow/>
                </m:dPr>
                <m:e>
                  <m:r>
                    <m:rPr>
                      <m:sty m:val="bi"/>
                    </m:rPr>
                    <m:t>A</m:t>
                  </m:r>
                  <m:r>
                    <m:rPr>
                      <m:sty m:val="p"/>
                    </m:rPr>
                    <m:t>,</m:t>
                  </m:r>
                  <m:r>
                    <m:rPr>
                      <m:sty m:val="bi"/>
                    </m:rPr>
                    <m:t>A</m:t>
                  </m:r>
                </m:e>
              </m:d>
              <m:r>
                <m:t>​</m:t>
              </m:r>
            </m:e>
          </m:rad>
        </m:oMath>
      </m:oMathPara>
    </w:p>
    <w:p>
      <w:pPr>
        <w:pStyle w:val="FirstParagraph"/>
      </w:pPr>
      <w:r>
        <w:t xml:space="preserve">where</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is the matrix inner product</w:t>
      </w:r>
      <w:r>
        <w:t xml:space="preserve"> </w:t>
      </w:r>
      <w:r>
        <w:t xml:space="preserve">(</w:t>
      </w:r>
      <w:hyperlink w:anchor="def-matrix-inner-product">
        <w:r>
          <w:rPr>
            <w:rStyle w:val="Hyperlink"/>
          </w:rPr>
          <w:t xml:space="preserve">Definition 93</w:t>
        </w:r>
      </w:hyperlink>
      <w:r>
        <w:t xml:space="preserve">).</w:t>
      </w:r>
    </w:p>
    <w:bookmarkEnd w:id="467"/>
    <w:bookmarkStart w:id="468" w:name="exm-frobenius-norm"/>
    <w:p>
      <w:pPr>
        <w:pStyle w:val="BodyText"/>
      </w:pPr>
      <w:r>
        <w:rPr>
          <w:b/>
          <w:bCs/>
        </w:rPr>
        <w:t xml:space="preserve">Example 142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r>
                    <m:t>​</m:t>
                  </m:r>
                  <m:d>
                    <m:dPr>
                      <m:begChr m:val="⟨"/>
                      <m:sepChr m:val=""/>
                      <m:endChr m:val="⟩"/>
                      <m:grow/>
                    </m:dPr>
                    <m:e>
                      <m:r>
                        <m:rPr>
                          <m:sty m:val="bi"/>
                        </m:rPr>
                        <m:t>A</m:t>
                      </m:r>
                      <m:r>
                        <m:rPr>
                          <m:sty m:val="p"/>
                        </m:rPr>
                        <m:t>,</m:t>
                      </m:r>
                      <m:r>
                        <m:rPr>
                          <m:sty m:val="bi"/>
                        </m:rPr>
                        <m:t>A</m:t>
                      </m:r>
                    </m:e>
                  </m:d>
                  <m:r>
                    <m:t>​</m:t>
                  </m:r>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75</w:t>
        </w:r>
      </w:hyperlink>
      <w:r>
        <w:t xml:space="preserve">.</w:t>
      </w:r>
    </w:p>
    <w:bookmarkEnd w:id="468"/>
    <w:bookmarkStart w:id="469" w:name="rem-frobenius-norm-entries"/>
    <w:p>
      <w:pPr>
        <w:pStyle w:val="BodyText"/>
      </w:pPr>
      <w:r>
        <w:rPr>
          <w:i/>
          <w:iCs/>
        </w:rPr>
        <w:t xml:space="preserve">Remark 34</w:t>
      </w:r>
      <w:r>
        <w:t xml:space="preserve"> (The Frobenius norm is the Euclidean norm of the entries). </w:t>
      </w:r>
      <w:r>
        <w:t xml:space="preserve">By</w:t>
      </w:r>
      <w:r>
        <w:t xml:space="preserve"> </w:t>
      </w:r>
      <w:hyperlink w:anchor="thm-matrix-inner-product-entries">
        <w:r>
          <w:rPr>
            <w:rStyle w:val="Hyperlink"/>
          </w:rPr>
          <w:t xml:space="preserve">Theorem 75</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16</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(Banerjee and Roy 2014, chap.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142</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69"/>
    <w:bookmarkStart w:id="470" w:name="thm-frobenius-norm-columns"/>
    <w:p>
      <w:pPr>
        <w:pStyle w:val="FirstParagraph"/>
      </w:pPr>
      <w:r>
        <w:rPr>
          <w:b/>
          <w:bCs/>
        </w:rPr>
        <w:t xml:space="preserve">Theorem 76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p</m:t>
            </m:r>
          </m:sub>
        </m:sSub>
      </m:oMath>
      <w:r>
        <w:t xml:space="preserve">, then</w:t>
      </w:r>
    </w:p>
    <w:p>
      <w:pPr>
        <w:pStyle w:val="BodyText"/>
      </w:pPr>
      <m:oMathPara>
        <m:oMathParaPr>
          <m:jc m:val="center"/>
        </m:oMathParaP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rPr>
              <m:sty m:val="p"/>
            </m:rPr>
            <m:t>.</m:t>
          </m:r>
        </m:oMath>
      </m:oMathPara>
    </w:p>
    <w:bookmarkEnd w:id="470"/>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r>
                <m:t>&amp;</m:t>
              </m:r>
              <m:r>
                <m:t>&amp;</m:t>
              </m:r>
              <m:r>
                <m:rPr>
                  <m:nor/>
                  <m:sty m:val="p"/>
                </m:rPr>
                <m:t>(</m:t>
              </m:r>
              <m:r>
                <m:rPr>
                  <m:nor/>
                  <m:sty m:val="p"/>
                </m:rPr>
                <m:t>Remark 34</m:t>
              </m:r>
              <m:r>
                <m:rPr>
                  <m:nor/>
                  <m:sty m:val="p"/>
                </m:rPr>
                <m:t>)</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Sup>
                        <m:e>
                          <m:r>
                            <m:t>a</m:t>
                          </m:r>
                        </m:e>
                        <m:sub>
                          <m:r>
                            <m:t>i</m:t>
                          </m:r>
                          <m:r>
                            <m:t>j</m:t>
                          </m:r>
                        </m:sub>
                        <m:sup>
                          <m:r>
                            <m:t>2</m:t>
                          </m:r>
                        </m:sup>
                      </m:sSubSup>
                    </m:e>
                  </m:nary>
                </m:e>
              </m:nary>
              <m:r>
                <m:t>&amp;</m:t>
              </m:r>
              <m:r>
                <m:t>&amp;</m:t>
              </m:r>
              <m:r>
                <m:rPr>
                  <m:nor/>
                  <m:sty m:val="p"/>
                </m:rPr>
                <m:t>(swap the order of two finite sums)</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t>&amp;</m:t>
              </m:r>
              <m:r>
                <m:t>&amp;</m:t>
              </m:r>
              <m:r>
                <m:rPr>
                  <m:nor/>
                  <m:sty m:val="p"/>
                </m:rPr>
                <m:t>(</m:t>
              </m:r>
              <m:r>
                <m:rPr>
                  <m:nor/>
                  <m:sty m:val="p"/>
                </m:rPr>
                <m:t>Definition 16</m:t>
              </m:r>
              <m:r>
                <m:rPr>
                  <m:nor/>
                  <m:sty m:val="p"/>
                </m:rPr>
                <m:t>, applied to each column)</m:t>
              </m:r>
            </m:e>
          </m:eqArr>
        </m:oMath>
      </m:oMathPara>
    </w:p>
    <w:bookmarkStart w:id="471" w:name="exm-frobenius-norm-columns"/>
    <w:p>
      <w:pPr>
        <w:pStyle w:val="FirstParagraph"/>
      </w:pPr>
      <w:r>
        <w:rPr>
          <w:b/>
          <w:bCs/>
        </w:rPr>
        <w:t xml:space="preserve">Example 143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142</w:t>
        </w:r>
      </w:hyperlink>
      <w:r>
        <w:t xml:space="preserve"> </w:t>
      </w:r>
      <w:r>
        <w:t xml:space="preserve">has columns</w:t>
      </w:r>
      <w:r>
        <w:t xml:space="preserve"> </w:t>
      </w:r>
      <m:oMath>
        <m:sSub>
          <m:e>
            <m:acc>
              <m:accPr>
                <m:chr m:val="̃"/>
              </m:accPr>
              <m:e>
                <m:r>
                  <m:t>a</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r>
                <m:t>​</m:t>
              </m:r>
              <m:d>
                <m:dPr>
                  <m:begChr m:val="∥"/>
                  <m:sepChr m:val=""/>
                  <m:endChr m:val="∥"/>
                  <m:grow/>
                </m:dPr>
                <m:e>
                  <m:sSub>
                    <m:e>
                      <m:acc>
                        <m:accPr>
                          <m:chr m:val="̃"/>
                        </m:accPr>
                        <m:e>
                          <m:r>
                            <m:t>a</m:t>
                          </m:r>
                        </m:e>
                      </m:acc>
                    </m:e>
                    <m:sub>
                      <m:r>
                        <m:t>1</m:t>
                      </m:r>
                    </m:sub>
                  </m:sSub>
                </m:e>
              </m:d>
              <m:sSup>
                <m:e>
                  <m:r>
                    <m:t>​</m:t>
                  </m:r>
                </m:e>
                <m:sup>
                  <m:r>
                    <m:t>2</m:t>
                  </m:r>
                </m:sup>
              </m:sSup>
              <m:r>
                <m:rPr>
                  <m:sty m:val="p"/>
                </m:rPr>
                <m:t>+</m:t>
              </m:r>
              <m:r>
                <m:t>​</m:t>
              </m:r>
              <m:d>
                <m:dPr>
                  <m:begChr m:val="∥"/>
                  <m:sepChr m:val=""/>
                  <m:endChr m:val="∥"/>
                  <m:grow/>
                </m:dPr>
                <m:e>
                  <m:sSub>
                    <m:e>
                      <m:acc>
                        <m:accPr>
                          <m:chr m:val="̃"/>
                        </m:accPr>
                        <m:e>
                          <m:r>
                            <m:t>a</m:t>
                          </m:r>
                        </m:e>
                      </m:acc>
                    </m:e>
                    <m:sub>
                      <m:r>
                        <m:t>2</m:t>
                      </m:r>
                    </m:sub>
                  </m:sSub>
                </m:e>
              </m:d>
              <m:sSup>
                <m:e>
                  <m:r>
                    <m:t>​</m:t>
                  </m:r>
                </m:e>
                <m:sup>
                  <m:r>
                    <m:t>2</m:t>
                  </m:r>
                </m:sup>
              </m:sSup>
              <m:r>
                <m:t>&amp;</m:t>
              </m:r>
              <m:r>
                <m:t>&amp;</m:t>
              </m:r>
              <m:r>
                <m:rPr>
                  <m:nor/>
                  <m:sty m:val="p"/>
                </m:rPr>
                <m:t>(</m:t>
              </m:r>
              <m:r>
                <m:rPr>
                  <m:nor/>
                  <m:sty m:val="p"/>
                </m:rPr>
                <m:t>Theorem 76</m:t>
              </m:r>
              <m:r>
                <m:rPr>
                  <m:nor/>
                  <m:sty m:val="p"/>
                </m:rPr>
                <m:t>)</m:t>
              </m:r>
            </m:e>
            <m:e>
              <m:r>
                <m:t>&amp;</m:t>
              </m:r>
              <m:r>
                <m:rPr>
                  <m:sty m:val="p"/>
                </m:rPr>
                <m:t>=</m:t>
              </m:r>
              <m:r>
                <m:rPr>
                  <m:sty m:val="p"/>
                </m:rPr>
                <m:t>(</m:t>
              </m:r>
              <m:sSup>
                <m:e>
                  <m:r>
                    <m:t>1</m:t>
                  </m:r>
                </m:e>
                <m:sup>
                  <m:r>
                    <m:t>2</m:t>
                  </m:r>
                </m:sup>
              </m:sSup>
              <m:r>
                <m:rPr>
                  <m:sty m:val="p"/>
                </m:rPr>
                <m:t>+</m:t>
              </m:r>
              <m:sSup>
                <m:e>
                  <m:r>
                    <m:t>3</m:t>
                  </m:r>
                </m:e>
                <m:sup>
                  <m:r>
                    <m:t>2</m:t>
                  </m:r>
                </m:sup>
              </m:sSup>
              <m:r>
                <m:rPr>
                  <m:sty m:val="p"/>
                </m:rPr>
                <m:t>)</m:t>
              </m:r>
              <m:r>
                <m:rPr>
                  <m:sty m:val="p"/>
                </m:rPr>
                <m:t>+</m:t>
              </m:r>
              <m:r>
                <m:rPr>
                  <m:sty m:val="p"/>
                </m:rPr>
                <m:t>(</m:t>
              </m:r>
              <m:sSup>
                <m:e>
                  <m:r>
                    <m:t>2</m:t>
                  </m:r>
                </m:e>
                <m:sup>
                  <m:r>
                    <m:t>2</m:t>
                  </m:r>
                </m:sup>
              </m:sSup>
              <m:r>
                <m:rPr>
                  <m:sty m:val="p"/>
                </m:rPr>
                <m:t>+</m:t>
              </m:r>
              <m:sSup>
                <m:e>
                  <m:r>
                    <m:t>4</m:t>
                  </m:r>
                </m:e>
                <m:sup>
                  <m:r>
                    <m:t>2</m:t>
                  </m:r>
                </m:sup>
              </m:sSup>
              <m:r>
                <m:rPr>
                  <m:sty m:val="p"/>
                </m:rPr>
                <m:t>)</m:t>
              </m:r>
              <m:r>
                <m:t>&amp;</m:t>
              </m:r>
              <m:r>
                <m:t>&amp;</m:t>
              </m:r>
              <m:r>
                <m:rPr>
                  <m:nor/>
                  <m:sty m:val="p"/>
                </m:rPr>
                <m:t>(definition of the norm)</m:t>
              </m:r>
            </m:e>
            <m:e>
              <m:r>
                <m:t>&amp;</m:t>
              </m:r>
              <m:r>
                <m:rPr>
                  <m:sty m:val="p"/>
                </m:rPr>
                <m:t>=</m:t>
              </m:r>
              <m:r>
                <m:t>10</m:t>
              </m:r>
              <m:r>
                <m:rPr>
                  <m:sty m:val="p"/>
                </m:rPr>
                <m:t>+</m:t>
              </m:r>
              <m:r>
                <m:t>20</m:t>
              </m:r>
              <m:r>
                <m:t>&amp;</m:t>
              </m:r>
              <m:r>
                <m:t>&amp;</m:t>
              </m:r>
              <m:r>
                <m:rPr>
                  <m:nor/>
                  <m:sty m:val="p"/>
                </m:rPr>
                <m:t>(square and add)</m:t>
              </m:r>
            </m:e>
            <m:e>
              <m:r>
                <m:t>&amp;</m:t>
              </m:r>
              <m:r>
                <m:rPr>
                  <m:sty m:val="p"/>
                </m:rPr>
                <m:t>=</m:t>
              </m:r>
              <m:r>
                <m:t>30</m:t>
              </m:r>
              <m:r>
                <m:t>&amp;</m:t>
              </m:r>
              <m:r>
                <m:t>&amp;</m:t>
              </m:r>
              <m:r>
                <m:rPr>
                  <m:nor/>
                  <m:sty m:val="p"/>
                </m:rPr>
                <m:t>(add)</m:t>
              </m:r>
            </m:e>
          </m:eqArr>
        </m:oMath>
      </m:oMathPara>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142</w:t>
        </w:r>
      </w:hyperlink>
      <w:r>
        <w:t xml:space="preserve">.</w:t>
      </w:r>
    </w:p>
    <w:bookmarkEnd w:id="471"/>
    <w:bookmarkEnd w:id="472"/>
    <w:bookmarkStart w:id="498" w:name="matrix-decompositions"/>
    <w:p>
      <w:pPr>
        <w:pStyle w:val="Heading2"/>
      </w:pPr>
      <w:r>
        <w:t xml:space="preserve">17 Matrix Decompositions</w:t>
      </w:r>
    </w:p>
    <w:bookmarkStart w:id="473" w:name="def-eigenvalue"/>
    <w:p>
      <w:pPr>
        <w:pStyle w:val="FirstParagraph"/>
      </w:pPr>
      <w:r>
        <w:rPr>
          <w:b/>
          <w:bCs/>
        </w:rPr>
        <w:t xml:space="preserve">Definition 95 (Eigenvalue)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m:oMath>
        <m:acc>
          <m:accPr>
            <m:chr m:val="̃"/>
          </m:accPr>
          <m:e>
            <m:r>
              <m:t>v</m:t>
            </m:r>
          </m:e>
        </m:acc>
        <m:r>
          <m:rPr>
            <m:sty m:val="p"/>
          </m:rPr>
          <m:t>≠</m:t>
        </m:r>
        <m:acc>
          <m:accPr>
            <m:chr m:val="̃"/>
          </m:accPr>
          <m:e>
            <m:r>
              <m:t>0</m:t>
            </m:r>
          </m:e>
        </m:acc>
      </m:oMath>
      <w:r>
        <w:t xml:space="preserve"> </w:t>
      </w:r>
      <w:r>
        <w:t xml:space="preserve">of length</w:t>
      </w:r>
      <w:r>
        <w:t xml:space="preserve"> </w:t>
      </w:r>
      <m:oMath>
        <m:r>
          <m:t>p</m:t>
        </m:r>
      </m:oMath>
      <w:r>
        <w:t xml:space="preserve"> </w:t>
      </w:r>
      <w:r>
        <w:t xml:space="preserve">satisfies</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t> </m:t>
          </m:r>
          <m:limLow>
            <m:e>
              <m:limLow>
                <m:e>
                  <m:acc>
                    <m:accPr>
                      <m:chr m:val="̃"/>
                    </m:accPr>
                    <m:e>
                      <m:r>
                        <m:t>v</m:t>
                      </m:r>
                    </m:e>
                  </m:acc>
                </m:e>
                <m:lim>
                  <m:r>
                    <m:rPr>
                      <m:sty m:val="p"/>
                    </m:rPr>
                    <m:t>⏟</m:t>
                  </m:r>
                </m:lim>
              </m:limLow>
            </m:e>
            <m:lim>
              <m:r>
                <m:t>p</m:t>
              </m:r>
              <m:r>
                <m:rPr>
                  <m:sty m:val="p"/>
                </m:rPr>
                <m:t>×</m:t>
              </m:r>
              <m:r>
                <m:t>1</m:t>
              </m:r>
            </m:lim>
          </m:limLow>
          <m:r>
            <m:rPr>
              <m:sty m:val="p"/>
            </m:rPr>
            <m:t>=</m:t>
          </m:r>
          <m:r>
            <m:t>λ</m:t>
          </m:r>
          <m:r>
            <m:t> </m:t>
          </m:r>
          <m:limLow>
            <m:e>
              <m:limLow>
                <m:e>
                  <m:acc>
                    <m:accPr>
                      <m:chr m:val="̃"/>
                    </m:accPr>
                    <m:e>
                      <m:r>
                        <m:t>v</m:t>
                      </m:r>
                    </m:e>
                  </m:acc>
                </m:e>
                <m:lim>
                  <m:r>
                    <m:rPr>
                      <m:sty m:val="p"/>
                    </m:rPr>
                    <m:t>⏟</m:t>
                  </m:r>
                </m:lim>
              </m:limLow>
            </m:e>
            <m:lim>
              <m:r>
                <m:t>p</m:t>
              </m:r>
              <m:r>
                <m:rPr>
                  <m:sty m:val="p"/>
                </m:rPr>
                <m:t>×</m:t>
              </m:r>
              <m:r>
                <m:t>1</m:t>
              </m:r>
            </m:lim>
          </m:limLow>
        </m:oMath>
      </m:oMathPara>
    </w:p>
    <w:bookmarkEnd w:id="473"/>
    <w:bookmarkStart w:id="474" w:name="def-eigenvector"/>
    <w:p>
      <w:pPr>
        <w:pStyle w:val="FirstParagraph"/>
      </w:pPr>
      <w:r>
        <w:rPr>
          <w:b/>
          <w:bCs/>
        </w:rPr>
        <w:t xml:space="preserve">Definition 96 (Eigenvector)</w:t>
      </w:r>
      <w:r>
        <w:t xml:space="preserve"> </w:t>
      </w:r>
      <w:r>
        <w:t xml:space="preserve">In</w:t>
      </w:r>
      <w:r>
        <w:t xml:space="preserve"> </w:t>
      </w:r>
      <w:hyperlink w:anchor="def-eigenvalue">
        <w:r>
          <w:rPr>
            <w:rStyle w:val="Hyperlink"/>
          </w:rPr>
          <w:t xml:space="preserve">Definition 95</w:t>
        </w:r>
      </w:hyperlink>
      <w:r>
        <w:t xml:space="preserve">, any such</w:t>
      </w:r>
      <w:r>
        <w:t xml:space="preserve"> </w:t>
      </w:r>
      <m:oMath>
        <m:acc>
          <m:accPr>
            <m:chr m:val="̃"/>
          </m:accPr>
          <m:e>
            <m:r>
              <m:t>v</m:t>
            </m:r>
          </m:e>
        </m:acc>
      </m:oMath>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74"/>
    <w:bookmarkStart w:id="475" w:name="exm-eigenvalue"/>
    <w:p>
      <w:pPr>
        <w:pStyle w:val="BodyText"/>
      </w:pPr>
      <w:r>
        <w:rPr>
          <w:b/>
          <w:bCs/>
        </w:rPr>
        <w:t xml:space="preserve">Example 144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75"/>
    <w:bookmarkStart w:id="476" w:name="rem-eigenvector-multiples"/>
    <w:p>
      <w:pPr>
        <w:pStyle w:val="FirstParagraph"/>
      </w:pPr>
      <w:r>
        <w:rPr>
          <w:i/>
          <w:iCs/>
        </w:rPr>
        <w:t xml:space="preserve">Remark 35</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m:oMath>
        <m:r>
          <m:t>c</m:t>
        </m:r>
        <m:r>
          <m:t> </m:t>
        </m:r>
        <m:acc>
          <m:accPr>
            <m:chr m:val="̃"/>
          </m:accPr>
          <m:e>
            <m:r>
              <m:t>v</m:t>
            </m:r>
          </m:e>
        </m:acc>
      </m:oMath>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m:oMathPara>
        <m:oMathParaPr>
          <m:jc m:val="center"/>
        </m:oMathParaPr>
        <m:oMath>
          <m:eqArr>
            <m:e>
              <m:r>
                <m:rPr>
                  <m:sty m:val="bi"/>
                </m:rPr>
                <m:t>A</m:t>
              </m:r>
              <m:r>
                <m:rPr>
                  <m:sty m:val="p"/>
                </m:rPr>
                <m:t>(</m:t>
              </m:r>
              <m:r>
                <m:t>c</m:t>
              </m:r>
              <m:r>
                <m:t> </m:t>
              </m:r>
              <m:acc>
                <m:accPr>
                  <m:chr m:val="̃"/>
                </m:accPr>
                <m:e>
                  <m:r>
                    <m:t>v</m:t>
                  </m:r>
                </m:e>
              </m:acc>
              <m:r>
                <m:rPr>
                  <m:sty m:val="p"/>
                </m:rPr>
                <m:t>)</m:t>
              </m:r>
              <m:r>
                <m:t>&amp;</m:t>
              </m:r>
              <m:r>
                <m:rPr>
                  <m:sty m:val="p"/>
                </m:rPr>
                <m:t>=</m:t>
              </m:r>
              <m:r>
                <m:t>c</m:t>
              </m:r>
              <m:r>
                <m:t> </m:t>
              </m:r>
              <m:r>
                <m:rPr>
                  <m:sty m:val="bi"/>
                </m:rPr>
                <m:t>A</m:t>
              </m:r>
              <m:acc>
                <m:accPr>
                  <m:chr m:val="̃"/>
                </m:accPr>
                <m:e>
                  <m:r>
                    <m:t>v</m:t>
                  </m:r>
                </m:e>
              </m:acc>
              <m:r>
                <m:t>&amp;</m:t>
              </m:r>
              <m:r>
                <m:t>&amp;</m:t>
              </m:r>
              <m:r>
                <m:rPr>
                  <m:nor/>
                  <m:sty m:val="p"/>
                </m:rPr>
                <m:t>(move the scalar </m:t>
              </m:r>
              <m:r>
                <m:t>c</m:t>
              </m:r>
              <m:r>
                <m:rPr>
                  <m:nor/>
                  <m:sty m:val="p"/>
                </m:rPr>
                <m:t> to the front)</m:t>
              </m:r>
            </m:e>
            <m:e>
              <m:r>
                <m:t>&amp;</m:t>
              </m:r>
              <m:r>
                <m:rPr>
                  <m:sty m:val="p"/>
                </m:rPr>
                <m:t>=</m:t>
              </m:r>
              <m:r>
                <m:t>c</m:t>
              </m:r>
              <m:r>
                <m:t> </m:t>
              </m:r>
              <m:r>
                <m:t>λ</m:t>
              </m:r>
              <m:acc>
                <m:accPr>
                  <m:chr m:val="̃"/>
                </m:accPr>
                <m:e>
                  <m:r>
                    <m:t>v</m:t>
                  </m:r>
                </m:e>
              </m:acc>
              <m:r>
                <m:t>&amp;</m:t>
              </m:r>
              <m:r>
                <m:t>&amp;</m:t>
              </m:r>
              <m:r>
                <m:rPr>
                  <m:nor/>
                  <m:sty m:val="p"/>
                </m:rPr>
                <m:t>(</m:t>
              </m:r>
              <m:acc>
                <m:accPr>
                  <m:chr m:val="̃"/>
                </m:accPr>
                <m:e>
                  <m:r>
                    <m:t>v</m:t>
                  </m:r>
                </m:e>
              </m:acc>
              <m:r>
                <m:rPr>
                  <m:nor/>
                  <m:sty m:val="p"/>
                </m:rPr>
                <m:t> is an eigenvector for </m:t>
              </m:r>
              <m:r>
                <m:t>λ</m:t>
              </m:r>
              <m:r>
                <m:rPr>
                  <m:nor/>
                  <m:sty m:val="p"/>
                </m:rPr>
                <m:t>)</m:t>
              </m:r>
            </m:e>
            <m:e>
              <m:r>
                <m:t>&amp;</m:t>
              </m:r>
              <m:r>
                <m:rPr>
                  <m:sty m:val="p"/>
                </m:rPr>
                <m:t>=</m:t>
              </m:r>
              <m:r>
                <m:t>λ</m:t>
              </m:r>
              <m:r>
                <m:t> </m:t>
              </m:r>
              <m:r>
                <m:rPr>
                  <m:sty m:val="p"/>
                </m:rPr>
                <m:t>(</m:t>
              </m:r>
              <m:r>
                <m:t>c</m:t>
              </m:r>
              <m:r>
                <m:t> </m:t>
              </m:r>
              <m:acc>
                <m:accPr>
                  <m:chr m:val="̃"/>
                </m:accPr>
                <m:e>
                  <m:r>
                    <m:t>v</m:t>
                  </m:r>
                </m:e>
              </m:acc>
              <m:r>
                <m:rPr>
                  <m:sty m:val="p"/>
                </m:rPr>
                <m:t>)</m:t>
              </m:r>
              <m:r>
                <m:t>&amp;</m:t>
              </m:r>
              <m:r>
                <m:t>&amp;</m:t>
              </m:r>
              <m:r>
                <m:rPr>
                  <m:nor/>
                  <m:sty m:val="p"/>
                </m:rPr>
                <m:t>(multiplication of numbers is commutative)</m:t>
              </m:r>
            </m:e>
          </m:eqArr>
        </m:oMath>
      </m:oMathPara>
    </w:p>
    <w:p>
      <w:pPr>
        <w:pStyle w:val="FirstParagraph"/>
      </w:pPr>
      <w:r>
        <w:t xml:space="preserve">For example, in</w:t>
      </w:r>
      <w:r>
        <w:t xml:space="preserve"> </w:t>
      </w:r>
      <w:hyperlink w:anchor="exm-eigenvalue">
        <w:r>
          <w:rPr>
            <w:rStyle w:val="Hyperlink"/>
          </w:rPr>
          <w:t xml:space="preserve">Example 144</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76"/>
    <w:bookmarkStart w:id="477" w:name="exm-not-eigenvector"/>
    <w:p>
      <w:pPr>
        <w:pStyle w:val="FirstParagraph"/>
      </w:pPr>
      <w:r>
        <w:rPr>
          <w:b/>
          <w:bCs/>
        </w:rPr>
        <w:t xml:space="preserve">Example 145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77"/>
    <w:bookmarkStart w:id="479" w:name="rem-real-eigenvalues"/>
    <w:p>
      <w:pPr>
        <w:pStyle w:val="BodyText"/>
      </w:pPr>
      <w:r>
        <w:rPr>
          <w:i/>
          <w:iCs/>
        </w:rPr>
        <w:t xml:space="preserve">Remark 36</w:t>
      </w:r>
      <w:r>
        <w:t xml:space="preserve"> (Real and complex eigenvalues). </w:t>
      </w:r>
      <w:r>
        <w:t xml:space="preserve">These notes take</w:t>
      </w:r>
      <w:r>
        <w:t xml:space="preserve"> </w:t>
      </w:r>
      <m:oMath>
        <m:r>
          <m:t>λ</m:t>
        </m:r>
      </m:oMath>
      <w:r>
        <w:t xml:space="preserve"> </w:t>
      </w:r>
      <w:r>
        <w:t xml:space="preserve">and</w:t>
      </w:r>
      <w:r>
        <w:t xml:space="preserve"> </w:t>
      </w:r>
      <m:oMath>
        <m:acc>
          <m:accPr>
            <m:chr m:val="̃"/>
          </m:accPr>
          <m:e>
            <m:r>
              <m:t>v</m:t>
            </m:r>
          </m:e>
        </m:acc>
      </m:oMath>
      <w:r>
        <w:t xml:space="preserve"> </w:t>
      </w:r>
      <w:r>
        <w:t xml:space="preserve">to be real.</w:t>
      </w:r>
      <w:r>
        <w:t xml:space="preserve"> </w:t>
      </w:r>
      <w:r>
        <w:t xml:space="preserve">Banerjee and Roy (2014, chap. 11, Definition 11.1, pp. 312-313)</w:t>
      </w:r>
      <w:r>
        <w:t xml:space="preserve"> </w:t>
      </w:r>
      <w:r>
        <w:t xml:space="preserve">also allows</w:t>
      </w:r>
      <w:r>
        <w:t xml:space="preserve"> </w:t>
      </w:r>
      <w:hyperlink r:id="rId478">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(Banerjee and Roy 2014, chap.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m:oMath>
        <m:r>
          <m:rPr>
            <m:sty m:val="bi"/>
          </m:rPr>
          <m:t>R</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rPr>
            <m:sty m:val="bi"/>
          </m:rPr>
          <m:t>R</m:t>
        </m:r>
      </m:oMath>
      <w:r>
        <w:t xml:space="preserve"> </w:t>
      </w:r>
      <w:r>
        <w:t xml:space="preserve">has no real eigenvalue.</w:t>
      </w:r>
    </w:p>
    <w:bookmarkEnd w:id="479"/>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80" name="Picture"/>
                  <a:graphic>
                    <a:graphicData uri="http://schemas.openxmlformats.org/drawingml/2006/picture">
                      <pic:pic>
                        <pic:nvPicPr>
                          <pic:cNvPr descr="/opt/quarto/share/formats/docx/tip.png" id="481"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50">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3"/>
              </w:numPr>
            </w:pPr>
            <w:hyperlink r:id="rId482">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95</w:t>
              </w:r>
            </w:hyperlink>
            <w:r>
              <w:t xml:space="preserve">).</w:t>
            </w:r>
          </w:p>
          <w:p/>
        </w:tc>
      </w:tr>
    </w:tbl>
    <w:bookmarkStart w:id="483" w:name="thm-spectral"/>
    <w:p>
      <w:pPr>
        <w:pStyle w:val="FirstParagraph"/>
      </w:pPr>
      <w:r>
        <w:rPr>
          <w:b/>
          <w:bCs/>
        </w:rPr>
        <w:t xml:space="preserve">Theorem 77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82</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89</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83"/>
    <w:bookmarkStart w:id="484" w:name="rem-spectral-equivalent-form"/>
    <w:p>
      <w:pPr>
        <w:pStyle w:val="BodyText"/>
      </w:pPr>
      <w:r>
        <w:rPr>
          <w:i/>
          <w:iCs/>
        </w:rPr>
        <w:t xml:space="preserve">Remark 37</w:t>
      </w:r>
      <w:r>
        <w:t xml:space="preserve"> (An equivalent form of the spectral theorem). </w:t>
      </w:r>
      <w:r>
        <w:t xml:space="preserve">The proof, by</w:t>
      </w:r>
      <w:r>
        <w:t xml:space="preserve"> </w:t>
      </w:r>
      <w:hyperlink r:id="rId142">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(2014, chap.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30</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144</w:t>
        </w:r>
      </w:hyperlink>
      <w:r>
        <w:t xml:space="preserve"> </w:t>
      </w:r>
      <w:r>
        <w:t xml:space="preserve">on its diagonal.</w:t>
      </w:r>
    </w:p>
    <w:bookmarkEnd w:id="484"/>
    <w:bookmarkStart w:id="485" w:name="def-eigendecomposition"/>
    <w:p>
      <w:pPr>
        <w:pStyle w:val="BodyText"/>
      </w:pPr>
      <w:r>
        <w:rPr>
          <w:b/>
          <w:bCs/>
        </w:rPr>
        <w:t xml:space="preserve">Definition 97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83</w:t>
        </w:r>
      </w:hyperlink>
      <w:r>
        <w:t xml:space="preserve">).</w:t>
      </w:r>
    </w:p>
    <w:bookmarkEnd w:id="485"/>
    <w:bookmarkStart w:id="486" w:name="exm-spectral"/>
    <w:p>
      <w:pPr>
        <w:pStyle w:val="BodyText"/>
      </w:pPr>
      <w:r>
        <w:rPr>
          <w:b/>
          <w:bCs/>
        </w:rPr>
        <w:t xml:space="preserve">Example 146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144</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15</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16</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19</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86"/>
    <w:bookmarkStart w:id="487" w:name="rem-eigendecomposition-not-unique"/>
    <w:p>
      <w:pPr>
        <w:pStyle w:val="BodyText"/>
      </w:pPr>
      <w:r>
        <w:rPr>
          <w:i/>
          <w:iCs/>
        </w:rPr>
        <w:t xml:space="preserve">Remark 38</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146</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487"/>
    <w:bookmarkStart w:id="488" w:name="thm-svd"/>
    <w:p>
      <w:pPr>
        <w:pStyle w:val="FirstParagraph"/>
      </w:pPr>
      <w:r>
        <w:rPr>
          <w:b/>
          <w:bCs/>
        </w:rPr>
        <w:t xml:space="preserve">Theorem 78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44</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89</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488"/>
    <w:bookmarkStart w:id="489" w:name="rem-svd-any-matrix"/>
    <w:p>
      <w:pPr>
        <w:pStyle w:val="BodyText"/>
      </w:pPr>
      <w:r>
        <w:rPr>
          <w:i/>
          <w:iCs/>
        </w:rPr>
        <w:t xml:space="preserve">Remark 39</w:t>
      </w:r>
      <w:r>
        <w:t xml:space="preserve"> (The SVD applies to every real matrix). </w:t>
      </w:r>
      <w:r>
        <w:t xml:space="preserve">The proof is outside the scope of these notes;</w:t>
      </w:r>
      <w:r>
        <w:t xml:space="preserve"> </w:t>
      </w:r>
      <w:r>
        <w:t xml:space="preserve">see</w:t>
      </w:r>
      <w:r>
        <w:t xml:space="preserve"> </w:t>
      </w:r>
      <w:r>
        <w:t xml:space="preserve">Banerjee and Roy (2014, chap. 12, Theorem 12.1, p. 373)</w:t>
      </w:r>
      <w:r>
        <w:t xml:space="preserve">.</w:t>
      </w:r>
      <w:r>
        <w:t xml:space="preserve"> </w:t>
      </w:r>
      <w:r>
        <w:t xml:space="preserve">Unlike the spectral theorem (</w:t>
      </w:r>
      <w:hyperlink w:anchor="thm-spectral">
        <w:r>
          <w:rPr>
            <w:rStyle w:val="Hyperlink"/>
          </w:rPr>
          <w:t xml:space="preserve">Theorem 77</w:t>
        </w:r>
      </w:hyperlink>
      <w:r>
        <w:t xml:space="preserve">),</w:t>
      </w:r>
      <w:r>
        <w:t xml:space="preserve"> </w:t>
      </w:r>
      <w:hyperlink w:anchor="thm-svd">
        <w:r>
          <w:rPr>
            <w:rStyle w:val="Hyperlink"/>
          </w:rPr>
          <w:t xml:space="preserve">Theorem 78</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77</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78</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146</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489"/>
    <w:bookmarkStart w:id="490" w:name="def-svd"/>
    <w:p>
      <w:pPr>
        <w:pStyle w:val="BodyText"/>
      </w:pPr>
      <w:r>
        <w:rPr>
          <w:b/>
          <w:bCs/>
        </w:rPr>
        <w:t xml:space="preserve">Definition 98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78</w:t>
        </w:r>
      </w:hyperlink>
      <w:r>
        <w:t xml:space="preserve">.</w:t>
      </w:r>
    </w:p>
    <w:bookmarkEnd w:id="490"/>
    <w:bookmarkStart w:id="491" w:name="def-singular-values"/>
    <w:p>
      <w:pPr>
        <w:pStyle w:val="BodyText"/>
      </w:pPr>
      <w:r>
        <w:rPr>
          <w:b/>
          <w:bCs/>
        </w:rPr>
        <w:t xml:space="preserve">Definition 99 (Singular values)</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in a singular value decomposition of</w:t>
      </w:r>
      <w:r>
        <w:t xml:space="preserve"> </w:t>
      </w:r>
      <m:oMath>
        <m:r>
          <m:rPr>
            <m:sty m:val="bi"/>
          </m:rPr>
          <m:t>A</m:t>
        </m:r>
      </m:oMath>
      <w:r>
        <w:t xml:space="preserve"> </w:t>
      </w:r>
      <w:r>
        <w:t xml:space="preserve">(</w:t>
      </w:r>
      <w:hyperlink w:anchor="def-svd">
        <w:r>
          <w:rPr>
            <w:rStyle w:val="Hyperlink"/>
          </w:rPr>
          <w:t xml:space="preserve">Definition 98</w:t>
        </w:r>
      </w:hyperlink>
      <w:r>
        <w:t xml:space="preserve">)</w:t>
      </w:r>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491"/>
    <w:bookmarkStart w:id="492" w:name="exm-svd"/>
    <w:p>
      <w:pPr>
        <w:pStyle w:val="BodyText"/>
      </w:pPr>
      <w:r>
        <w:rPr>
          <w:b/>
          <w:bCs/>
        </w:rPr>
        <w:t xml:space="preserve">Example 147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146</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m:oMath>
        <m:sSub>
          <m:e>
            <m:acc>
              <m:accPr>
                <m:chr m:val="̃"/>
              </m:accPr>
              <m:e>
                <m:r>
                  <m:t>u</m:t>
                </m:r>
              </m:e>
            </m:acc>
          </m:e>
          <m:sub>
            <m:r>
              <m:t>1</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f>
          <m:fPr>
            <m:type m:val="bar"/>
          </m:fPr>
          <m:num>
            <m:r>
              <m:t>1</m:t>
            </m:r>
          </m:num>
          <m:den>
            <m:rad>
              <m:radPr>
                <m:degHide m:val="on"/>
              </m:radPr>
              <m:deg/>
              <m:e>
                <m:r>
                  <m:t>2</m:t>
                </m:r>
              </m:e>
            </m:rad>
          </m:den>
        </m:f>
        <m:r>
          <m:rPr>
            <m:sty m:val="p"/>
          </m:rPr>
          <m:t>)</m:t>
        </m:r>
      </m:oMath>
      <w:r>
        <w:t xml:space="preserve">,</w:t>
      </w:r>
      <w:r>
        <w:t xml:space="preserve"> </w:t>
      </w:r>
      <m:oMath>
        <m:sSub>
          <m:e>
            <m:acc>
              <m:accPr>
                <m:chr m:val="̃"/>
              </m:accPr>
              <m:e>
                <m:r>
                  <m:t>u</m:t>
                </m:r>
              </m:e>
            </m:acc>
          </m:e>
          <m:sub>
            <m:r>
              <m:t>2</m:t>
            </m:r>
          </m:sub>
        </m:sSub>
        <m:r>
          <m:rPr>
            <m:sty m:val="p"/>
          </m:rPr>
          <m:t>=</m:t>
        </m:r>
        <m:r>
          <m:rPr>
            <m:sty m:val="p"/>
          </m:rPr>
          <m:t>(</m:t>
        </m:r>
        <m:r>
          <m:t>0</m:t>
        </m:r>
        <m:r>
          <m:rPr>
            <m:sty m:val="p"/>
          </m:rPr>
          <m:t>,</m:t>
        </m:r>
        <m:r>
          <m:t>1</m:t>
        </m:r>
        <m:r>
          <m:rPr>
            <m:sty m:val="p"/>
          </m:rPr>
          <m:t>,</m:t>
        </m:r>
        <m:r>
          <m:t>0</m:t>
        </m:r>
        <m:r>
          <m:rPr>
            <m:sty m:val="p"/>
          </m:rPr>
          <m:t>)</m:t>
        </m:r>
      </m:oMath>
      <w:r>
        <w:t xml:space="preserve"> </w:t>
      </w:r>
      <w:r>
        <w:t xml:space="preserve">and</w:t>
      </w:r>
      <w:r>
        <w:t xml:space="preserve"> </w:t>
      </w:r>
      <m:oMath>
        <m:sSub>
          <m:e>
            <m:acc>
              <m:accPr>
                <m:chr m:val="̃"/>
              </m:accPr>
              <m:e>
                <m:r>
                  <m:t>u</m:t>
                </m:r>
              </m:e>
            </m:acc>
          </m:e>
          <m:sub>
            <m:r>
              <m:t>3</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r>
          <m:rPr>
            <m:sty m:val="p"/>
          </m:rPr>
          <m:t>−</m:t>
        </m:r>
        <m:f>
          <m:fPr>
            <m:type m:val="bar"/>
          </m:fPr>
          <m:num>
            <m:r>
              <m:t>1</m:t>
            </m:r>
          </m:num>
          <m:den>
            <m:rad>
              <m:radPr>
                <m:degHide m:val="on"/>
              </m:radPr>
              <m:deg/>
              <m:e>
                <m:r>
                  <m:t>2</m:t>
                </m:r>
              </m:e>
            </m:rad>
          </m:den>
        </m:f>
        <m:r>
          <m:rPr>
            <m:sty m:val="p"/>
          </m:rPr>
          <m:t>)</m:t>
        </m:r>
      </m:oMath>
      <w:r>
        <w:t xml:space="preserve">:</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u</m:t>
                      </m:r>
                    </m:e>
                  </m:acc>
                </m:e>
                <m:sub>
                  <m:r>
                    <m:t>1</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2</m:t>
                  </m:r>
                </m:sub>
              </m:sSub>
              <m:r>
                <m:t>&amp;</m:t>
              </m:r>
              <m:r>
                <m:rPr>
                  <m:sty m:val="p"/>
                </m:rPr>
                <m:t>=</m:t>
              </m:r>
              <m:r>
                <m:t>0</m:t>
              </m:r>
              <m:r>
                <m:rPr>
                  <m:sty m:val="p"/>
                </m:rPr>
                <m:t>⋅</m:t>
              </m:r>
              <m:r>
                <m:t>0</m:t>
              </m:r>
              <m:r>
                <m:rPr>
                  <m:sty m:val="p"/>
                </m:rPr>
                <m:t>+</m:t>
              </m:r>
              <m:r>
                <m:t>1</m:t>
              </m:r>
              <m:r>
                <m:rPr>
                  <m:sty m:val="p"/>
                </m:rPr>
                <m:t>⋅</m:t>
              </m:r>
              <m:r>
                <m:t>1</m:t>
              </m:r>
              <m:r>
                <m:rPr>
                  <m:sty m:val="p"/>
                </m:rPr>
                <m:t>+</m:t>
              </m:r>
              <m:r>
                <m:t>0</m:t>
              </m:r>
              <m:r>
                <m:rPr>
                  <m:sty m:val="p"/>
                </m:rPr>
                <m:t>⋅</m:t>
              </m:r>
              <m:r>
                <m:t>0</m:t>
              </m:r>
              <m:r>
                <m:t>&amp;</m:t>
              </m:r>
              <m:r>
                <m:t>&amp;</m:t>
              </m:r>
              <m:r>
                <m:rPr>
                  <m:nor/>
                  <m:sty m:val="p"/>
                </m:rPr>
                <m:t>(definition of the dot product)</m:t>
              </m:r>
            </m:e>
            <m:e>
              <m:r>
                <m:t>&amp;</m:t>
              </m:r>
              <m:r>
                <m:rPr>
                  <m:sty m:val="p"/>
                </m:rPr>
                <m:t>=</m:t>
              </m:r>
              <m:r>
                <m:t>0</m:t>
              </m:r>
              <m:r>
                <m:rPr>
                  <m:sty m:val="p"/>
                </m:rPr>
                <m:t>+</m:t>
              </m:r>
              <m:r>
                <m:t>1</m:t>
              </m:r>
              <m:r>
                <m:rPr>
                  <m:sty m:val="p"/>
                </m:rPr>
                <m:t>+</m:t>
              </m:r>
              <m:r>
                <m:t>0</m:t>
              </m:r>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3</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2</m:t>
                  </m:r>
                </m:sub>
              </m:sSub>
              <m:r>
                <m:t>&amp;</m:t>
              </m:r>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1</m:t>
              </m:r>
              <m:r>
                <m:rPr>
                  <m:sty m:val="p"/>
                </m:rPr>
                <m:t>+</m:t>
              </m:r>
              <m:f>
                <m:fPr>
                  <m:type m:val="lin"/>
                </m:fPr>
                <m:num>
                  <m:r>
                    <m:t>1</m:t>
                  </m:r>
                </m:num>
                <m:den>
                  <m:rad>
                    <m:radPr>
                      <m:degHide m:val="on"/>
                    </m:radPr>
                    <m:deg/>
                    <m:e>
                      <m:r>
                        <m:t>2</m:t>
                      </m:r>
                    </m:e>
                  </m:rad>
                </m:den>
              </m:f>
              <m:r>
                <m:rPr>
                  <m:sty m:val="p"/>
                </m:rPr>
                <m:t>⋅</m:t>
              </m:r>
              <m:r>
                <m:t>0</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3</m:t>
                  </m:r>
                </m:sub>
              </m:sSub>
              <m:r>
                <m:t>&amp;</m:t>
              </m:r>
              <m:r>
                <m:rPr>
                  <m:sty m:val="p"/>
                </m:rPr>
                <m:t>=</m:t>
              </m:r>
              <m:r>
                <m:t>0</m:t>
              </m:r>
              <m:r>
                <m:rPr>
                  <m:sty m:val="p"/>
                </m:rPr>
                <m:t>⋅</m:t>
              </m:r>
              <m:f>
                <m:fPr>
                  <m:type m:val="lin"/>
                </m:fPr>
                <m:num>
                  <m:r>
                    <m:t>1</m:t>
                  </m:r>
                </m:num>
                <m:den>
                  <m:rad>
                    <m:radPr>
                      <m:degHide m:val="on"/>
                    </m:radPr>
                    <m:deg/>
                    <m:e>
                      <m:r>
                        <m:t>2</m:t>
                      </m:r>
                    </m:e>
                  </m:rad>
                </m:den>
              </m:f>
              <m:r>
                <m:rPr>
                  <m:sty m:val="p"/>
                </m:rPr>
                <m:t>+</m:t>
              </m:r>
              <m:r>
                <m:t>1</m:t>
              </m:r>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92"/>
    <w:bookmarkStart w:id="493" w:name="rem-svd-not-unique"/>
    <w:p>
      <w:pPr>
        <w:pStyle w:val="BodyText"/>
      </w:pPr>
      <w:r>
        <w:rPr>
          <w:i/>
          <w:iCs/>
        </w:rPr>
        <w:t xml:space="preserve">Remark 40</w:t>
      </w:r>
      <w:r>
        <w:t xml:space="preserve"> (An SVD is not unique). </w:t>
      </w:r>
      <w:r>
        <w:t xml:space="preserve">An SVD is not unique</w:t>
      </w:r>
      <w:r>
        <w:t xml:space="preserve"> </w:t>
      </w:r>
      <w:r>
        <w:t xml:space="preserve">(Banerjee and Roy 2014, chap.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(Banerjee and Roy 2014, chap. 12, pp. 371 and 378)</w:t>
      </w:r>
      <w:r>
        <w:t xml:space="preserve">.</w:t>
      </w:r>
    </w:p>
    <w:p>
      <w:pPr>
        <w:pStyle w:val="BodyText"/>
      </w:pPr>
      <w:r>
        <w:t xml:space="preserve">For example, in</w:t>
      </w:r>
      <w:r>
        <w:t xml:space="preserve"> </w:t>
      </w:r>
      <w:hyperlink w:anchor="exm-svd">
        <w:r>
          <w:rPr>
            <w:rStyle w:val="Hyperlink"/>
          </w:rPr>
          <w:t xml:space="preserve">Example 147</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93"/>
    <w:bookmarkStart w:id="494" w:name="rem-svd-zero-singular-values"/>
    <w:p>
      <w:pPr>
        <w:pStyle w:val="BodyText"/>
      </w:pPr>
      <w:r>
        <w:rPr>
          <w:i/>
          <w:iCs/>
        </w:rPr>
        <w:t xml:space="preserve">Remark 41</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ingular-values">
        <w:r>
          <w:rPr>
            <w:rStyle w:val="Hyperlink"/>
          </w:rPr>
          <w:t xml:space="preserve">Definition 99</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494"/>
    <w:bookmarkStart w:id="495" w:name="thm-svd-evd"/>
    <w:p>
      <w:pPr>
        <w:pStyle w:val="BodyText"/>
      </w:pPr>
      <w:r>
        <w:rPr>
          <w:b/>
          <w:bCs/>
        </w:rPr>
        <w:t xml:space="preserve">Theorem 79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98</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82</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97</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495"/>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19</w:t>
        </w:r>
      </w:hyperlink>
      <w:r>
        <w:t xml:space="preserve">,</w:t>
      </w:r>
      <w:r>
        <w:t xml:space="preserve"> </w:t>
      </w:r>
      <w:r>
        <w:t xml:space="preserve">and the second follows from</w:t>
      </w:r>
      <w:r>
        <w:t xml:space="preserve"> </w:t>
      </w:r>
      <w:hyperlink w:anchor="def-matrix-transpose">
        <w:r>
          <w:rPr>
            <w:rStyle w:val="Hyperlink"/>
          </w:rPr>
          <w:t xml:space="preserve">Definition 22</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m:oMath>
        <m:sSub>
          <m:e>
            <m:acc>
              <m:accPr>
                <m:chr m:val="̃"/>
              </m:accPr>
              <m:e>
                <m:r>
                  <m:t>v</m:t>
                </m:r>
              </m:e>
            </m:acc>
          </m:e>
          <m:sub>
            <m:r>
              <m:t>i</m:t>
            </m:r>
          </m:sub>
        </m:sSub>
      </m:oMath>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m:oMath>
        <m:sSub>
          <m:e>
            <m:acc>
              <m:accPr>
                <m:chr m:val="̃"/>
              </m:accPr>
              <m:e>
                <m:r>
                  <m:t>e</m:t>
                </m:r>
              </m:e>
            </m:acc>
          </m:e>
          <m:sub>
            <m:r>
              <m:t>i</m:t>
            </m:r>
          </m:sub>
        </m:sSub>
      </m:oMath>
      <w:r>
        <w:t xml:space="preserve"> </w:t>
      </w:r>
      <w:r>
        <w:t xml:space="preserve">for the indicator vector (</w:t>
      </w:r>
      <w:hyperlink w:anchor="def-indicator-vector">
        <w:r>
          <w:rPr>
            <w:rStyle w:val="Hyperlink"/>
          </w:rPr>
          <w:t xml:space="preserve">Definition 14</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m:oMath>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r>
                <m:t> </m:t>
              </m:r>
              <m:sSub>
                <m:e>
                  <m:acc>
                    <m:accPr>
                      <m:chr m:val="̃"/>
                    </m:accPr>
                    <m:e>
                      <m:r>
                        <m:t>v</m:t>
                      </m:r>
                    </m:e>
                  </m:acc>
                </m:e>
                <m:sub>
                  <m:r>
                    <m:t>i</m:t>
                  </m:r>
                </m:sub>
              </m:sSub>
              <m:r>
                <m:t>&amp;</m:t>
              </m:r>
              <m:r>
                <m:rPr>
                  <m:sty m:val="p"/>
                </m:rPr>
                <m:t>=</m:t>
              </m:r>
              <m:r>
                <m:rPr>
                  <m:sty m:val="bi"/>
                </m:rPr>
                <m:t>V</m:t>
              </m:r>
              <m:r>
                <m:rPr>
                  <m:sty m:val="b"/>
                </m:rPr>
                <m:t>Λ</m:t>
              </m:r>
              <m:r>
                <m:t> </m:t>
              </m:r>
              <m:sSup>
                <m:e>
                  <m:r>
                    <m:rPr>
                      <m:sty m:val="bi"/>
                    </m:rPr>
                    <m:t>V</m:t>
                  </m:r>
                </m:e>
                <m:sup>
                  <m:r>
                    <m:rPr>
                      <m:sty m:val="p"/>
                    </m:rPr>
                    <m:t>⊤</m:t>
                  </m:r>
                </m:sup>
              </m:sSup>
              <m:sSub>
                <m:e>
                  <m:acc>
                    <m:accPr>
                      <m:chr m:val="̃"/>
                    </m:accPr>
                    <m:e>
                      <m:r>
                        <m:t>v</m:t>
                      </m:r>
                    </m:e>
                  </m:acc>
                </m:e>
                <m:sub>
                  <m:r>
                    <m:t>i</m:t>
                  </m:r>
                </m:sub>
              </m:sSub>
              <m:r>
                <m:t>&amp;</m:t>
              </m:r>
              <m:r>
                <m:t>&amp;</m:t>
              </m:r>
              <m:r>
                <m:rPr>
                  <m:nor/>
                  <m:sty m:val="p"/>
                </m:rPr>
                <m:t>(the factorization)</m:t>
              </m:r>
            </m:e>
            <m:e>
              <m:r>
                <m:t>&amp;</m:t>
              </m:r>
              <m:r>
                <m:rPr>
                  <m:sty m:val="p"/>
                </m:rPr>
                <m:t>=</m:t>
              </m:r>
              <m:r>
                <m:rPr>
                  <m:sty m:val="bi"/>
                </m:rPr>
                <m:t>V</m:t>
              </m:r>
              <m:r>
                <m:rPr>
                  <m:sty m:val="b"/>
                </m:rPr>
                <m:t>Λ</m:t>
              </m:r>
              <m:r>
                <m:t> </m:t>
              </m:r>
              <m:sSub>
                <m:e>
                  <m:acc>
                    <m:accPr>
                      <m:chr m:val="̃"/>
                    </m:accPr>
                    <m:e>
                      <m:r>
                        <m:t>e</m:t>
                      </m:r>
                    </m:e>
                  </m:acc>
                </m:e>
                <m:sub>
                  <m:r>
                    <m:t>i</m:t>
                  </m:r>
                </m:sub>
              </m:sSub>
              <m:r>
                <m:t>&amp;</m:t>
              </m:r>
              <m:r>
                <m:t>&amp;</m:t>
              </m:r>
              <m:r>
                <m:rPr>
                  <m:nor/>
                  <m:sty m:val="p"/>
                </m:rPr>
                <m:t>(</m:t>
              </m:r>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r>
                <m:rPr>
                  <m:nor/>
                  <m:sty m:val="p"/>
                </m:rPr>
                <m:t>)</m:t>
              </m:r>
            </m:e>
            <m:e>
              <m:r>
                <m:t>&amp;</m:t>
              </m:r>
              <m:r>
                <m:rPr>
                  <m:sty m:val="p"/>
                </m:rPr>
                <m:t>=</m:t>
              </m:r>
              <m:r>
                <m:rPr>
                  <m:sty m:val="bi"/>
                </m:rPr>
                <m:t>V</m:t>
              </m:r>
              <m:r>
                <m:t> </m:t>
              </m:r>
              <m:r>
                <m:rPr>
                  <m:sty m:val="p"/>
                </m:rPr>
                <m:t>(</m:t>
              </m:r>
              <m:sSub>
                <m:e>
                  <m:r>
                    <m:t>λ</m:t>
                  </m:r>
                </m:e>
                <m:sub>
                  <m:r>
                    <m:t>i</m:t>
                  </m:r>
                </m:sub>
              </m:sSub>
              <m:r>
                <m:t> </m:t>
              </m:r>
              <m:sSub>
                <m:e>
                  <m:acc>
                    <m:accPr>
                      <m:chr m:val="̃"/>
                    </m:accPr>
                    <m:e>
                      <m:r>
                        <m:t>e</m:t>
                      </m:r>
                    </m:e>
                  </m:acc>
                </m:e>
                <m:sub>
                  <m:r>
                    <m:t>i</m:t>
                  </m:r>
                </m:sub>
              </m:sSub>
              <m:r>
                <m:rPr>
                  <m:sty m:val="p"/>
                </m:rPr>
                <m:t>)</m:t>
              </m:r>
              <m:r>
                <m:t>&amp;</m:t>
              </m:r>
              <m:r>
                <m:t>&amp;</m:t>
              </m:r>
              <m:r>
                <m:rPr>
                  <m:nor/>
                  <m:sty m:val="p"/>
                </m:rPr>
                <m:t>(column </m:t>
              </m:r>
              <m:r>
                <m:t>i</m:t>
              </m:r>
              <m:r>
                <m:rPr>
                  <m:nor/>
                  <m:sty m:val="p"/>
                </m:rPr>
                <m:t> of the diagonal matrix </m:t>
              </m:r>
              <m:r>
                <m:rPr>
                  <m:sty m:val="b"/>
                </m:rPr>
                <m:t>Λ</m:t>
              </m:r>
              <m:r>
                <m:rPr>
                  <m:nor/>
                  <m:sty m:val="p"/>
                </m:rPr>
                <m:t>)</m:t>
              </m:r>
            </m:e>
            <m:e>
              <m:r>
                <m:t>&amp;</m:t>
              </m:r>
              <m:r>
                <m:rPr>
                  <m:sty m:val="p"/>
                </m:rPr>
                <m:t>=</m:t>
              </m:r>
              <m:sSub>
                <m:e>
                  <m:r>
                    <m:t>λ</m:t>
                  </m:r>
                </m:e>
                <m:sub>
                  <m:r>
                    <m:t>i</m:t>
                  </m:r>
                </m:sub>
              </m:sSub>
              <m:r>
                <m:t> </m:t>
              </m:r>
              <m:r>
                <m:rPr>
                  <m:sty m:val="bi"/>
                </m:rPr>
                <m:t>V</m:t>
              </m:r>
              <m:sSub>
                <m:e>
                  <m:acc>
                    <m:accPr>
                      <m:chr m:val="̃"/>
                    </m:accPr>
                    <m:e>
                      <m:r>
                        <m:t>e</m:t>
                      </m:r>
                    </m:e>
                  </m:acc>
                </m:e>
                <m:sub>
                  <m:r>
                    <m:t>i</m:t>
                  </m:r>
                </m:sub>
              </m:sSub>
              <m:r>
                <m:t>&amp;</m:t>
              </m:r>
              <m:r>
                <m:t>&amp;</m:t>
              </m:r>
              <m:r>
                <m:rPr>
                  <m:nor/>
                  <m:sty m:val="p"/>
                </m:rPr>
                <m:t>(move the scalar </m:t>
              </m:r>
              <m:sSub>
                <m:e>
                  <m:r>
                    <m:t>λ</m:t>
                  </m:r>
                </m:e>
                <m:sub>
                  <m:r>
                    <m:t>i</m:t>
                  </m:r>
                </m:sub>
              </m:sSub>
              <m:r>
                <m:rPr>
                  <m:nor/>
                  <m:sty m:val="p"/>
                </m:rPr>
                <m:t> to the front)</m:t>
              </m:r>
            </m:e>
            <m:e>
              <m:r>
                <m:t>&amp;</m:t>
              </m:r>
              <m:r>
                <m:rPr>
                  <m:sty m:val="p"/>
                </m:rPr>
                <m:t>=</m:t>
              </m:r>
              <m:sSub>
                <m:e>
                  <m:r>
                    <m:t>λ</m:t>
                  </m:r>
                </m:e>
                <m:sub>
                  <m:r>
                    <m:t>i</m:t>
                  </m:r>
                </m:sub>
              </m:sSub>
              <m:r>
                <m:t> </m:t>
              </m:r>
              <m:sSub>
                <m:e>
                  <m:acc>
                    <m:accPr>
                      <m:chr m:val="̃"/>
                    </m:accPr>
                    <m:e>
                      <m:r>
                        <m:t>v</m:t>
                      </m:r>
                    </m:e>
                  </m:acc>
                </m:e>
                <m:sub>
                  <m:r>
                    <m:t>i</m:t>
                  </m:r>
                </m:sub>
              </m:sSub>
              <m:r>
                <m:t>&amp;</m:t>
              </m:r>
              <m:r>
                <m:t>&amp;</m:t>
              </m:r>
              <m:r>
                <m:rPr>
                  <m:nor/>
                  <m:sty m:val="p"/>
                </m:rPr>
                <m:t>(</m:t>
              </m:r>
              <m:r>
                <m:rPr>
                  <m:sty m:val="bi"/>
                </m:rPr>
                <m:t>V</m:t>
              </m:r>
              <m:sSub>
                <m:e>
                  <m:acc>
                    <m:accPr>
                      <m:chr m:val="̃"/>
                    </m:accPr>
                    <m:e>
                      <m:r>
                        <m:t>e</m:t>
                      </m:r>
                    </m:e>
                  </m:acc>
                </m:e>
                <m:sub>
                  <m:r>
                    <m:t>i</m:t>
                  </m:r>
                </m:sub>
              </m:sSub>
              <m:r>
                <m:rPr>
                  <m:nor/>
                  <m:sty m:val="p"/>
                </m:rPr>
                <m:t> is column </m:t>
              </m:r>
              <m:r>
                <m:t>i</m:t>
              </m:r>
              <m:r>
                <m:rPr>
                  <m:nor/>
                  <m:sty m:val="p"/>
                </m:rPr>
                <m:t> of </m:t>
              </m:r>
              <m:r>
                <m:rPr>
                  <m:sty m:val="bi"/>
                </m:rPr>
                <m:t>V</m:t>
              </m:r>
              <m:r>
                <m:rPr>
                  <m:nor/>
                  <m:sty m:val="p"/>
                </m:rPr>
                <m:t>)</m:t>
              </m:r>
            </m:e>
          </m:eqArr>
        </m:oMath>
      </m:oMathPara>
    </w:p>
    <w:p>
      <w:pPr>
        <w:pStyle w:val="FirstParagraph"/>
      </w:pPr>
      <w:r>
        <w:t xml:space="preserve">and</w:t>
      </w:r>
      <w:r>
        <w:t xml:space="preserve"> </w:t>
      </w:r>
      <m:oMath>
        <m:sSub>
          <m:e>
            <m:acc>
              <m:accPr>
                <m:chr m:val="̃"/>
              </m:accPr>
              <m:e>
                <m:r>
                  <m:t>v</m:t>
                </m:r>
              </m:e>
            </m:acc>
          </m:e>
          <m:sub>
            <m:r>
              <m:t>i</m:t>
            </m:r>
          </m:sub>
        </m:sSub>
        <m:r>
          <m:rPr>
            <m:sty m:val="p"/>
          </m:rPr>
          <m:t>≠</m:t>
        </m:r>
        <m:acc>
          <m:accPr>
            <m:chr m:val="̃"/>
          </m:accPr>
          <m:e>
            <m:r>
              <m:t>0</m:t>
            </m:r>
          </m:e>
        </m:acc>
      </m:oMath>
      <w:r>
        <w:t xml:space="preserve"> </w:t>
      </w:r>
      <w:r>
        <w:t xml:space="preserve">because it has norm</w:t>
      </w:r>
      <w:r>
        <w:t xml:space="preserve"> </w:t>
      </w:r>
      <m:oMath>
        <m:r>
          <m:t>1</m:t>
        </m:r>
      </m:oMath>
      <w:r>
        <w:t xml:space="preserve">.</w:t>
      </w:r>
    </w:p>
    <w:bookmarkStart w:id="496" w:name="exm-svd-evd"/>
    <w:p>
      <w:pPr>
        <w:pStyle w:val="BodyText"/>
      </w:pPr>
      <w:r>
        <w:rPr>
          <w:b/>
          <w:bCs/>
        </w:rPr>
        <w:t xml:space="preserve">Example 148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147</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79</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496"/>
    <w:bookmarkStart w:id="497" w:name="rem-svd-from-evd"/>
    <w:p>
      <w:pPr>
        <w:pStyle w:val="FirstParagraph"/>
      </w:pPr>
      <w:r>
        <w:rPr>
          <w:i/>
          <w:iCs/>
        </w:rPr>
        <w:t xml:space="preserve">Remark 42</w:t>
      </w:r>
      <w:r>
        <w:t xml:space="preserve"> (Building an SVD from an eigendecomposition). </w:t>
      </w:r>
      <w:hyperlink w:anchor="thm-svd-evd">
        <w:r>
          <w:rPr>
            <w:rStyle w:val="Hyperlink"/>
          </w:rPr>
          <w:t xml:space="preserve">Theorem 79</w:t>
        </w:r>
      </w:hyperlink>
      <w:r>
        <w:t xml:space="preserve"> </w:t>
      </w:r>
      <w:r>
        <w:t xml:space="preserve">matches</w:t>
      </w:r>
      <w:r>
        <w:t xml:space="preserve"> </w:t>
      </w:r>
      <w:r>
        <w:t xml:space="preserve">Banerjee and Roy (2014, chap.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148</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147</w:t>
        </w:r>
      </w:hyperlink>
      <w:r>
        <w:t xml:space="preserve">.</w:t>
      </w:r>
    </w:p>
    <w:bookmarkEnd w:id="497"/>
    <w:bookmarkEnd w:id="498"/>
    <w:bookmarkStart w:id="520" w:name="definite-matrices"/>
    <w:p>
      <w:pPr>
        <w:pStyle w:val="Heading2"/>
      </w:pPr>
      <w:r>
        <w:t xml:space="preserve">18 Definite Matrices</w:t>
      </w:r>
    </w:p>
    <w:bookmarkStart w:id="499" w:name="def-positive-semidefinite"/>
    <w:p>
      <w:pPr>
        <w:pStyle w:val="FirstParagraph"/>
      </w:pPr>
      <w:r>
        <w:rPr>
          <w:b/>
          <w:bCs/>
        </w:rPr>
        <w:t xml:space="preserve">Definition 100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if it satisfies both conditions:</w:t>
      </w:r>
    </w:p>
    <w:p>
      <w:pPr>
        <w:pStyle w:val="Compact"/>
        <w:numPr>
          <w:ilvl w:val="0"/>
          <w:numId w:val="1074"/>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4"/>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is non-negative:</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every vector</w:t>
      </w:r>
      <w:r>
        <w:t xml:space="preserve"> </w:t>
      </w:r>
      <m:oMath>
        <m:acc>
          <m:accPr>
            <m:chr m:val="̃"/>
          </m:accPr>
          <m:e>
            <m:r>
              <m:t>x</m:t>
            </m:r>
          </m:e>
        </m:acc>
      </m:oMath>
      <w:r>
        <w:t xml:space="preserve"> </w:t>
      </w:r>
      <w:r>
        <w:t xml:space="preserve">of length</w:t>
      </w:r>
      <w:r>
        <w:t xml:space="preserve"> </w:t>
      </w:r>
      <m:oMath>
        <m:r>
          <m:t>p</m:t>
        </m:r>
      </m:oMath>
      <w:r>
        <w:t xml:space="preserve">.</w:t>
      </w:r>
    </w:p>
    <w:bookmarkEnd w:id="499"/>
    <w:bookmarkStart w:id="500" w:name="exm-positive-semidefinite"/>
    <w:p>
      <w:pPr>
        <w:pStyle w:val="FirstParagraph"/>
      </w:pPr>
      <w:r>
        <w:rPr>
          <w:b/>
          <w:bCs/>
        </w:rPr>
        <w:t xml:space="preserve">Example 149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(multiply out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t>&amp;</m:t>
              </m:r>
              <m:r>
                <m:t>&amp;</m:t>
              </m:r>
              <m:r>
                <m:rPr>
                  <m:nor/>
                  <m:sty m:val="p"/>
                </m:rPr>
                <m:t>(complete the square)</m:t>
              </m:r>
            </m:e>
            <m:e>
              <m:r>
                <m:t>&amp;</m:t>
              </m:r>
              <m:r>
                <m:rPr>
                  <m:sty m:val="p"/>
                </m:rPr>
                <m:t>≥</m:t>
              </m:r>
              <m:r>
                <m:t>0</m:t>
              </m:r>
              <m:r>
                <m:t>&amp;</m:t>
              </m:r>
              <m:r>
                <m:t>&amp;</m:t>
              </m:r>
              <m:r>
                <m:rPr>
                  <m:nor/>
                  <m:sty m:val="p"/>
                </m:rPr>
                <m:t>(a square is non-negative)</m:t>
              </m:r>
            </m:e>
          </m:eqArr>
        </m:oMath>
      </m:oMathPara>
    </w:p>
    <w:p>
      <w:pPr>
        <w:pStyle w:val="FirstParagraph"/>
      </w:pPr>
      <w:r>
        <w:t xml:space="preserve">So</w:t>
      </w:r>
      <w:r>
        <w:t xml:space="preserve"> </w:t>
      </w:r>
      <m:oMath>
        <m:r>
          <m:rPr>
            <m:sty m:val="bi"/>
          </m:rPr>
          <m:t>B</m:t>
        </m:r>
      </m:oMath>
      <w:r>
        <w:t xml:space="preserve"> </w:t>
      </w:r>
      <w:r>
        <w:t xml:space="preserve">is positive semidefinite.</w:t>
      </w:r>
    </w:p>
    <w:bookmarkEnd w:id="500"/>
    <w:bookmarkStart w:id="501" w:name="def-positive-definite"/>
    <w:p>
      <w:pPr>
        <w:pStyle w:val="BodyText"/>
      </w:pPr>
      <w:r>
        <w:rPr>
          <w:b/>
          <w:bCs/>
        </w:rPr>
        <w:t xml:space="preserve">Definition 101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if it satisfies both conditions:</w:t>
      </w:r>
    </w:p>
    <w:p>
      <w:pPr>
        <w:pStyle w:val="Compact"/>
        <w:numPr>
          <w:ilvl w:val="0"/>
          <w:numId w:val="1075"/>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5"/>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at a nonzero vector is positive: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 vector</w:t>
      </w:r>
      <w:r>
        <w:t xml:space="preserve"> </w:t>
      </w:r>
      <m:oMath>
        <m:acc>
          <m:accPr>
            <m:chr m:val="̃"/>
          </m:accPr>
          <m:e>
            <m:r>
              <m:t>x</m:t>
            </m:r>
          </m:e>
        </m:acc>
        <m:r>
          <m:rPr>
            <m:sty m:val="p"/>
          </m:rPr>
          <m:t>≠</m:t>
        </m:r>
        <m:acc>
          <m:accPr>
            <m:chr m:val="̃"/>
          </m:accPr>
          <m:e>
            <m:r>
              <m:t>0</m:t>
            </m:r>
          </m:e>
        </m:acc>
      </m:oMath>
      <w:r>
        <w:t xml:space="preserve"> </w:t>
      </w:r>
      <w:r>
        <w:t xml:space="preserve">of length</w:t>
      </w:r>
      <w:r>
        <w:t xml:space="preserve"> </w:t>
      </w:r>
      <m:oMath>
        <m:r>
          <m:t>p</m:t>
        </m:r>
      </m:oMath>
      <w:r>
        <w:t xml:space="preserve">.</w:t>
      </w:r>
    </w:p>
    <w:bookmarkEnd w:id="501"/>
    <w:bookmarkStart w:id="502" w:name="exm-positive-definite"/>
    <w:p>
      <w:pPr>
        <w:pStyle w:val="FirstParagraph"/>
      </w:pPr>
      <w:r>
        <w:rPr>
          <w:b/>
          <w:bCs/>
        </w:rPr>
        <w:t xml:space="preserve">Example 150 (Positive definite, semidefinite, and neither)</w:t>
      </w:r>
      <w:r>
        <w:t xml:space="preserve"> </w:t>
      </w:r>
      <w:r>
        <w:t xml:space="preserve"> </w:t>
      </w:r>
    </w:p>
    <w:p>
      <w:pPr>
        <w:numPr>
          <w:ilvl w:val="0"/>
          <w:numId w:val="1076"/>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31</w:t>
        </w:r>
      </w:hyperlink>
      <w:r>
        <w:t xml:space="preserve">) is positive definite:</w:t>
      </w:r>
      <w:r>
        <w:t xml:space="preserve"> </w:t>
      </w:r>
      <m:oMath>
        <m:sSup>
          <m:e>
            <m:acc>
              <m:accPr>
                <m:chr m:val="̃"/>
              </m:accPr>
              <m:e>
                <m:r>
                  <m:t>x</m:t>
                </m:r>
              </m:e>
            </m:acc>
          </m:e>
          <m:sup>
            <m:r>
              <m:rPr>
                <m:sty m:val="p"/>
              </m:rPr>
              <m:t>⊤</m:t>
            </m:r>
          </m:sup>
        </m:sSup>
        <m:sSub>
          <m:e>
            <m:r>
              <m:rPr>
                <m:sty m:val="bi"/>
              </m:rPr>
              <m:t>I</m:t>
            </m:r>
          </m:e>
          <m:sub>
            <m:r>
              <m:t>p</m:t>
            </m:r>
          </m:sub>
        </m:sSub>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6"/>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149</w:t>
        </w:r>
      </w:hyperlink>
      <w:r>
        <w:t xml:space="preserve"> </w:t>
      </w:r>
      <w:r>
        <w:t xml:space="preserve">is positive semidefinite</w:t>
      </w:r>
      <w:r>
        <w:t xml:space="preserve"> </w:t>
      </w:r>
      <w:r>
        <w:t xml:space="preserve">but not positive 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r>
                <m:rPr>
                  <m:sty m:val="p"/>
                </m:rPr>
                <m:t>(</m:t>
              </m:r>
              <m:r>
                <m:t>1</m:t>
              </m:r>
              <m:r>
                <m:rPr>
                  <m:sty m:val="p"/>
                </m:rPr>
                <m:t>−</m:t>
              </m:r>
              <m:r>
                <m:t>1</m:t>
              </m:r>
              <m:sSup>
                <m:e>
                  <m:r>
                    <m:rPr>
                      <m:sty m:val="p"/>
                    </m:rPr>
                    <m:t>)</m:t>
                  </m:r>
                </m:e>
                <m:sup>
                  <m:r>
                    <m:t>2</m:t>
                  </m:r>
                </m:sup>
              </m:sSup>
            </m:e>
            <m:e>
              <m:r>
                <m:t>&amp;</m:t>
              </m:r>
              <m:r>
                <m:rPr>
                  <m:sty m:val="p"/>
                </m:rPr>
                <m:t>=</m:t>
              </m:r>
              <m:r>
                <m:t>0</m:t>
              </m:r>
              <m:r>
                <m:rPr>
                  <m:sty m:val="p"/>
                </m:rPr>
                <m:t>.</m:t>
              </m:r>
            </m:e>
          </m:eqArr>
        </m:oMath>
      </m:oMathPara>
    </w:p>
    <w:p>
      <w:pPr>
        <w:numPr>
          <w:ilvl w:val="0"/>
          <w:numId w:val="1076"/>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D</m:t>
              </m:r>
              <m:acc>
                <m:accPr>
                  <m:chr m:val="̃"/>
                </m:accPr>
                <m:e>
                  <m:r>
                    <m:t>x</m:t>
                  </m:r>
                </m:e>
              </m:acc>
              <m:r>
                <m:t>&amp;</m:t>
              </m:r>
              <m:r>
                <m:rPr>
                  <m:sty m:val="p"/>
                </m:rPr>
                <m:t>=</m:t>
              </m:r>
              <m:r>
                <m:t>1</m:t>
              </m:r>
              <m:r>
                <m:rPr>
                  <m:sty m:val="p"/>
                </m:rPr>
                <m:t>−</m:t>
              </m:r>
              <m:r>
                <m:t>2</m:t>
              </m:r>
              <m:r>
                <m:rPr>
                  <m:sty m:val="p"/>
                </m:rPr>
                <m:t>−</m:t>
              </m:r>
              <m:r>
                <m:t>2</m:t>
              </m:r>
              <m:r>
                <m:rPr>
                  <m:sty m:val="p"/>
                </m:rPr>
                <m:t>+</m:t>
              </m:r>
              <m:r>
                <m:t>1</m:t>
              </m:r>
            </m:e>
            <m:e>
              <m:r>
                <m:t>&amp;</m:t>
              </m:r>
              <m:r>
                <m:rPr>
                  <m:sty m:val="p"/>
                </m:rPr>
                <m:t>=</m:t>
              </m:r>
              <m:r>
                <m:rPr>
                  <m:sty m:val="p"/>
                </m:rPr>
                <m:t>−</m:t>
              </m:r>
              <m:r>
                <m:t>2</m:t>
              </m:r>
            </m:e>
            <m:e>
              <m:r>
                <m:t>&amp;</m:t>
              </m:r>
              <m:r>
                <m:rPr>
                  <m:sty m:val="p"/>
                </m:rPr>
                <m:t>&lt;</m:t>
              </m:r>
              <m:r>
                <m:t>0</m:t>
              </m:r>
              <m:r>
                <m:rPr>
                  <m:sty m:val="p"/>
                </m:rPr>
                <m:t>.</m:t>
              </m:r>
            </m:e>
          </m:eqArr>
        </m:oMath>
      </m:oMathPara>
    </w:p>
    <w:bookmarkEnd w:id="502"/>
    <w:bookmarkStart w:id="503" w:name="rem-positive-definite-symmetry"/>
    <w:p>
      <w:pPr>
        <w:pStyle w:val="FirstParagraph"/>
      </w:pPr>
      <w:r>
        <w:rPr>
          <w:i/>
          <w:iCs/>
        </w:rPr>
        <w:t xml:space="preserve">Remark 43</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100</w:t>
        </w:r>
      </w:hyperlink>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p>
          <m:e>
            <m:acc>
              <m:accPr>
                <m:chr m:val="̃"/>
              </m:accPr>
              <m:e>
                <m:r>
                  <m:t>0</m:t>
                </m:r>
              </m:e>
            </m:acc>
          </m:e>
          <m:sup>
            <m:r>
              <m:rPr>
                <m:sty m:val="p"/>
              </m:rPr>
              <m:t>⊤</m:t>
            </m:r>
          </m:sup>
        </m:sSup>
        <m:r>
          <m:rPr>
            <m:sty m:val="bi"/>
          </m:rPr>
          <m:t>A</m:t>
        </m:r>
        <m:acc>
          <m:accPr>
            <m:chr m:val="̃"/>
          </m:accPr>
          <m:e>
            <m:r>
              <m:t>0</m:t>
            </m:r>
          </m:e>
        </m:acc>
        <m:r>
          <m:rPr>
            <m:sty m:val="p"/>
          </m:rPr>
          <m:t>=</m:t>
        </m:r>
        <m:r>
          <m:t>0</m:t>
        </m:r>
      </m:oMath>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150</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95</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C</m:t>
              </m:r>
              <m:acc>
                <m:accPr>
                  <m:chr m:val="̃"/>
                </m:accPr>
                <m:e>
                  <m:r>
                    <m:t>x</m:t>
                  </m:r>
                </m:e>
              </m:acc>
              <m:r>
                <m:t>&amp;</m:t>
              </m:r>
              <m:r>
                <m:rPr>
                  <m:sty m:val="p"/>
                </m:rPr>
                <m:t>=</m:t>
              </m:r>
              <m:sSub>
                <m:e>
                  <m:r>
                    <m:t>x</m:t>
                  </m:r>
                </m:e>
                <m:sub>
                  <m:r>
                    <m:t>1</m:t>
                  </m:r>
                </m:sub>
              </m:sSub>
              <m:r>
                <m:rPr>
                  <m:sty m:val="p"/>
                </m:rPr>
                <m:t>(</m:t>
              </m:r>
              <m:sSub>
                <m:e>
                  <m:r>
                    <m:t>x</m:t>
                  </m:r>
                </m:e>
                <m:sub>
                  <m:r>
                    <m:t>1</m:t>
                  </m:r>
                </m:sub>
              </m:sSub>
              <m:r>
                <m:rPr>
                  <m:sty m:val="p"/>
                </m:rPr>
                <m:t>+</m:t>
              </m:r>
              <m:sSub>
                <m:e>
                  <m:r>
                    <m:t>x</m:t>
                  </m:r>
                </m:e>
                <m:sub>
                  <m:r>
                    <m:t>2</m:t>
                  </m:r>
                </m:sub>
              </m:sSub>
              <m:r>
                <m:rPr>
                  <m:sty m:val="p"/>
                </m:rPr>
                <m:t>)</m:t>
              </m:r>
              <m:r>
                <m:rPr>
                  <m:sty m:val="p"/>
                </m:rPr>
                <m:t>+</m:t>
              </m:r>
              <m:sSub>
                <m:e>
                  <m:r>
                    <m:t>x</m:t>
                  </m:r>
                </m:e>
                <m:sub>
                  <m:r>
                    <m:t>2</m:t>
                  </m:r>
                </m:sub>
              </m:sSub>
              <m:r>
                <m:rPr>
                  <m:sty m:val="p"/>
                </m:rPr>
                <m:t>(</m:t>
              </m:r>
              <m:r>
                <m:rPr>
                  <m:sty m:val="p"/>
                </m:rPr>
                <m:t>−</m:t>
              </m:r>
              <m:sSub>
                <m:e>
                  <m:r>
                    <m:t>x</m:t>
                  </m:r>
                </m:e>
                <m:sub>
                  <m:r>
                    <m:t>1</m:t>
                  </m:r>
                </m:sub>
              </m:sSub>
              <m:r>
                <m:rPr>
                  <m:sty m:val="p"/>
                </m:rPr>
                <m:t>+</m:t>
              </m:r>
              <m:sSub>
                <m:e>
                  <m:r>
                    <m:t>x</m:t>
                  </m:r>
                </m:e>
                <m:sub>
                  <m:r>
                    <m:t>2</m:t>
                  </m:r>
                </m:sub>
              </m:sSub>
              <m:r>
                <m:rPr>
                  <m:sty m:val="p"/>
                </m:rPr>
                <m:t>)</m:t>
              </m:r>
              <m:r>
                <m:t>&amp;</m:t>
              </m:r>
              <m:r>
                <m:t>&amp;</m:t>
              </m:r>
              <m:r>
                <m:rPr>
                  <m:nor/>
                  <m:sty m:val="p"/>
                </m:rPr>
                <m:t>(multiply out the quadratic form)</m:t>
              </m:r>
            </m:e>
            <m:e>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(distribute)</m:t>
              </m:r>
            </m:e>
            <m:e>
              <m:r>
                <m:t>&amp;</m:t>
              </m:r>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(the middle terms cancel)</m:t>
              </m:r>
            </m:e>
          </m:eqArr>
        </m:oMath>
      </m:oMathPara>
    </w:p>
    <w:p>
      <w:pPr>
        <w:pStyle w:val="FirstParagraph"/>
      </w:pPr>
      <w:r>
        <w:t xml:space="preserve">which is positive for every</w:t>
      </w:r>
      <w:r>
        <w:t xml:space="preserve"> </w:t>
      </w:r>
      <m:oMath>
        <m:acc>
          <m:accPr>
            <m:chr m:val="̃"/>
          </m:accPr>
          <m:e>
            <m:r>
              <m:t>x</m:t>
            </m:r>
          </m:e>
        </m:acc>
        <m:r>
          <m:rPr>
            <m:sty m:val="p"/>
          </m:rPr>
          <m:t>≠</m:t>
        </m:r>
        <m:acc>
          <m:accPr>
            <m:chr m:val="̃"/>
          </m:accPr>
          <m:e>
            <m:r>
              <m:t>0</m:t>
            </m:r>
          </m:e>
        </m:acc>
      </m:oMath>
      <w:r>
        <w:t xml:space="preserve">.</w:t>
      </w:r>
      <w:r>
        <w:t xml:space="preserve"> </w:t>
      </w:r>
      <w:r>
        <w:t xml:space="preserve">But suppose</w:t>
      </w:r>
      <w:r>
        <w:t xml:space="preserve"> </w:t>
      </w:r>
      <m:oMath>
        <m:r>
          <m:rPr>
            <m:sty m:val="bi"/>
          </m:rPr>
          <m:t>C</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m:oMath>
        <m:acc>
          <m:accPr>
            <m:chr m:val="̃"/>
          </m:accPr>
          <m:e>
            <m:r>
              <m:t>v</m:t>
            </m:r>
          </m:e>
        </m:acc>
        <m:r>
          <m:rPr>
            <m:sty m:val="p"/>
          </m:rPr>
          <m:t>≠</m:t>
        </m:r>
        <m:acc>
          <m:accPr>
            <m:chr m:val="̃"/>
          </m:accPr>
          <m:e>
            <m:r>
              <m:t>0</m:t>
            </m:r>
          </m:e>
        </m:acc>
      </m:oMath>
      <w:r>
        <w:t xml:space="preserve">.</w:t>
      </w:r>
    </w:p>
    <w:bookmarkEnd w:id="503"/>
    <w:p>
      <w:pPr>
        <w:pStyle w:val="BodyText"/>
      </w:pPr>
      <w:r>
        <w:t xml:space="preserve">See also</w:t>
      </w:r>
      <w:r>
        <w:t xml:space="preserve"> </w:t>
      </w:r>
      <w:hyperlink r:id="rId504">
        <w:r>
          <w:rPr>
            <w:rStyle w:val="Hyperlink"/>
          </w:rPr>
          <w:t xml:space="preserve">https://en.wikipedia.org/wiki/Definite_matrix</w:t>
        </w:r>
      </w:hyperlink>
      <w:r>
        <w:t xml:space="preserve">.</w:t>
      </w:r>
    </w:p>
    <w:bookmarkStart w:id="505" w:name="thm-definite-eigenvalues"/>
    <w:p>
      <w:pPr>
        <w:pStyle w:val="BodyText"/>
      </w:pPr>
      <w:r>
        <w:rPr>
          <w:b/>
          <w:bCs/>
        </w:rPr>
        <w:t xml:space="preserve">Theorem 80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7"/>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7"/>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505"/>
    <w:p>
      <w:pPr>
        <w:pStyle w:val="FirstParagraph"/>
      </w:pPr>
      <w:r>
        <w:rPr>
          <w:i/>
          <w:iCs/>
        </w:rPr>
        <w:t xml:space="preserve">Proof</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rPr>
                  <m:sty m:val="bi"/>
                </m:rPr>
                <m:t>Q</m:t>
              </m:r>
              <m:r>
                <m:rPr>
                  <m:sty m:val="b"/>
                </m:rPr>
                <m:t>Λ</m:t>
              </m:r>
              <m:sSup>
                <m:e>
                  <m:r>
                    <m:rPr>
                      <m:sty m:val="bi"/>
                    </m:rPr>
                    <m:t>Q</m:t>
                  </m:r>
                </m:e>
                <m:sup>
                  <m:r>
                    <m:rPr>
                      <m:sty m:val="p"/>
                    </m:rPr>
                    <m:t>⊤</m:t>
                  </m:r>
                </m:sup>
              </m:sSup>
              <m:acc>
                <m:accPr>
                  <m:chr m:val="̃"/>
                </m:accPr>
                <m:e>
                  <m:r>
                    <m:t>x</m:t>
                  </m:r>
                </m:e>
              </m:acc>
              <m:r>
                <m:t>&amp;</m:t>
              </m:r>
              <m:r>
                <m:t>&amp;</m:t>
              </m:r>
              <m:r>
                <m:rPr>
                  <m:nor/>
                  <m:sty m:val="p"/>
                </m:rPr>
                <m:t>(substitute the eigendecomposition)</m:t>
              </m:r>
            </m:e>
            <m:e>
              <m:r>
                <m:t>&amp;</m:t>
              </m:r>
              <m:r>
                <m:rPr>
                  <m:sty m:val="p"/>
                </m:rPr>
                <m:t>=</m:t>
              </m:r>
              <m:sSup>
                <m:e>
                  <m:r>
                    <m:t>​</m:t>
                  </m:r>
                  <m:d>
                    <m:dPr>
                      <m:begChr m:val="("/>
                      <m:sepChr m:val=""/>
                      <m:endChr m:val=")"/>
                      <m:grow/>
                    </m:dPr>
                    <m:e>
                      <m:sSup>
                        <m:e>
                          <m:r>
                            <m:rPr>
                              <m:sty m:val="bi"/>
                            </m:rPr>
                            <m:t>Q</m:t>
                          </m:r>
                        </m:e>
                        <m:sup>
                          <m:r>
                            <m:rPr>
                              <m:sty m:val="p"/>
                            </m:rPr>
                            <m:t>⊤</m:t>
                          </m:r>
                        </m:sup>
                      </m:sSup>
                      <m:acc>
                        <m:accPr>
                          <m:chr m:val="̃"/>
                        </m:accPr>
                        <m:e>
                          <m:r>
                            <m:t>x</m:t>
                          </m:r>
                        </m:e>
                      </m:acc>
                    </m:e>
                  </m:d>
                  <m:r>
                    <m:t>​</m:t>
                  </m:r>
                </m:e>
                <m:sup>
                  <m:r>
                    <m:rPr>
                      <m:sty m:val="p"/>
                    </m:rPr>
                    <m:t>⊤</m:t>
                  </m:r>
                </m:sup>
              </m:sSup>
              <m:r>
                <m:rPr>
                  <m:sty m:val="b"/>
                </m:rPr>
                <m:t>Λ</m:t>
              </m:r>
              <m:r>
                <m:t>​</m:t>
              </m:r>
              <m:d>
                <m:dPr>
                  <m:begChr m:val="("/>
                  <m:sepChr m:val=""/>
                  <m:endChr m:val=")"/>
                  <m:grow/>
                </m:dPr>
                <m:e>
                  <m:sSup>
                    <m:e>
                      <m:r>
                        <m:rPr>
                          <m:sty m:val="bi"/>
                        </m:rPr>
                        <m:t>Q</m:t>
                      </m:r>
                    </m:e>
                    <m:sup>
                      <m:r>
                        <m:rPr>
                          <m:sty m:val="p"/>
                        </m:rPr>
                        <m:t>⊤</m:t>
                      </m:r>
                    </m:sup>
                  </m:sSup>
                  <m:acc>
                    <m:accPr>
                      <m:chr m:val="̃"/>
                    </m:accPr>
                    <m:e>
                      <m:r>
                        <m:t>x</m:t>
                      </m:r>
                    </m:e>
                  </m:acc>
                </m:e>
              </m:d>
              <m:r>
                <m:t>​</m:t>
              </m:r>
              <m:r>
                <m:t>&amp;</m:t>
              </m:r>
              <m:r>
                <m:t>&amp;</m:t>
              </m:r>
              <m:r>
                <m:rPr>
                  <m:nor/>
                  <m:sty m:val="p"/>
                </m:rPr>
                <m:t>(transpose of a product)</m:t>
              </m:r>
            </m:e>
            <m:e>
              <m:r>
                <m:t>&amp;</m:t>
              </m:r>
              <m:r>
                <m:rPr>
                  <m:sty m:val="p"/>
                </m:rPr>
                <m:t>=</m:t>
              </m:r>
              <m:sSup>
                <m:e>
                  <m:acc>
                    <m:accPr>
                      <m:chr m:val="̃"/>
                    </m:accPr>
                    <m:e>
                      <m:r>
                        <m:t>y</m:t>
                      </m:r>
                    </m:e>
                  </m:acc>
                </m:e>
                <m:sup>
                  <m:r>
                    <m:rPr>
                      <m:sty m:val="p"/>
                    </m:rPr>
                    <m:t>⊤</m:t>
                  </m:r>
                </m:sup>
              </m:sSup>
              <m:r>
                <m:rPr>
                  <m:sty m:val="b"/>
                </m:rPr>
                <m:t>Λ</m:t>
              </m:r>
              <m:acc>
                <m:accPr>
                  <m:chr m:val="̃"/>
                </m:accPr>
                <m:e>
                  <m:r>
                    <m:t>y</m:t>
                  </m:r>
                </m:e>
              </m:acc>
              <m:r>
                <m:t>&amp;</m:t>
              </m:r>
              <m:r>
                <m:t>&amp;</m:t>
              </m:r>
              <m:r>
                <m:rPr>
                  <m:nor/>
                  <m:sty m:val="p"/>
                </m:rPr>
                <m:t>(definition of </m:t>
              </m:r>
              <m:acc>
                <m:accPr>
                  <m:chr m:val="̃"/>
                </m:accPr>
                <m:e>
                  <m:r>
                    <m:t>y</m:t>
                  </m:r>
                </m:e>
              </m:acc>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sSubSup>
                <m:e>
                  <m:r>
                    <m:t>y</m:t>
                  </m:r>
                </m:e>
                <m:sub>
                  <m:r>
                    <m:t>i</m:t>
                  </m:r>
                </m:sub>
                <m:sup>
                  <m:r>
                    <m:t>2</m:t>
                  </m:r>
                </m:sup>
              </m:sSubSup>
              <m:r>
                <m:t>&amp;</m:t>
              </m:r>
              <m:r>
                <m:t>&amp;</m:t>
              </m:r>
              <m:r>
                <m:rPr>
                  <m:nor/>
                  <m:sty m:val="p"/>
                </m:rPr>
                <m:t>(</m:t>
              </m:r>
              <m:r>
                <m:rPr>
                  <m:sty m:val="b"/>
                </m:rPr>
                <m:t>Λ</m:t>
              </m:r>
              <m:r>
                <m:rPr>
                  <m:nor/>
                  <m:sty m:val="p"/>
                </m:rPr>
                <m:t> is diagonal)</m:t>
              </m:r>
            </m:e>
          </m:eqArr>
        </m:oMath>
      </m:oMathPara>
    </w:p>
    <w:p>
      <w:pPr>
        <w:pStyle w:val="FirstParagraph"/>
      </w:pPr>
      <w:r>
        <w:t xml:space="preserve">The second step is</w:t>
      </w:r>
      <w:r>
        <w:t xml:space="preserve"> </w:t>
      </w:r>
      <w:hyperlink w:anchor="thm-transpose-product">
        <w:r>
          <w:rPr>
            <w:rStyle w:val="Hyperlink"/>
          </w:rPr>
          <w:t xml:space="preserve">Theorem 19</w:t>
        </w:r>
      </w:hyperlink>
      <w:r>
        <w:t xml:space="preserve">.</w:t>
      </w:r>
      <w:r>
        <w:t xml:space="preserve"> </w:t>
      </w:r>
      <w:r>
        <w:t xml:space="preserve">Also,</w:t>
      </w:r>
      <w:r>
        <w:t xml:space="preserve"> </w:t>
      </w:r>
      <m:oMath>
        <m:acc>
          <m:accPr>
            <m:chr m:val="̃"/>
          </m:accPr>
          <m:e>
            <m:r>
              <m:t>x</m:t>
            </m:r>
          </m:e>
        </m:acc>
        <m:r>
          <m:rPr>
            <m:sty m:val="p"/>
          </m:rPr>
          <m:t>=</m:t>
        </m:r>
        <m:acc>
          <m:accPr>
            <m:chr m:val="̃"/>
          </m:accPr>
          <m:e>
            <m:r>
              <m:t>0</m:t>
            </m:r>
          </m:e>
        </m:acc>
      </m:oMath>
      <w:r>
        <w:t xml:space="preserve"> </w:t>
      </w:r>
      <w:r>
        <w:t xml:space="preserve">exactly when</w:t>
      </w:r>
      <w:r>
        <w:t xml:space="preserve"> </w:t>
      </w:r>
      <m:oMath>
        <m:acc>
          <m:accPr>
            <m:chr m:val="̃"/>
          </m:accPr>
          <m:e>
            <m:r>
              <m:t>y</m:t>
            </m:r>
          </m:e>
        </m:acc>
        <m:r>
          <m:rPr>
            <m:sty m:val="p"/>
          </m:rPr>
          <m:t>=</m:t>
        </m:r>
        <m:acc>
          <m:accPr>
            <m:chr m:val="̃"/>
          </m:accPr>
          <m:e>
            <m:r>
              <m:t>0</m:t>
            </m:r>
          </m:e>
        </m:acc>
      </m:oMath>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89</w:t>
        </w:r>
      </w:hyperlink>
      <w:r>
        <w:t xml:space="preserve">),</w:t>
      </w:r>
      <w:r>
        <w:t xml:space="preserve"> </w:t>
      </w:r>
      <w:r>
        <w:t xml:space="preserve">so</w:t>
      </w:r>
      <w:r>
        <w:t xml:space="preserve"> </w:t>
      </w:r>
      <m:oMath>
        <m:acc>
          <m:accPr>
            <m:chr m:val="̃"/>
          </m:accPr>
          <m:e>
            <m:r>
              <m:t>x</m:t>
            </m:r>
          </m:e>
        </m:acc>
        <m:r>
          <m:rPr>
            <m:sty m:val="p"/>
          </m:rPr>
          <m:t>=</m:t>
        </m:r>
        <m:r>
          <m:rPr>
            <m:sty m:val="bi"/>
          </m:rPr>
          <m:t>Q</m:t>
        </m:r>
        <m:acc>
          <m:accPr>
            <m:chr m:val="̃"/>
          </m:accPr>
          <m:e>
            <m:r>
              <m:t>y</m:t>
            </m:r>
          </m:e>
        </m:acc>
      </m:oMath>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m:oMath>
        <m:acc>
          <m:accPr>
            <m:chr m:val="̃"/>
          </m:accPr>
          <m:e>
            <m:r>
              <m:t>x</m:t>
            </m:r>
          </m:e>
        </m:acc>
        <m:r>
          <m:rPr>
            <m:sty m:val="p"/>
          </m:rPr>
          <m:t>≠</m:t>
        </m:r>
        <m:acc>
          <m:accPr>
            <m:chr m:val="̃"/>
          </m:accPr>
          <m:e>
            <m:r>
              <m:t>0</m:t>
            </m:r>
          </m:e>
        </m:acc>
      </m:oMath>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w:t>
      </w:r>
    </w:p>
    <w:p>
      <w:pPr>
        <w:pStyle w:val="BodyText"/>
      </w:pPr>
      <w:r>
        <w:rPr>
          <w:i/>
          <w:iCs/>
        </w:rPr>
        <w:t xml:space="preserve">Conversely</w:t>
      </w:r>
      <w:r>
        <w:t xml:space="preserve">, take</w:t>
      </w:r>
      <w:r>
        <w:t xml:space="preserve"> </w:t>
      </w:r>
      <m:oMath>
        <m:acc>
          <m:accPr>
            <m:chr m:val="̃"/>
          </m:accPr>
          <m:e>
            <m:r>
              <m:t>x</m:t>
            </m:r>
          </m:e>
        </m:acc>
        <m:r>
          <m:rPr>
            <m:sty m:val="p"/>
          </m:rPr>
          <m:t>=</m:t>
        </m:r>
        <m:sSub>
          <m:e>
            <m:acc>
              <m:accPr>
                <m:chr m:val="̃"/>
              </m:accPr>
              <m:e>
                <m:r>
                  <m:t>q</m:t>
                </m:r>
              </m:e>
            </m:acc>
          </m:e>
          <m:sub>
            <m:r>
              <m:t>i</m:t>
            </m:r>
          </m:sub>
        </m:sSub>
      </m:oMath>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m:oMath>
        <m:acc>
          <m:accPr>
            <m:chr m:val="̃"/>
          </m:accPr>
          <m:e>
            <m:r>
              <m:t>0</m:t>
            </m:r>
          </m:e>
        </m:acc>
      </m:oMath>
      <w:r>
        <w:t xml:space="preserve"> </w:t>
      </w:r>
      <w:r>
        <w:t xml:space="preserve">because it has norm 1.</w:t>
      </w:r>
      <w:r>
        <w:t xml:space="preserve"> </w:t>
      </w:r>
      <w:r>
        <w:t xml:space="preserve">Then</w:t>
      </w:r>
      <w:r>
        <w:t xml:space="preserve"> </w:t>
      </w:r>
      <m:oMath>
        <m:acc>
          <m:accPr>
            <m:chr m:val="̃"/>
          </m:accPr>
          <m:e>
            <m:r>
              <m:t>y</m:t>
            </m:r>
          </m:e>
        </m:acc>
        <m:r>
          <m:rPr>
            <m:sty m:val="p"/>
          </m:rPr>
          <m:t>=</m:t>
        </m:r>
        <m:sSup>
          <m:e>
            <m:r>
              <m:rPr>
                <m:sty m:val="bi"/>
              </m:rPr>
              <m:t>Q</m:t>
            </m:r>
          </m:e>
          <m:sup>
            <m:r>
              <m:rPr>
                <m:sty m:val="p"/>
              </m:rPr>
              <m:t>⊤</m:t>
            </m:r>
          </m:sup>
        </m:sSup>
        <m:sSub>
          <m:e>
            <m:acc>
              <m:accPr>
                <m:chr m:val="̃"/>
              </m:accPr>
              <m:e>
                <m:r>
                  <m:t>q</m:t>
                </m:r>
              </m:e>
            </m:acc>
          </m:e>
          <m:sub>
            <m:r>
              <m:t>i</m:t>
            </m:r>
          </m:sub>
        </m:sSub>
      </m:oMath>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m:oMath>
        <m:acc>
          <m:accPr>
            <m:chr m:val="̃"/>
          </m:accPr>
          <m:e>
            <m:r>
              <m:t>y</m:t>
            </m:r>
          </m:e>
        </m:acc>
      </m:oMath>
      <w:r>
        <w:t xml:space="preserve"> </w:t>
      </w:r>
      <w:r>
        <w:t xml:space="preserve">is</w:t>
      </w:r>
      <w:r>
        <w:t xml:space="preserve"> </w:t>
      </w:r>
      <m:oMath>
        <m:r>
          <m:t>0</m:t>
        </m:r>
      </m:oMath>
      <w:r>
        <w:t xml:space="preserve">,</w:t>
      </w:r>
      <w:r>
        <w:t xml:space="preserve"> </w:t>
      </w:r>
      <w:r>
        <w:t xml:space="preserve">and the display gives</w:t>
      </w:r>
      <w:r>
        <w:t xml:space="preserve"> </w:t>
      </w:r>
      <m:oMath>
        <m:sSup>
          <m:e>
            <m:sSub>
              <m:e>
                <m:acc>
                  <m:accPr>
                    <m:chr m:val="̃"/>
                  </m:accPr>
                  <m:e>
                    <m:r>
                      <m:t>q</m:t>
                    </m:r>
                  </m:e>
                </m:acc>
              </m:e>
              <m:sub>
                <m:r>
                  <m:t>i</m:t>
                </m:r>
              </m:sub>
            </m:sSub>
          </m:e>
          <m:sup>
            <m:r>
              <m:rPr>
                <m:sty m:val="p"/>
              </m:rPr>
              <m:t>⊤</m:t>
            </m:r>
          </m:sup>
        </m:sSup>
        <m:r>
          <m:rPr>
            <m:sty m:val="bi"/>
          </m:rPr>
          <m:t>A</m:t>
        </m:r>
        <m:sSub>
          <m:e>
            <m:acc>
              <m:accPr>
                <m:chr m:val="̃"/>
              </m:accPr>
              <m:e>
                <m:r>
                  <m:t>q</m:t>
                </m:r>
              </m:e>
            </m:acc>
          </m:e>
          <m:sub>
            <m:r>
              <m:t>i</m:t>
            </m:r>
          </m:sub>
        </m:sSub>
        <m:r>
          <m:rPr>
            <m:sty m:val="p"/>
          </m:rPr>
          <m:t>=</m:t>
        </m:r>
        <m:sSub>
          <m:e>
            <m:r>
              <m:t>λ</m:t>
            </m:r>
          </m:e>
          <m:sub>
            <m:r>
              <m:t>i</m:t>
            </m:r>
          </m:sub>
        </m:sSub>
      </m:oMath>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506" w:name="exm-definite-eigenvalues"/>
    <w:p>
      <w:pPr>
        <w:pStyle w:val="BodyText"/>
      </w:pPr>
      <w:r>
        <w:rPr>
          <w:b/>
          <w:bCs/>
        </w:rPr>
        <w:t xml:space="preserve">Example 151 (Reading definiteness off the eigenvalues)</w:t>
      </w:r>
      <w:r>
        <w:t xml:space="preserve"> </w:t>
      </w:r>
      <w:r>
        <w:t xml:space="preserve"> </w:t>
      </w:r>
    </w:p>
    <w:p>
      <w:pPr>
        <w:pStyle w:val="Compact"/>
        <w:numPr>
          <w:ilvl w:val="0"/>
          <w:numId w:val="1078"/>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r>
        <w:t xml:space="preserve"> </w:t>
      </w:r>
      <w:r>
        <w:t xml:space="preserve">both positive, so it is positive definite.</w:t>
      </w:r>
    </w:p>
    <w:p>
      <w:pPr>
        <w:pStyle w:val="Compact"/>
        <w:numPr>
          <w:ilvl w:val="0"/>
          <w:numId w:val="1078"/>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150</w:t>
        </w:r>
      </w:hyperlink>
      <w:r>
        <w:t xml:space="preserve"> </w:t>
      </w:r>
      <w:r>
        <w:t xml:space="preserve">found directly.</w:t>
      </w:r>
    </w:p>
    <w:bookmarkEnd w:id="506"/>
    <w:bookmarkStart w:id="507" w:name="thm-pd-inverse"/>
    <w:p>
      <w:pPr>
        <w:pStyle w:val="FirstParagraph"/>
      </w:pPr>
      <w:r>
        <w:rPr>
          <w:b/>
          <w:bCs/>
        </w:rPr>
        <w:t xml:space="preserve">Theorem 81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101</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507"/>
    <w:p>
      <w:pPr>
        <w:pStyle w:val="BodyText"/>
      </w:pPr>
      <w:r>
        <w:rPr>
          <w:i/>
          <w:iCs/>
        </w:rPr>
        <w:t xml:space="preserve">Proof</w:t>
      </w:r>
      <w:r>
        <w:t xml:space="preserve">. </w:t>
      </w:r>
      <w:r>
        <w:t xml:space="preserve">By</w:t>
      </w:r>
      <w:r>
        <w:t xml:space="preserve"> </w:t>
      </w:r>
      <w:hyperlink w:anchor="thm-definite-eigenvalues">
        <w:r>
          <w:rPr>
            <w:rStyle w:val="Hyperlink"/>
          </w:rPr>
          <w:t xml:space="preserve">Theorem 80</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89</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10</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9</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which is not</w:t>
      </w:r>
      <w:r>
        <w:t xml:space="preserve"> </w:t>
      </w:r>
      <m:oMath>
        <m:acc>
          <m:accPr>
            <m:chr m:val="̃"/>
          </m:accPr>
          <m:e>
            <m:r>
              <m:t>0</m:t>
            </m:r>
          </m:e>
        </m:acc>
      </m:oMath>
      <w:r>
        <w:t xml:space="preserve"> </w:t>
      </w:r>
      <w:r>
        <w:t xml:space="preserve">because</w:t>
      </w:r>
      <w:r>
        <w:t xml:space="preserve"> </w:t>
      </w:r>
      <m:oMath>
        <m:acc>
          <m:accPr>
            <m:chr m:val="̃"/>
          </m:accPr>
          <m:e>
            <m:r>
              <m:t>x</m:t>
            </m:r>
          </m:e>
        </m:acc>
        <m:r>
          <m:rPr>
            <m:sty m:val="p"/>
          </m:rPr>
          <m:t>=</m:t>
        </m:r>
        <m:r>
          <m:rPr>
            <m:sty m:val="bi"/>
          </m:rPr>
          <m:t>Q</m:t>
        </m:r>
        <m:acc>
          <m:accPr>
            <m:chr m:val="̃"/>
          </m:accPr>
          <m:e>
            <m:r>
              <m:t>y</m:t>
            </m:r>
          </m:e>
        </m:acc>
      </m:oMath>
      <w:r>
        <w:t xml:space="preserve">.</w:t>
      </w:r>
      <w:r>
        <w:t xml:space="preserve"> </w:t>
      </w:r>
      <w:r>
        <w:t xml:space="preserve">As in the proof of</w:t>
      </w:r>
      <w:r>
        <w:t xml:space="preserve"> </w:t>
      </w:r>
      <w:hyperlink w:anchor="thm-definite-eigenvalues">
        <w:r>
          <w:rPr>
            <w:rStyle w:val="Hyperlink"/>
          </w:rPr>
          <w:t xml:space="preserve">Theorem 80</w:t>
        </w:r>
      </w:hyperlink>
      <w:r>
        <w:t xml:space="preserve">:</w:t>
      </w:r>
    </w:p>
    <w:p>
      <w:pPr>
        <w:pStyle w:val="BodyText"/>
      </w:pPr>
      <m:oMathPara>
        <m:oMathParaPr>
          <m:jc m:val="center"/>
        </m:oMathParaPr>
        <m:oMath>
          <m:eqArr>
            <m:e>
              <m:sSup>
                <m:e>
                  <m:acc>
                    <m:accPr>
                      <m:chr m:val="̃"/>
                    </m:accPr>
                    <m:e>
                      <m:r>
                        <m:t>x</m:t>
                      </m:r>
                    </m:e>
                  </m:acc>
                </m:e>
                <m:sup>
                  <m:r>
                    <m:rPr>
                      <m:sty m:val="p"/>
                    </m:rPr>
                    <m:t>⊤</m:t>
                  </m:r>
                </m:sup>
              </m:sSup>
              <m:sSup>
                <m:e>
                  <m:r>
                    <m:rPr>
                      <m:sty m:val="bi"/>
                    </m:rPr>
                    <m:t>A</m:t>
                  </m:r>
                </m:e>
                <m:sup>
                  <m:r>
                    <m:rPr>
                      <m:sty m:val="p"/>
                    </m:rPr>
                    <m:t>−</m:t>
                  </m:r>
                  <m:r>
                    <m:t>1</m:t>
                  </m:r>
                </m:sup>
              </m:sSup>
              <m:acc>
                <m:accPr>
                  <m:chr m:val="̃"/>
                </m:accPr>
                <m:e>
                  <m:r>
                    <m:t>x</m:t>
                  </m:r>
                </m:e>
              </m:acc>
              <m:r>
                <m:t>&amp;</m:t>
              </m:r>
              <m:r>
                <m:rPr>
                  <m:sty m:val="p"/>
                </m:rPr>
                <m:t>=</m:t>
              </m:r>
              <m:sSup>
                <m:e>
                  <m:acc>
                    <m:accPr>
                      <m:chr m:val="̃"/>
                    </m:accPr>
                    <m:e>
                      <m:r>
                        <m:t>y</m:t>
                      </m:r>
                    </m:e>
                  </m:acc>
                </m:e>
                <m:sup>
                  <m:r>
                    <m:rPr>
                      <m:sty m:val="p"/>
                    </m:rPr>
                    <m:t>⊤</m:t>
                  </m:r>
                </m:sup>
              </m:sSup>
              <m:sSup>
                <m:e>
                  <m:r>
                    <m:rPr>
                      <m:sty m:val="b"/>
                    </m:rPr>
                    <m:t>Λ</m:t>
                  </m:r>
                </m:e>
                <m:sup>
                  <m:r>
                    <m:rPr>
                      <m:sty m:val="p"/>
                    </m:rPr>
                    <m:t>−</m:t>
                  </m:r>
                  <m:r>
                    <m:t>1</m:t>
                  </m:r>
                </m:sup>
              </m:sSup>
              <m:acc>
                <m:accPr>
                  <m:chr m:val="̃"/>
                </m:accPr>
                <m:e>
                  <m:r>
                    <m:t>y</m:t>
                  </m:r>
                </m:e>
              </m:acc>
              <m:r>
                <m:t>&amp;</m:t>
              </m:r>
              <m:r>
                <m:t>&amp;</m:t>
              </m:r>
              <m:r>
                <m:rPr>
                  <m:nor/>
                  <m:sty m:val="p"/>
                </m:rPr>
                <m:t>(substitute </m:t>
              </m:r>
              <m:sSup>
                <m:e>
                  <m:r>
                    <m:rPr>
                      <m:sty m:val="bi"/>
                    </m:rPr>
                    <m:t>A</m:t>
                  </m:r>
                </m:e>
                <m:sup>
                  <m:r>
                    <m:rPr>
                      <m:sty m:val="p"/>
                    </m:rPr>
                    <m:t>−</m:t>
                  </m:r>
                  <m:r>
                    <m:t>1</m:t>
                  </m:r>
                </m:sup>
              </m:sSup>
              <m:r>
                <m:rPr>
                  <m:sty m:val="p"/>
                </m:rPr>
                <m:t>=</m:t>
              </m:r>
              <m:r>
                <m:rPr>
                  <m:sty m:val="bi"/>
                </m:rPr>
                <m:t>Q</m:t>
              </m:r>
              <m:sSup>
                <m:e>
                  <m:r>
                    <m:rPr>
                      <m:sty m:val="b"/>
                    </m:rPr>
                    <m:t>Λ</m:t>
                  </m:r>
                </m:e>
                <m:sup>
                  <m:r>
                    <m:rPr>
                      <m:sty m:val="p"/>
                    </m:rPr>
                    <m:t>−</m:t>
                  </m:r>
                  <m:r>
                    <m:t>1</m:t>
                  </m:r>
                </m:sup>
              </m:sSup>
              <m:sSup>
                <m:e>
                  <m:r>
                    <m:rPr>
                      <m:sty m:val="bi"/>
                    </m:rPr>
                    <m:t>Q</m:t>
                  </m:r>
                </m:e>
                <m:sup>
                  <m:r>
                    <m:rPr>
                      <m:sty m:val="p"/>
                    </m:rPr>
                    <m:t>⊤</m:t>
                  </m:r>
                </m:sup>
              </m:sSup>
              <m:r>
                <m:rPr>
                  <m:nor/>
                  <m:sty m:val="p"/>
                </m:rPr>
                <m:t>)</m:t>
              </m:r>
            </m:e>
            <m:e>
              <m:r>
                <m:t>&amp;</m:t>
              </m:r>
              <m:r>
                <m:rPr>
                  <m:sty m:val="p"/>
                </m:rPr>
                <m:t>=</m:t>
              </m:r>
              <m:nary>
                <m:naryPr>
                  <m:chr m:val="∑"/>
                  <m:limLoc m:val="undOvr"/>
                  <m:subHide m:val="off"/>
                  <m:supHide m:val="off"/>
                </m:naryPr>
                <m:sub>
                  <m:r>
                    <m:t>i</m:t>
                  </m:r>
                  <m:r>
                    <m:rPr>
                      <m:sty m:val="p"/>
                    </m:rPr>
                    <m:t>=</m:t>
                  </m:r>
                  <m:r>
                    <m:t>1</m:t>
                  </m:r>
                </m:sub>
                <m:sup>
                  <m:r>
                    <m:t>p</m:t>
                  </m:r>
                </m:sup>
                <m:e>
                  <m:f>
                    <m:fPr>
                      <m:type m:val="bar"/>
                    </m:fPr>
                    <m:num>
                      <m:sSubSup>
                        <m:e>
                          <m:r>
                            <m:t>y</m:t>
                          </m:r>
                        </m:e>
                        <m:sub>
                          <m:r>
                            <m:t>i</m:t>
                          </m:r>
                        </m:sub>
                        <m:sup>
                          <m:r>
                            <m:t>2</m:t>
                          </m:r>
                        </m:sup>
                      </m:sSubSup>
                    </m:num>
                    <m:den>
                      <m:sSub>
                        <m:e>
                          <m:r>
                            <m:t>λ</m:t>
                          </m:r>
                        </m:e>
                        <m:sub>
                          <m:r>
                            <m:t>i</m:t>
                          </m:r>
                        </m:sub>
                      </m:sSub>
                    </m:den>
                  </m:f>
                </m:e>
              </m:nary>
              <m:r>
                <m:t>&amp;</m:t>
              </m:r>
              <m:r>
                <m:t>&amp;</m:t>
              </m:r>
              <m:r>
                <m:rPr>
                  <m:nor/>
                  <m:sty m:val="p"/>
                </m:rPr>
                <m:t>(</m:t>
              </m:r>
              <m:sSup>
                <m:e>
                  <m:r>
                    <m:rPr>
                      <m:sty m:val="b"/>
                    </m:rPr>
                    <m:t>Λ</m:t>
                  </m:r>
                </m:e>
                <m:sup>
                  <m:r>
                    <m:rPr>
                      <m:sty m:val="p"/>
                    </m:rPr>
                    <m:t>−</m:t>
                  </m:r>
                  <m:r>
                    <m:t>1</m:t>
                  </m:r>
                </m:sup>
              </m:sSup>
              <m:r>
                <m:rPr>
                  <m:nor/>
                  <m:sty m:val="p"/>
                </m:rPr>
                <m:t> is diagonal)</m:t>
              </m:r>
            </m:e>
            <m:e>
              <m:r>
                <m:t>&amp;</m:t>
              </m:r>
              <m:r>
                <m:rPr>
                  <m:sty m:val="p"/>
                </m:rPr>
                <m:t>&gt;</m:t>
              </m:r>
              <m:r>
                <m:t>0</m:t>
              </m:r>
              <m:r>
                <m:t>&amp;</m:t>
              </m:r>
              <m:r>
                <m:t>&amp;</m:t>
              </m:r>
              <m:r>
                <m:rPr>
                  <m:nor/>
                  <m:sty m:val="p"/>
                </m:rPr>
                <m:t>(each </m:t>
              </m:r>
              <m:sSub>
                <m:e>
                  <m:r>
                    <m:t>λ</m:t>
                  </m:r>
                </m:e>
                <m:sub>
                  <m:r>
                    <m:t>i</m:t>
                  </m:r>
                </m:sub>
              </m:sSub>
              <m:r>
                <m:rPr>
                  <m:sty m:val="p"/>
                </m:rPr>
                <m:t>&gt;</m:t>
              </m:r>
              <m:r>
                <m:t>0</m:t>
              </m:r>
              <m:r>
                <m:rPr>
                  <m:nor/>
                  <m:sty m:val="p"/>
                </m:rPr>
                <m:t>, and some </m:t>
              </m:r>
              <m:sSub>
                <m:e>
                  <m:r>
                    <m:t>y</m:t>
                  </m:r>
                </m:e>
                <m:sub>
                  <m:r>
                    <m:t>i</m:t>
                  </m:r>
                </m:sub>
              </m:sSub>
              <m:r>
                <m:rPr>
                  <m:sty m:val="p"/>
                </m:rPr>
                <m:t>≠</m:t>
              </m:r>
              <m:r>
                <m:t>0</m:t>
              </m:r>
              <m:r>
                <m:rPr>
                  <m:nor/>
                  <m:sty m:val="p"/>
                </m:rPr>
                <m:t>)</m:t>
              </m:r>
            </m:e>
          </m:eqArr>
        </m:oMath>
      </m:oMathPara>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508" w:name="exm-pd-inverse"/>
    <w:p>
      <w:pPr>
        <w:pStyle w:val="BodyText"/>
      </w:pPr>
      <w:r>
        <w:rPr>
          <w:b/>
          <w:bCs/>
        </w:rPr>
        <w:t xml:space="preserve">Example 152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146</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508"/>
    <w:bookmarkStart w:id="509" w:name="def-paraboloid"/>
    <w:p>
      <w:pPr>
        <w:pStyle w:val="FirstParagraph"/>
      </w:pPr>
      <w:r>
        <w:rPr>
          <w:b/>
          <w:bCs/>
        </w:rPr>
        <w:t xml:space="preserve">Definition 102 (Paraboloid)</w:t>
      </w:r>
      <w:r>
        <w:t xml:space="preserve"> </w:t>
      </w:r>
      <w:r>
        <w:t xml:space="preserve">A</w:t>
      </w:r>
      <w:r>
        <w:t xml:space="preserve"> </w:t>
      </w:r>
      <w:r>
        <w:rPr>
          <w:b/>
          <w:bCs/>
        </w:rPr>
        <w:t xml:space="preserve">paraboloid</w:t>
      </w:r>
      <w:r>
        <w:t xml:space="preserve"> </w:t>
      </w:r>
      <w:r>
        <w:t xml:space="preserve">in</w:t>
      </w:r>
      <w:r>
        <w:t xml:space="preserve"> </w:t>
      </w:r>
      <m:oMath>
        <m:sSup>
          <m:e>
            <m:r>
              <m:rPr>
                <m:scr m:val="double-struck"/>
                <m:sty m:val="p"/>
              </m:rPr>
              <m:t>R</m:t>
            </m:r>
          </m:e>
          <m:sup>
            <m:r>
              <m:t>p</m:t>
            </m:r>
            <m:r>
              <m:rPr>
                <m:sty m:val="p"/>
              </m:rPr>
              <m:t>+</m:t>
            </m:r>
            <m:r>
              <m:t>1</m:t>
            </m:r>
          </m:sup>
        </m:sSup>
      </m:oMath>
      <w:r>
        <w:t xml:space="preserve"> </w:t>
      </w:r>
      <w:r>
        <w:t xml:space="preserve">is the graph</w:t>
      </w:r>
      <w:r>
        <w:t xml:space="preserve"> </w:t>
      </w:r>
      <m:oMath>
        <m:r>
          <m:t>​</m:t>
        </m:r>
        <m:d>
          <m:dPr>
            <m:begChr m:val="{"/>
            <m:sepChr m:val=""/>
            <m:endChr m:val="}"/>
            <m:grow/>
          </m:dPr>
          <m:e>
            <m:r>
              <m:rPr>
                <m:sty m:val="p"/>
              </m:rPr>
              <m:t>(</m:t>
            </m:r>
            <m:acc>
              <m:accPr>
                <m:chr m:val="̃"/>
              </m:accPr>
              <m:e>
                <m:r>
                  <m:t>x</m:t>
                </m:r>
              </m:e>
            </m:acc>
            <m:r>
              <m:rPr>
                <m:sty m:val="p"/>
              </m:rPr>
              <m:t>,</m:t>
            </m:r>
            <m:r>
              <m:t>f</m:t>
            </m:r>
            <m:r>
              <m:rPr>
                <m:sty m:val="p"/>
              </m:rPr>
              <m:t>(</m:t>
            </m:r>
            <m:acc>
              <m:accPr>
                <m:chr m:val="̃"/>
              </m:accPr>
              <m:e>
                <m:r>
                  <m:t>x</m:t>
                </m:r>
              </m:e>
            </m:acc>
            <m:r>
              <m:rPr>
                <m:sty m:val="p"/>
              </m:rPr>
              <m:t>)</m:t>
            </m:r>
            <m:r>
              <m:rPr>
                <m:sty m:val="p"/>
              </m:rPr>
              <m:t>)</m:t>
            </m:r>
            <m:r>
              <m:rPr>
                <m:sty m:val="p"/>
              </m:rPr>
              <m:t>∣</m:t>
            </m:r>
            <m:acc>
              <m:accPr>
                <m:chr m:val="̃"/>
              </m:accPr>
              <m:e>
                <m:r>
                  <m:t>x</m:t>
                </m:r>
              </m:e>
            </m:acc>
            <m:r>
              <m:rPr>
                <m:sty m:val="p"/>
              </m:rPr>
              <m:t>∈</m:t>
            </m:r>
            <m:sSup>
              <m:e>
                <m:r>
                  <m:rPr>
                    <m:scr m:val="double-struck"/>
                    <m:sty m:val="p"/>
                  </m:rPr>
                  <m:t>R</m:t>
                </m:r>
              </m:e>
              <m:sup>
                <m:r>
                  <m:t>p</m:t>
                </m:r>
              </m:sup>
            </m:sSup>
          </m:e>
        </m:d>
        <m:r>
          <m:t>​</m:t>
        </m:r>
      </m:oMath>
      <w:r>
        <w:t xml:space="preserve"> </w:t>
      </w:r>
      <w:r>
        <w:t xml:space="preserve">of a function</w:t>
      </w:r>
    </w:p>
    <w:p>
      <w:pPr>
        <w:pStyle w:val="BodyText"/>
      </w:pPr>
      <m:oMathPara>
        <m:oMathParaPr>
          <m:jc m:val="center"/>
        </m:oMathParaPr>
        <m:oMath>
          <m:r>
            <m:t>f</m:t>
          </m:r>
          <m:r>
            <m:rPr>
              <m:sty m:val="p"/>
            </m:rPr>
            <m:t>(</m:t>
          </m:r>
          <m:acc>
            <m:accPr>
              <m:chr m:val="̃"/>
            </m:accPr>
            <m:e>
              <m:r>
                <m:t>x</m:t>
              </m:r>
            </m:e>
          </m:acc>
          <m:r>
            <m:rPr>
              <m:sty m:val="p"/>
            </m:rPr>
            <m:t>)</m:t>
          </m:r>
          <m:r>
            <m:rPr>
              <m:sty m:val="p"/>
            </m:rPr>
            <m:t>=</m:t>
          </m:r>
          <m:sSup>
            <m:e>
              <m:acc>
                <m:accPr>
                  <m:chr m:val="̃"/>
                </m:accPr>
                <m:e>
                  <m:r>
                    <m:t>x</m:t>
                  </m:r>
                </m:e>
              </m:acc>
            </m:e>
            <m:sup>
              <m:r>
                <m:rPr>
                  <m:sty m:val="p"/>
                </m:rPr>
                <m:t>⊤</m:t>
              </m:r>
            </m:sup>
          </m:sSup>
          <m:r>
            <m:rPr>
              <m:sty m:val="bi"/>
            </m:rPr>
            <m:t>S</m:t>
          </m:r>
          <m:acc>
            <m:accPr>
              <m:chr m:val="̃"/>
            </m:accPr>
            <m:e>
              <m:r>
                <m:t>x</m:t>
              </m:r>
            </m:e>
          </m:acc>
          <m:r>
            <m:rPr>
              <m:sty m:val="p"/>
            </m:rPr>
            <m:t>+</m:t>
          </m:r>
          <m:acc>
            <m:accPr>
              <m:chr m:val="̃"/>
            </m:accPr>
            <m:e>
              <m:r>
                <m:t>b</m:t>
              </m:r>
            </m:e>
          </m:acc>
          <m:r>
            <m:rPr>
              <m:sty m:val="p"/>
            </m:rPr>
            <m:t>⋅</m:t>
          </m:r>
          <m:acc>
            <m:accPr>
              <m:chr m:val="̃"/>
            </m:accPr>
            <m:e>
              <m:r>
                <m:t>x</m:t>
              </m:r>
            </m:e>
          </m:acc>
          <m:r>
            <m:rPr>
              <m:sty m:val="p"/>
            </m:rPr>
            <m:t>+</m:t>
          </m:r>
          <m:r>
            <m:t>c</m:t>
          </m:r>
          <m:r>
            <m:rPr>
              <m:sty m:val="p"/>
            </m:rPr>
            <m:t>,</m:t>
          </m:r>
        </m:oMath>
      </m:oMathPara>
    </w:p>
    <w:p>
      <w:pPr>
        <w:pStyle w:val="FirstParagraph"/>
      </w:pPr>
      <w:r>
        <w:t xml:space="preserve">where</w:t>
      </w:r>
      <w:r>
        <w:t xml:space="preserve"> </w:t>
      </w:r>
      <m:oMath>
        <m:r>
          <m:rPr>
            <m:sty m:val="bi"/>
          </m:rPr>
          <m:t>S</m:t>
        </m:r>
      </m:oMath>
      <w:r>
        <w:t xml:space="preserve"> </w:t>
      </w:r>
      <w:r>
        <w:t xml:space="preserve">is a nonzero symmetric</w:t>
      </w:r>
      <w:r>
        <w:t xml:space="preserve"> </w:t>
      </w:r>
      <m:oMath>
        <m:r>
          <m:t>p</m:t>
        </m:r>
        <m:r>
          <m:rPr>
            <m:sty m:val="p"/>
          </m:rPr>
          <m:t>×</m:t>
        </m:r>
        <m:r>
          <m:t>p</m:t>
        </m:r>
      </m:oMath>
      <w:r>
        <w:t xml:space="preserve"> </w:t>
      </w:r>
      <w:r>
        <w:t xml:space="preserve">matrix</w:t>
      </w:r>
      <w:r>
        <w:t xml:space="preserve"> </w:t>
      </w:r>
      <w:r>
        <w:t xml:space="preserve">(</w:t>
      </w:r>
      <w:hyperlink w:anchor="def-symmetric-matrix">
        <w:r>
          <w:rPr>
            <w:rStyle w:val="Hyperlink"/>
          </w:rPr>
          <w:t xml:space="preserve">Definition 82</w:t>
        </w:r>
      </w:hyperlink>
      <w:r>
        <w:t xml:space="preserve">),</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 first term is a quadratic form (</w:t>
      </w:r>
      <w:hyperlink w:anchor="def-quadratic-form">
        <w:r>
          <w:rPr>
            <w:rStyle w:val="Hyperlink"/>
          </w:rPr>
          <w:t xml:space="preserve">Definition 90</w:t>
        </w:r>
      </w:hyperlink>
      <w:r>
        <w:t xml:space="preserve">).</w:t>
      </w:r>
    </w:p>
    <w:bookmarkEnd w:id="509"/>
    <w:bookmarkStart w:id="510" w:name="def-elliptic-paraboloid"/>
    <w:p>
      <w:pPr>
        <w:pStyle w:val="BodyText"/>
      </w:pPr>
      <w:r>
        <w:rPr>
          <w:b/>
          <w:bCs/>
        </w:rPr>
        <w:t xml:space="preserve">Definition 103 (Elliptic paraboloid)</w:t>
      </w:r>
      <w:r>
        <w:t xml:space="preserve"> </w:t>
      </w:r>
      <w:r>
        <w:t xml:space="preserve">The paraboloid of</w:t>
      </w:r>
      <w:r>
        <w:t xml:space="preserve"> </w:t>
      </w:r>
      <w:hyperlink w:anchor="def-paraboloid">
        <w:r>
          <w:rPr>
            <w:rStyle w:val="Hyperlink"/>
          </w:rPr>
          <w:t xml:space="preserve">Definition 102</w:t>
        </w:r>
      </w:hyperlink>
      <w:r>
        <w:t xml:space="preserve"> </w:t>
      </w:r>
      <w:r>
        <w:t xml:space="preserve">is</w:t>
      </w:r>
      <w:r>
        <w:t xml:space="preserve"> </w:t>
      </w:r>
      <w:r>
        <w:rPr>
          <w:b/>
          <w:bCs/>
        </w:rPr>
        <w:t xml:space="preserve">elliptic</w:t>
      </w:r>
      <w:r>
        <w:t xml:space="preserve"> </w:t>
      </w:r>
      <w:r>
        <w:t xml:space="preserve">if</w:t>
      </w:r>
      <w:r>
        <w:t xml:space="preserve"> </w:t>
      </w:r>
      <m:oMath>
        <m:r>
          <m:rPr>
            <m:sty m:val="bi"/>
          </m:rPr>
          <m:t>S</m:t>
        </m:r>
      </m:oMath>
      <w:r>
        <w:t xml:space="preserve"> </w:t>
      </w:r>
      <w:r>
        <w:t xml:space="preserve">is positive definite</w:t>
      </w:r>
      <w:r>
        <w:t xml:space="preserve"> </w:t>
      </w:r>
      <w:r>
        <w:t xml:space="preserve">(</w:t>
      </w:r>
      <w:hyperlink w:anchor="def-positive-definite">
        <w:r>
          <w:rPr>
            <w:rStyle w:val="Hyperlink"/>
          </w:rPr>
          <w:t xml:space="preserve">Definition 101</w:t>
        </w:r>
      </w:hyperlink>
      <w:r>
        <w:t xml:space="preserve">);</w:t>
      </w:r>
      <w:r>
        <w:t xml:space="preserve"> </w:t>
      </w:r>
      <w:r>
        <w:t xml:space="preserve">it is then a bowl that opens upward.</w:t>
      </w:r>
    </w:p>
    <w:bookmarkEnd w:id="510"/>
    <w:bookmarkStart w:id="512" w:name="exm-paraboloid"/>
    <w:p>
      <w:pPr>
        <w:pStyle w:val="BodyText"/>
      </w:pPr>
      <w:r>
        <w:rPr>
          <w:b/>
          <w:bCs/>
        </w:rPr>
        <w:t xml:space="preserve">Example 153 (A bowl with its lowest point at the origin)</w:t>
      </w:r>
      <w:r>
        <w:t xml:space="preserve"> </w:t>
      </w:r>
      <w:r>
        <w:t xml:space="preserve">Take</w:t>
      </w:r>
      <w:r>
        <w:t xml:space="preserve"> </w:t>
      </w:r>
      <m:oMath>
        <m:r>
          <m:t>p</m:t>
        </m:r>
        <m:r>
          <m:rPr>
            <m:sty m:val="p"/>
          </m:rPr>
          <m:t>=</m:t>
        </m:r>
        <m:r>
          <m:t>2</m:t>
        </m:r>
      </m:oMath>
      <w:r>
        <w:t xml:space="preserve">,</w:t>
      </w:r>
      <w:r>
        <w:t xml:space="preserve"> </w:t>
      </w:r>
      <m:oMath>
        <m:r>
          <m:rPr>
            <m:sty m:val="bi"/>
          </m:rPr>
          <m:t>S</m:t>
        </m:r>
        <m:r>
          <m:rPr>
            <m:sty m:val="p"/>
          </m:rPr>
          <m:t>=</m:t>
        </m:r>
        <m:sSub>
          <m:e>
            <m:r>
              <m:rPr>
                <m:sty m:val="bi"/>
              </m:rPr>
              <m:t>I</m:t>
            </m:r>
          </m:e>
          <m:sub>
            <m:r>
              <m:t>2</m:t>
            </m:r>
          </m:sub>
        </m:sSub>
      </m:oMath>
      <w:r>
        <w:t xml:space="preserve">,</w:t>
      </w:r>
      <w:r>
        <w:t xml:space="preserve"> </w:t>
      </w:r>
      <m:oMath>
        <m:acc>
          <m:accPr>
            <m:chr m:val="̃"/>
          </m:accPr>
          <m:e>
            <m:r>
              <m:t>b</m:t>
            </m:r>
          </m:e>
        </m:acc>
        <m:r>
          <m:rPr>
            <m:sty m:val="p"/>
          </m:rPr>
          <m:t>=</m:t>
        </m:r>
        <m:sSub>
          <m:e>
            <m:acc>
              <m:accPr>
                <m:chr m:val="̃"/>
              </m:accPr>
              <m:e>
                <m:r>
                  <m:t>0</m:t>
                </m:r>
              </m:e>
            </m:acc>
          </m:e>
          <m:sub>
            <m:r>
              <m:t>2</m:t>
            </m:r>
            <m:r>
              <m:rPr>
                <m:sty m:val="p"/>
              </m:rPr>
              <m:t>×</m:t>
            </m:r>
            <m:r>
              <m:t>1</m:t>
            </m:r>
          </m:sub>
        </m:sSub>
      </m:oMath>
      <w:r>
        <w:t xml:space="preserve"> </w:t>
      </w:r>
      <w:r>
        <w:t xml:space="preserve">and</w:t>
      </w:r>
      <w:r>
        <w:t xml:space="preserve"> </w:t>
      </w:r>
      <m:oMath>
        <m:r>
          <m:t>c</m:t>
        </m:r>
        <m:r>
          <m:rPr>
            <m:sty m:val="p"/>
          </m:rPr>
          <m:t>=</m:t>
        </m:r>
        <m:r>
          <m:t>0</m:t>
        </m:r>
      </m:oMath>
      <w:r>
        <w:t xml:space="preserve">.</w:t>
      </w:r>
      <w:r>
        <w:t xml:space="preserve"> </w:t>
      </w:r>
      <w:r>
        <w:t xml:space="preserve">Then</w:t>
      </w:r>
      <w:r>
        <w:t xml:space="preserve"> </w:t>
      </w:r>
      <m:oMath>
        <m:r>
          <m:rPr>
            <m:sty m:val="bi"/>
          </m:rPr>
          <m:t>S</m:t>
        </m:r>
      </m:oMath>
      <w:r>
        <w:t xml:space="preserve"> </w:t>
      </w:r>
      <w:r>
        <w:t xml:space="preserve">is positive definite (</w:t>
      </w:r>
      <w:hyperlink w:anchor="exm-positive-definite">
        <w:r>
          <w:rPr>
            <w:rStyle w:val="Hyperlink"/>
          </w:rPr>
          <w:t xml:space="preserve">Example 150</w:t>
        </w:r>
      </w:hyperlink>
      <w:r>
        <w:t xml:space="preserve">),</w:t>
      </w:r>
      <w:r>
        <w:t xml:space="preserve"> </w:t>
      </w:r>
      <w:r>
        <w:t xml:space="preserve">so the graph of</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p>
                <m:e>
                  <m:acc>
                    <m:accPr>
                      <m:chr m:val="̃"/>
                    </m:accPr>
                    <m:e>
                      <m:r>
                        <m:t>x</m:t>
                      </m:r>
                    </m:e>
                  </m:acc>
                </m:e>
                <m:sup>
                  <m:r>
                    <m:rPr>
                      <m:sty m:val="p"/>
                    </m:rPr>
                    <m:t>⊤</m:t>
                  </m:r>
                </m:sup>
              </m:sSup>
              <m:sSub>
                <m:e>
                  <m:r>
                    <m:rPr>
                      <m:sty m:val="bi"/>
                    </m:rPr>
                    <m:t>I</m:t>
                  </m:r>
                </m:e>
                <m:sub>
                  <m:r>
                    <m:t>2</m:t>
                  </m:r>
                </m:sub>
              </m:sSub>
              <m:acc>
                <m:accPr>
                  <m:chr m:val="̃"/>
                </m:accPr>
                <m:e>
                  <m:r>
                    <m:t>x</m:t>
                  </m:r>
                </m:e>
              </m:acc>
            </m:e>
            <m:e>
              <m:r>
                <m:t>&amp;</m:t>
              </m:r>
              <m:r>
                <m:rPr>
                  <m:sty m:val="p"/>
                </m:rPr>
                <m:t>=</m:t>
              </m:r>
              <m:sSubSup>
                <m:e>
                  <m:r>
                    <m:t>x</m:t>
                  </m:r>
                </m:e>
                <m:sub>
                  <m:r>
                    <m:t>1</m:t>
                  </m:r>
                </m:sub>
                <m:sup>
                  <m:r>
                    <m:t>2</m:t>
                  </m:r>
                </m:sup>
              </m:sSubSup>
              <m:r>
                <m:rPr>
                  <m:sty m:val="p"/>
                </m:rPr>
                <m:t>+</m:t>
              </m:r>
              <m:sSubSup>
                <m:e>
                  <m:r>
                    <m:t>x</m:t>
                  </m:r>
                </m:e>
                <m:sub>
                  <m:r>
                    <m:t>2</m:t>
                  </m:r>
                </m:sub>
                <m:sup>
                  <m:r>
                    <m:t>2</m:t>
                  </m:r>
                </m:sup>
              </m:sSubSup>
            </m:e>
          </m:eqArr>
        </m:oMath>
      </m:oMathPara>
    </w:p>
    <w:p>
      <w:pPr>
        <w:pStyle w:val="FirstParagraph"/>
      </w:pPr>
      <w:r>
        <w:t xml:space="preserve">is an elliptic paraboloid.</w:t>
      </w:r>
      <w:r>
        <w:t xml:space="preserve"> </w:t>
      </w:r>
      <w:r>
        <w:t xml:space="preserve">At</w:t>
      </w:r>
      <w:r>
        <w:t xml:space="preserve"> </w:t>
      </w:r>
      <m:oMath>
        <m:acc>
          <m:accPr>
            <m:chr m:val="̃"/>
          </m:accPr>
          <m:e>
            <m:r>
              <m:t>x</m:t>
            </m:r>
          </m:e>
        </m:acc>
        <m:r>
          <m:rPr>
            <m:sty m:val="p"/>
          </m:rPr>
          <m:t>=</m:t>
        </m:r>
        <m:acc>
          <m:accPr>
            <m:chr m:val="̃"/>
          </m:accPr>
          <m:e>
            <m:r>
              <m:t>0</m:t>
            </m:r>
          </m:e>
        </m:acc>
      </m:oMath>
      <w:r>
        <w:t xml:space="preserve">,</w:t>
      </w:r>
      <w:r>
        <w:t xml:space="preserve"> </w:t>
      </w:r>
      <m:oMath>
        <m:r>
          <m:t>f</m:t>
        </m:r>
        <m:r>
          <m:rPr>
            <m:sty m:val="p"/>
          </m:rPr>
          <m:t>(</m:t>
        </m:r>
        <m:acc>
          <m:accPr>
            <m:chr m:val="̃"/>
          </m:accPr>
          <m:e>
            <m:r>
              <m:t>x</m:t>
            </m:r>
          </m:e>
        </m:acc>
        <m:r>
          <m:rPr>
            <m:sty m:val="p"/>
          </m:rPr>
          <m:t>)</m:t>
        </m:r>
        <m:r>
          <m:rPr>
            <m:sty m:val="p"/>
          </m:rPr>
          <m:t>=</m:t>
        </m:r>
        <m:r>
          <m:t>0</m:t>
        </m:r>
      </m:oMath>
      <w:r>
        <w:t xml:space="preserve">;</w:t>
      </w:r>
      <w:r>
        <w:t xml:space="preserve"> </w:t>
      </w:r>
      <w:r>
        <w:t xml:space="preserve">at</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r>
        <w:t xml:space="preserve"> </w:t>
      </w:r>
      <m:oMath>
        <m:r>
          <m:t>f</m:t>
        </m:r>
        <m:r>
          <m:rPr>
            <m:sty m:val="p"/>
          </m:rPr>
          <m:t>(</m:t>
        </m:r>
        <m:acc>
          <m:accPr>
            <m:chr m:val="̃"/>
          </m:accPr>
          <m:e>
            <m:r>
              <m:t>x</m:t>
            </m:r>
          </m:e>
        </m:acc>
        <m:r>
          <m:rPr>
            <m:sty m:val="p"/>
          </m:rPr>
          <m:t>)</m:t>
        </m:r>
        <m:r>
          <m:rPr>
            <m:sty m:val="p"/>
          </m:rPr>
          <m:t>=</m:t>
        </m:r>
        <m:r>
          <m:t>2</m:t>
        </m:r>
      </m:oMath>
      <w:r>
        <w:t xml:space="preserve">;</w:t>
      </w:r>
      <w:r>
        <w:t xml:space="preserve"> </w:t>
      </w:r>
      <w:r>
        <w:t xml:space="preserve">and</w:t>
      </w:r>
      <w:r>
        <w:t xml:space="preserve"> </w:t>
      </w:r>
      <m:oMath>
        <m:r>
          <m:t>f</m:t>
        </m:r>
        <m:r>
          <m:rPr>
            <m:sty m:val="p"/>
          </m:rPr>
          <m:t>(</m:t>
        </m:r>
        <m:acc>
          <m:accPr>
            <m:chr m:val="̃"/>
          </m:accPr>
          <m:e>
            <m:r>
              <m:t>x</m:t>
            </m:r>
          </m:e>
        </m:acc>
        <m:r>
          <m:rPr>
            <m:sty m:val="p"/>
          </m:rPr>
          <m:t>)</m:t>
        </m:r>
        <m:r>
          <m:rPr>
            <m:sty m:val="p"/>
          </m:rPr>
          <m:t>&gt;</m:t>
        </m:r>
        <m:r>
          <m:t>0</m:t>
        </m:r>
      </m:oMath>
      <w:r>
        <w:t xml:space="preserve"> </w:t>
      </w:r>
      <w:r>
        <w:t xml:space="preserve">at every</w:t>
      </w:r>
      <w:r>
        <w:t xml:space="preserve"> </w:t>
      </w:r>
      <m:oMath>
        <m:acc>
          <m:accPr>
            <m:chr m:val="̃"/>
          </m:accPr>
          <m:e>
            <m:r>
              <m:t>x</m:t>
            </m:r>
          </m:e>
        </m:acc>
        <m:r>
          <m:rPr>
            <m:sty m:val="p"/>
          </m:rPr>
          <m:t>≠</m:t>
        </m:r>
        <m:acc>
          <m:accPr>
            <m:chr m:val="̃"/>
          </m:accPr>
          <m:e>
            <m:r>
              <m:t>0</m:t>
            </m:r>
          </m:e>
        </m:acc>
      </m:oMath>
      <w:r>
        <w:t xml:space="preserve">,</w:t>
      </w:r>
      <w:r>
        <w:t xml:space="preserve"> </w:t>
      </w:r>
      <w:r>
        <w:t xml:space="preserve">so the origin is the only lowest point of the bowl.</w:t>
      </w:r>
      <w:r>
        <w:t xml:space="preserve"> </w:t>
      </w:r>
      <w:hyperlink w:anchor="fig-paraboloid">
        <w:r>
          <w:rPr>
            <w:rStyle w:val="Hyperlink"/>
          </w:rPr>
          <w:t xml:space="preserve">Figure 2</w:t>
        </w:r>
      </w:hyperlink>
      <w:r>
        <w:t xml:space="preserve"> </w:t>
      </w:r>
      <w:r>
        <w:t xml:space="preserve">shows the surface.</w:t>
      </w:r>
    </w:p>
    <w:tbl>
      <w:tblPr>
        <w:tblStyle w:val="Table"/>
        <w:tblW w:type="pct" w:w="5000"/>
        <w:tblLayout w:type="fixed"/>
        <w:tblLook w:firstRow="0" w:lastRow="0" w:firstColumn="0" w:lastColumn="0" w:noHBand="0" w:noVBand="0" w:val="0000"/>
      </w:tblPr>
      <w:tblGrid>
        <w:gridCol w:w="7920"/>
      </w:tblGrid>
      <w:tr>
        <w:tc>
          <w:tcPr/>
          <w:bookmarkStart w:id="511" w:name="fig-paraboloid"/>
          <w:p>
            <w:pPr>
              <w:pStyle w:val="Compact"/>
              <w:jc w:val="center"/>
            </w:pPr>
            <w:r>
              <w:rPr>
                <w:i/>
                <w:iCs/>
              </w:rPr>
              <w:t xml:space="preserve">(This 3D surface is interactive; see the HTML or slide version of this page to view it.)</w:t>
            </w:r>
          </w:p>
          <w:p>
            <w:pPr>
              <w:jc w:val="center"/>
            </w:pPr>
            <w:pPr>
              <w:jc w:val="left"/>
              <w:spacing w:before="200"/>
              <w:pStyle w:val="ImageCaption"/>
            </w:pPr>
            <w:r>
              <w:t xml:space="preserve">Figure 2: The surface</w:t>
            </w:r>
            <w:r>
              <w:t xml:space="preserve"> </w:t>
            </w:r>
            <m:oMath>
              <m:r>
                <m:t>z</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over</w:t>
            </w:r>
            <w:r>
              <w:t xml:space="preserve"> </w:t>
            </w:r>
            <m:oMath>
              <m:r>
                <m:rPr>
                  <m:sty m:val="p"/>
                </m:rPr>
                <m:t>[</m:t>
              </m:r>
              <m:r>
                <m:rPr>
                  <m:sty m:val="p"/>
                </m:rPr>
                <m:t>−</m:t>
              </m:r>
              <m:r>
                <m:t>2</m:t>
              </m:r>
              <m:r>
                <m:rPr>
                  <m:sty m:val="p"/>
                </m:rPr>
                <m:t>,</m:t>
              </m:r>
              <m:r>
                <m:t>2</m:t>
              </m:r>
              <m:sSup>
                <m:e>
                  <m:r>
                    <m:rPr>
                      <m:sty m:val="p"/>
                    </m:rPr>
                    <m:t>]</m:t>
                  </m:r>
                </m:e>
                <m:sup>
                  <m:r>
                    <m:t>2</m:t>
                  </m:r>
                </m:sup>
              </m:sSup>
            </m:oMath>
            <w:r>
              <w:t xml:space="preserve">:</w:t>
            </w:r>
            <w:r>
              <w:t xml:space="preserve"> </w:t>
            </w:r>
            <w:r>
              <w:t xml:space="preserve">a bowl that opens upward, with its lowest point above the origin.</w:t>
            </w:r>
            <w:r>
              <w:t xml:space="preserve"> </w:t>
            </w:r>
            <w:r>
              <w:t xml:space="preserve">Horizontal slices of the bowl are circles around the origin.</w:t>
            </w:r>
          </w:p>
          <w:bookmarkEnd w:id="511"/>
        </w:tc>
      </w:tr>
    </w:tbl>
    <w:bookmarkEnd w:id="512"/>
    <w:bookmarkStart w:id="513" w:name="def-matrix-induced-inner-product"/>
    <w:p>
      <w:pPr>
        <w:pStyle w:val="BodyText"/>
      </w:pPr>
      <w:r>
        <w:rPr>
          <w:b/>
          <w:bCs/>
        </w:rPr>
        <w:t xml:space="preserve">Definition 104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all nonzero</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by</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b>
            <m:e>
              <m:r>
                <m:t>​</m:t>
              </m:r>
            </m:e>
            <m:sub>
              <m:r>
                <m:rPr>
                  <m:sty m:val="bi"/>
                </m:rPr>
                <m:t>A</m:t>
              </m:r>
            </m:sub>
          </m:sSub>
          <m:limUpp>
            <m:e>
              <m:r>
                <m:rPr>
                  <m:sty m:val="p"/>
                </m:rPr>
                <m:t>=</m:t>
              </m:r>
            </m:e>
            <m:lim>
              <m:r>
                <m:rPr>
                  <m:nor/>
                  <m:sty m:val="p"/>
                </m:rPr>
                <m:t>def</m:t>
              </m:r>
            </m:lim>
          </m:limUpp>
          <m:sSup>
            <m:e>
              <m:acc>
                <m:accPr>
                  <m:chr m:val="̃"/>
                </m:accPr>
                <m:e>
                  <m:r>
                    <m:t>x</m:t>
                  </m:r>
                </m:e>
              </m:acc>
            </m:e>
            <m:sup>
              <m:r>
                <m:rPr>
                  <m:sty m:val="p"/>
                </m:rPr>
                <m:t>⊤</m:t>
              </m:r>
            </m:sup>
          </m:sSup>
          <m:r>
            <m:rPr>
              <m:sty m:val="bi"/>
            </m:rPr>
            <m:t>A</m:t>
          </m:r>
          <m:acc>
            <m:accPr>
              <m:chr m:val="̃"/>
            </m:accPr>
            <m:e>
              <m:r>
                <m:t>y</m:t>
              </m:r>
            </m:e>
          </m:acc>
          <m:r>
            <m:rPr>
              <m:sty m:val="p"/>
            </m:rPr>
            <m:t>.</m:t>
          </m:r>
        </m:oMath>
      </m:oMathPara>
    </w:p>
    <w:bookmarkEnd w:id="513"/>
    <w:bookmarkStart w:id="514" w:name="exm-matrix-induced-inner-product"/>
    <w:p>
      <w:pPr>
        <w:pStyle w:val="FirstParagraph"/>
      </w:pPr>
      <w:r>
        <w:rPr>
          <w:b/>
          <w:bCs/>
        </w:rPr>
        <w:t xml:space="preserve">Example 154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2</m:t>
              </m:r>
              <m:sSubSup>
                <m:e>
                  <m:r>
                    <m:t>x</m:t>
                  </m:r>
                </m:e>
                <m:sub>
                  <m:r>
                    <m:t>1</m:t>
                  </m:r>
                </m:sub>
                <m:sup>
                  <m:r>
                    <m:t>2</m:t>
                  </m:r>
                </m:sup>
              </m:sSubSup>
              <m:r>
                <m:rPr>
                  <m:sty m:val="p"/>
                </m:rPr>
                <m:t>+</m:t>
              </m:r>
              <m:r>
                <m:t>2</m:t>
              </m:r>
              <m:sSub>
                <m:e>
                  <m:r>
                    <m:t>x</m:t>
                  </m:r>
                </m:e>
                <m:sub>
                  <m:r>
                    <m:t>1</m:t>
                  </m:r>
                </m:sub>
              </m:sSub>
              <m:sSub>
                <m:e>
                  <m:r>
                    <m:t>x</m:t>
                  </m:r>
                </m:e>
                <m:sub>
                  <m:r>
                    <m:t>2</m:t>
                  </m:r>
                </m:sub>
              </m:sSub>
              <m:r>
                <m:rPr>
                  <m:sty m:val="p"/>
                </m:rPr>
                <m:t>+</m:t>
              </m:r>
              <m:r>
                <m:t>2</m:t>
              </m:r>
              <m:sSubSup>
                <m:e>
                  <m:r>
                    <m:t>x</m:t>
                  </m:r>
                </m:e>
                <m:sub>
                  <m:r>
                    <m:t>2</m:t>
                  </m:r>
                </m:sub>
                <m:sup>
                  <m:r>
                    <m:t>2</m:t>
                  </m:r>
                </m:sup>
              </m:sSubSup>
              <m:r>
                <m:t>&amp;</m:t>
              </m:r>
              <m:r>
                <m:t>&amp;</m:t>
              </m:r>
              <m:r>
                <m:rPr>
                  <m:nor/>
                  <m:sty m:val="p"/>
                </m:rPr>
                <m:t>(expand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(complete the square)</m:t>
              </m:r>
            </m:e>
          </m:eqArr>
        </m:oMath>
      </m:oMathPara>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m:oMath>
        <m:acc>
          <m:accPr>
            <m:chr m:val="̃"/>
          </m:accPr>
          <m:e>
            <m:r>
              <m:t>x</m:t>
            </m:r>
          </m:e>
        </m:acc>
        <m:r>
          <m:rPr>
            <m:sty m:val="p"/>
          </m:rPr>
          <m:t>≠</m:t>
        </m:r>
        <m:acc>
          <m:accPr>
            <m:chr m:val="̃"/>
          </m:accPr>
          <m:e>
            <m:r>
              <m:t>0</m:t>
            </m:r>
          </m:e>
        </m:acc>
      </m:oMath>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b>
                <m:e>
                  <m:r>
                    <m:t>​</m:t>
                  </m:r>
                </m:e>
                <m:sub>
                  <m:r>
                    <m:rPr>
                      <m:sty m:val="bi"/>
                    </m:rPr>
                    <m:t>A</m:t>
                  </m:r>
                </m:sub>
              </m:sSub>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3</m:t>
                        </m:r>
                      </m:e>
                    </m:mr>
                    <m:mr>
                      <m:e>
                        <m:r>
                          <m:rPr>
                            <m:sty m:val="p"/>
                          </m:rPr>
                          <m:t>−</m:t>
                        </m:r>
                        <m:r>
                          <m:t>1</m:t>
                        </m:r>
                      </m:e>
                    </m:mr>
                  </m:m>
                </m:e>
              </m:d>
              <m:r>
                <m:t>&amp;</m:t>
              </m:r>
              <m:r>
                <m:t>&amp;</m:t>
              </m:r>
              <m:r>
                <m:rPr>
                  <m:nor/>
                  <m:sty m:val="p"/>
                </m:rPr>
                <m:t>(substitute vectors and matrix)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2</m:t>
                        </m:r>
                        <m:r>
                          <m:rPr>
                            <m:sty m:val="p"/>
                          </m:rPr>
                          <m:t>⋅</m:t>
                        </m:r>
                        <m:r>
                          <m:t>3</m:t>
                        </m:r>
                        <m:r>
                          <m:rPr>
                            <m:sty m:val="p"/>
                          </m:rPr>
                          <m:t>+</m:t>
                        </m:r>
                        <m:r>
                          <m:t>1</m:t>
                        </m:r>
                        <m:r>
                          <m:rPr>
                            <m:sty m:val="p"/>
                          </m:rPr>
                          <m:t>⋅</m:t>
                        </m:r>
                        <m:r>
                          <m:rPr>
                            <m:sty m:val="p"/>
                          </m:rPr>
                          <m:t>(</m:t>
                        </m:r>
                        <m:r>
                          <m:rPr>
                            <m:sty m:val="p"/>
                          </m:rPr>
                          <m:t>−</m:t>
                        </m:r>
                        <m:r>
                          <m:t>1</m:t>
                        </m:r>
                        <m:r>
                          <m:rPr>
                            <m:sty m:val="p"/>
                          </m:rPr>
                          <m:t>)</m:t>
                        </m:r>
                      </m:e>
                    </m:mr>
                    <m:mr>
                      <m:e>
                        <m:r>
                          <m:t>1</m:t>
                        </m:r>
                        <m:r>
                          <m:rPr>
                            <m:sty m:val="p"/>
                          </m:rPr>
                          <m:t>⋅</m:t>
                        </m:r>
                        <m:r>
                          <m:t>3</m:t>
                        </m:r>
                        <m:r>
                          <m:rPr>
                            <m:sty m:val="p"/>
                          </m:rPr>
                          <m:t>+</m:t>
                        </m:r>
                        <m:r>
                          <m:t>2</m:t>
                        </m:r>
                        <m:r>
                          <m:rPr>
                            <m:sty m:val="p"/>
                          </m:rPr>
                          <m:t>⋅</m:t>
                        </m:r>
                        <m:r>
                          <m:rPr>
                            <m:sty m:val="p"/>
                          </m:rPr>
                          <m:t>(</m:t>
                        </m:r>
                        <m:r>
                          <m:rPr>
                            <m:sty m:val="p"/>
                          </m:rPr>
                          <m:t>−</m:t>
                        </m:r>
                        <m:r>
                          <m:t>1</m:t>
                        </m:r>
                        <m:r>
                          <m:rPr>
                            <m:sty m:val="p"/>
                          </m:rPr>
                          <m:t>)</m:t>
                        </m:r>
                      </m:e>
                    </m:mr>
                  </m:m>
                </m:e>
              </m:d>
              <m:r>
                <m:t>&amp;</m:t>
              </m:r>
              <m:r>
                <m:t>&amp;</m:t>
              </m:r>
              <m:r>
                <m:rPr>
                  <m:nor/>
                  <m:sty m:val="p"/>
                </m:rPr>
                <m:t>(</m:t>
              </m:r>
              <m:r>
                <m:rPr>
                  <m:nor/>
                  <m:sty m:val="p"/>
                </m:rPr>
                <m:t>Definition 32</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5</m:t>
                        </m:r>
                      </m:e>
                    </m:mr>
                    <m:mr>
                      <m:e>
                        <m:r>
                          <m:t>1</m:t>
                        </m:r>
                      </m:e>
                    </m:mr>
                  </m:m>
                </m:e>
              </m:d>
              <m:r>
                <m:t>&amp;</m:t>
              </m:r>
              <m:r>
                <m:t>&amp;</m:t>
              </m:r>
              <m:r>
                <m:rPr>
                  <m:nor/>
                  <m:sty m:val="p"/>
                </m:rPr>
                <m:t>(multiply and add)</m:t>
              </m:r>
            </m:e>
            <m:e>
              <m:r>
                <m:t>&amp;</m:t>
              </m:r>
              <m:r>
                <m:rPr>
                  <m:sty m:val="p"/>
                </m:rPr>
                <m:t>=</m:t>
              </m:r>
              <m:r>
                <m:t>1</m:t>
              </m:r>
              <m:r>
                <m:rPr>
                  <m:sty m:val="p"/>
                </m:rPr>
                <m:t>⋅</m:t>
              </m:r>
              <m:r>
                <m:t>5</m:t>
              </m:r>
              <m:r>
                <m:rPr>
                  <m:sty m:val="p"/>
                </m:rPr>
                <m:t>+</m:t>
              </m:r>
              <m:r>
                <m:t>2</m:t>
              </m:r>
              <m:r>
                <m:rPr>
                  <m:sty m:val="p"/>
                </m:rPr>
                <m:t>⋅</m:t>
              </m:r>
              <m:r>
                <m:t>1</m:t>
              </m:r>
              <m:r>
                <m:t>&amp;</m:t>
              </m:r>
              <m:r>
                <m:t>&amp;</m:t>
              </m:r>
              <m:r>
                <m:rPr>
                  <m:nor/>
                  <m:sty m:val="p"/>
                </m:rPr>
                <m:t>(</m:t>
              </m:r>
              <m:r>
                <m:rPr>
                  <m:nor/>
                  <m:sty m:val="p"/>
                </m:rPr>
                <m:t>Definition 32</m:t>
              </m:r>
              <m:r>
                <m:rPr>
                  <m:nor/>
                  <m:sty m:val="p"/>
                </m:rPr>
                <m:t>)</m:t>
              </m:r>
            </m:e>
            <m:e>
              <m:r>
                <m:t>&amp;</m:t>
              </m:r>
              <m:r>
                <m:rPr>
                  <m:sty m:val="p"/>
                </m:rPr>
                <m:t>=</m:t>
              </m:r>
              <m:r>
                <m:t>7</m:t>
              </m:r>
              <m:r>
                <m:rPr>
                  <m:sty m:val="p"/>
                </m:rPr>
                <m:t>.</m:t>
              </m:r>
              <m:r>
                <m:t>&amp;</m:t>
              </m:r>
              <m:r>
                <m:t>&amp;</m:t>
              </m:r>
              <m:r>
                <m:rPr>
                  <m:nor/>
                  <m:sty m:val="p"/>
                </m:rPr>
                <m:t>(multiply and add)</m:t>
              </m:r>
            </m:e>
          </m:eqArr>
        </m:oMath>
      </m:oMathPara>
    </w:p>
    <w:p>
      <w:pPr>
        <w:pStyle w:val="FirstParagraph"/>
      </w:pPr>
      <w:r>
        <w:t xml:space="preserve">In contrast, the standard dot product yields: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3</m:t>
              </m:r>
              <m:r>
                <m:rPr>
                  <m:sty m:val="p"/>
                </m:rPr>
                <m:t>+</m:t>
              </m:r>
              <m:r>
                <m:t>2</m:t>
              </m:r>
              <m:r>
                <m:rPr>
                  <m:sty m:val="p"/>
                </m:rPr>
                <m:t>⋅</m:t>
              </m:r>
              <m:r>
                <m:rPr>
                  <m:sty m:val="p"/>
                </m:rPr>
                <m:t>(</m:t>
              </m:r>
              <m:r>
                <m:rPr>
                  <m:sty m:val="p"/>
                </m:rPr>
                <m:t>−</m:t>
              </m:r>
              <m:r>
                <m:t>1</m:t>
              </m:r>
              <m:r>
                <m:rPr>
                  <m:sty m:val="p"/>
                </m:rPr>
                <m:t>)</m:t>
              </m:r>
            </m:e>
            <m:e>
              <m:r>
                <m:t>&amp;</m:t>
              </m:r>
              <m:r>
                <m:rPr>
                  <m:sty m:val="p"/>
                </m:rPr>
                <m:t>=</m:t>
              </m:r>
              <m:r>
                <m:t>1</m:t>
              </m:r>
              <m:r>
                <m:rPr>
                  <m:sty m:val="p"/>
                </m:rPr>
                <m:t>.</m:t>
              </m:r>
            </m:e>
          </m:eqArr>
        </m:oMath>
      </m:oMathPara>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sSub>
              <m:e>
                <m:r>
                  <m:rPr>
                    <m:sty m:val="bi"/>
                  </m:rPr>
                  <m:t>I</m:t>
                </m:r>
              </m:e>
              <m:sub>
                <m:r>
                  <m:t>p</m:t>
                </m:r>
              </m:sub>
            </m:sSub>
          </m:sub>
        </m:sSub>
        <m:r>
          <m:rPr>
            <m:sty m:val="p"/>
          </m:rPr>
          <m:t>=</m:t>
        </m:r>
        <m:acc>
          <m:accPr>
            <m:chr m:val="̃"/>
          </m:accPr>
          <m:e>
            <m:r>
              <m:t>x</m:t>
            </m:r>
          </m:e>
        </m:acc>
        <m:r>
          <m:rPr>
            <m:sty m:val="p"/>
          </m:rPr>
          <m:t>⋅</m:t>
        </m:r>
        <m:acc>
          <m:accPr>
            <m:chr m:val="̃"/>
          </m:accPr>
          <m:e>
            <m:r>
              <m:t>y</m:t>
            </m:r>
          </m:e>
        </m:acc>
      </m:oMath>
      <w:r>
        <w:t xml:space="preserve">.</w:t>
      </w:r>
    </w:p>
    <w:bookmarkEnd w:id="514"/>
    <w:bookmarkStart w:id="515" w:name="thm-matrix-induced-inner-product"/>
    <w:p>
      <w:pPr>
        <w:pStyle w:val="BodyText"/>
      </w:pPr>
      <w:r>
        <w:rPr>
          <w:b/>
          <w:bCs/>
        </w:rPr>
        <w:t xml:space="preserve">Theorem 82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rPr>
                <m:sty m:val="bi"/>
              </m:rPr>
              <m:t>A</m:t>
            </m:r>
          </m:sub>
        </m:sSub>
        <m:r>
          <m:rPr>
            <m:sty m:val="p"/>
          </m:rPr>
          <m:t>=</m:t>
        </m:r>
        <m:sSup>
          <m:e>
            <m:acc>
              <m:accPr>
                <m:chr m:val="̃"/>
              </m:accPr>
              <m:e>
                <m:r>
                  <m:t>x</m:t>
                </m:r>
              </m:e>
            </m:acc>
          </m:e>
          <m:sup>
            <m:r>
              <m:rPr>
                <m:sty m:val="p"/>
              </m:rPr>
              <m:t>⊤</m:t>
            </m:r>
          </m:sup>
        </m:sSup>
        <m:r>
          <m:rPr>
            <m:sty m:val="bi"/>
          </m:rPr>
          <m:t>A</m:t>
        </m:r>
        <m:acc>
          <m:accPr>
            <m:chr m:val="̃"/>
          </m:accPr>
          <m:e>
            <m:r>
              <m:t>y</m:t>
            </m:r>
          </m:e>
        </m:acc>
      </m:oMath>
      <w:r>
        <w:t xml:space="preserve"> </w:t>
      </w:r>
      <w:r>
        <w:t xml:space="preserve">satisfies the four inner product axioms (</w:t>
      </w:r>
      <w:hyperlink w:anchor="def-inner-product">
        <w:r>
          <w:rPr>
            <w:rStyle w:val="Hyperlink"/>
          </w:rPr>
          <w:t xml:space="preserve">Definition 68</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sSub>
          <m:e>
            <m:r>
              <m:t>​</m:t>
            </m:r>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69</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97</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99</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m:oMath>
        <m:sSub>
          <m:e>
            <m:r>
              <m:t>A</m:t>
            </m:r>
          </m:e>
          <m:sub>
            <m:r>
              <m:t>i</m:t>
            </m:r>
            <m:r>
              <m:t>j</m:t>
            </m:r>
          </m:sub>
        </m:sSub>
        <m:r>
          <m:rPr>
            <m:sty m:val="p"/>
          </m:rPr>
          <m:t>=</m:t>
        </m:r>
        <m: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m:t>
        </m:r>
      </m:oMath>
      <w:r>
        <w:t xml:space="preserve">, where</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are the standard basis vectors (</w:t>
      </w:r>
      <w:hyperlink w:anchor="def-indicator-vector">
        <w:r>
          <w:rPr>
            <w:rStyle w:val="Hyperlink"/>
          </w:rPr>
          <w:t xml:space="preserve">Definition 14</w:t>
        </w:r>
      </w:hyperlink>
      <w:r>
        <w:t xml:space="preserve">).</w:t>
      </w:r>
    </w:p>
    <w:bookmarkEnd w:id="515"/>
    <w:p>
      <w:pPr>
        <w:pStyle w:val="BodyText"/>
      </w:pPr>
      <w:r>
        <w:rPr>
          <w:i/>
          <w:iCs/>
        </w:rPr>
        <w:t xml:space="preserve">Proof</w:t>
      </w:r>
      <w:r>
        <w:t xml:space="preserve">. </w:t>
      </w:r>
    </w:p>
    <w:p>
      <w:pPr>
        <w:pStyle w:val="Compact"/>
        <w:numPr>
          <w:ilvl w:val="0"/>
          <w:numId w:val="1079"/>
        </w:numPr>
      </w:pPr>
      <w:r>
        <w:rPr>
          <w:b/>
          <w:bCs/>
        </w:rPr>
        <w:t xml:space="preserve">positivity</w:t>
      </w:r>
      <w:r>
        <w:t xml:space="preserve">:</w:t>
      </w:r>
      <w:r>
        <w:t xml:space="preserve"> </w:t>
      </w:r>
      <m:oMath>
        <m:r>
          <m:t>​</m:t>
        </m:r>
        <m:d>
          <m:dPr>
            <m:begChr m:val="⟨"/>
            <m:sepChr m:val=""/>
            <m:endChr m:val="⟩"/>
            <m:grow/>
          </m:dPr>
          <m:e>
            <m:acc>
              <m:accPr>
                <m:chr m:val="̃"/>
              </m:accPr>
              <m:e>
                <m:r>
                  <m:t>x</m:t>
                </m:r>
              </m:e>
            </m:acc>
            <m:r>
              <m:rPr>
                <m:sty m:val="p"/>
              </m:rPr>
              <m:t>,</m:t>
            </m:r>
            <m:acc>
              <m:accPr>
                <m:chr m:val="̃"/>
              </m:accPr>
              <m:e>
                <m:r>
                  <m:t>x</m:t>
                </m:r>
              </m:e>
            </m:acc>
          </m:e>
        </m:d>
        <m:sSub>
          <m:e>
            <m:r>
              <m:t>​</m:t>
            </m:r>
          </m:e>
          <m:sub>
            <m:r>
              <m:rPr>
                <m:sty m:val="bi"/>
              </m:rPr>
              <m:t>A</m:t>
            </m:r>
          </m:sub>
        </m:sSub>
        <m:r>
          <m:rPr>
            <m:sty m:val="p"/>
          </m:rPr>
          <m:t>=</m:t>
        </m:r>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Compact"/>
        <w:numPr>
          <w:ilvl w:val="0"/>
          <w:numId w:val="1079"/>
        </w:numPr>
      </w:pPr>
      <w:r>
        <w:rPr>
          <w:b/>
          <w:bCs/>
        </w:rPr>
        <w:t xml:space="preserve">definiteness</w:t>
      </w:r>
      <w:r>
        <w:t xml:space="preserve">:</w:t>
      </w:r>
      <w:r>
        <w:t xml:space="preserve"> </w:t>
      </w:r>
      <m:oMath>
        <m:r>
          <m:t>​</m:t>
        </m:r>
        <m:d>
          <m:dPr>
            <m:begChr m:val="⟨"/>
            <m:sepChr m:val=""/>
            <m:endChr m:val="⟩"/>
            <m:grow/>
          </m:dPr>
          <m:e>
            <m:acc>
              <m:accPr>
                <m:chr m:val="̃"/>
              </m:accPr>
              <m:e>
                <m:r>
                  <m:t>x</m:t>
                </m:r>
              </m:e>
            </m:acc>
            <m:r>
              <m:rPr>
                <m:sty m:val="p"/>
              </m:rPr>
              <m:t>,</m:t>
            </m:r>
            <m:acc>
              <m:accPr>
                <m:chr m:val="̃"/>
              </m:accPr>
              <m:e>
                <m:r>
                  <m:t>x</m:t>
                </m:r>
              </m:e>
            </m:acc>
          </m:e>
        </m:d>
        <m:sSub>
          <m:e>
            <m:r>
              <m:t>​</m:t>
            </m:r>
          </m:e>
          <m:sub>
            <m:r>
              <m:rPr>
                <m:sty m:val="bi"/>
              </m:rPr>
              <m:t>A</m:t>
            </m:r>
          </m:sub>
        </m:sSub>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r>
        <w:t xml:space="preserve"> </w:t>
      </w:r>
      <w:r>
        <w:t xml:space="preserve">by definition of a positive definite matrix (</w:t>
      </w:r>
      <w:hyperlink w:anchor="def-positive-definite">
        <w:r>
          <w:rPr>
            <w:rStyle w:val="Hyperlink"/>
          </w:rPr>
          <w:t xml:space="preserve">Definition 101</w:t>
        </w:r>
      </w:hyperlink>
      <w:r>
        <w:t xml:space="preserve">);</w:t>
      </w:r>
    </w:p>
    <w:p>
      <w:pPr>
        <w:pStyle w:val="Compact"/>
        <w:numPr>
          <w:ilvl w:val="0"/>
          <w:numId w:val="1079"/>
        </w:numPr>
      </w:pPr>
      <w:r>
        <w:rPr>
          <w:b/>
          <w:bCs/>
        </w:rPr>
        <w:t xml:space="preserve">linearity in the first slot</w:t>
      </w:r>
      <w:r>
        <w:t xml:space="preserve">: 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Compact"/>
      </w:pPr>
      <m:oMathPara>
        <m:oMathParaPr>
          <m:jc m:val="center"/>
        </m:oMathParaPr>
        <m:oMath>
          <m:eqArr>
            <m:e>
              <m:r>
                <m:t>​</m:t>
              </m:r>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sSub>
                <m:e>
                  <m:r>
                    <m:t>​</m:t>
                  </m:r>
                </m:e>
                <m:sub>
                  <m:r>
                    <m:rPr>
                      <m:sty m:val="bi"/>
                    </m:rPr>
                    <m:t>A</m:t>
                  </m:r>
                </m:sub>
              </m:sSub>
              <m:r>
                <m:t>&amp;</m:t>
              </m:r>
              <m:r>
                <m:rPr>
                  <m:sty m:val="p"/>
                </m:rPr>
                <m:t>=</m:t>
              </m:r>
              <m:sSup>
                <m:e>
                  <m:r>
                    <m:rPr>
                      <m:sty m:val="p"/>
                    </m:rPr>
                    <m:t>(</m:t>
                  </m:r>
                  <m:r>
                    <m:t>a</m:t>
                  </m:r>
                  <m:r>
                    <m:t> </m:t>
                  </m:r>
                  <m:acc>
                    <m:accPr>
                      <m:chr m:val="̃"/>
                    </m:accPr>
                    <m:e>
                      <m:r>
                        <m:t>x</m:t>
                      </m:r>
                    </m:e>
                  </m:acc>
                  <m:r>
                    <m:rPr>
                      <m:sty m:val="p"/>
                    </m:rPr>
                    <m:t>+</m:t>
                  </m:r>
                  <m:r>
                    <m:t>b</m:t>
                  </m:r>
                  <m:r>
                    <m:t> </m:t>
                  </m:r>
                  <m:acc>
                    <m:accPr>
                      <m:chr m:val="̃"/>
                    </m:accPr>
                    <m:e>
                      <m:r>
                        <m:t>y</m:t>
                      </m:r>
                    </m:e>
                  </m:acc>
                  <m:r>
                    <m:rPr>
                      <m:sty m:val="p"/>
                    </m:rPr>
                    <m:t>)</m:t>
                  </m:r>
                </m:e>
                <m:sup>
                  <m:r>
                    <m:rPr>
                      <m:sty m:val="p"/>
                    </m:rPr>
                    <m:t>⊤</m:t>
                  </m:r>
                </m:sup>
              </m:sSup>
              <m:r>
                <m:t> </m:t>
              </m:r>
              <m:r>
                <m:rPr>
                  <m:sty m:val="bi"/>
                </m:rPr>
                <m:t>A</m:t>
              </m:r>
              <m:acc>
                <m:accPr>
                  <m:chr m:val="̃"/>
                </m:accPr>
                <m:e>
                  <m:r>
                    <m:t>z</m:t>
                  </m:r>
                </m:e>
              </m:acc>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
              <m:r>
                <m:t>&amp;</m:t>
              </m:r>
              <m:r>
                <m:rPr>
                  <m:sty m:val="p"/>
                </m:rPr>
                <m:t>=</m:t>
              </m:r>
              <m:r>
                <m:rPr>
                  <m:sty m:val="p"/>
                </m:rPr>
                <m:t>(</m:t>
              </m:r>
              <m:r>
                <m:t>a</m:t>
              </m:r>
              <m:r>
                <m:t> </m:t>
              </m:r>
              <m:sSup>
                <m:e>
                  <m:acc>
                    <m:accPr>
                      <m:chr m:val="̃"/>
                    </m:accPr>
                    <m:e>
                      <m:r>
                        <m:t>x</m:t>
                      </m:r>
                    </m:e>
                  </m:acc>
                </m:e>
                <m:sup>
                  <m:r>
                    <m:rPr>
                      <m:sty m:val="p"/>
                    </m:rPr>
                    <m:t>⊤</m:t>
                  </m:r>
                </m:sup>
              </m:sSup>
              <m:r>
                <m:rPr>
                  <m:sty m:val="p"/>
                </m:rPr>
                <m:t>+</m:t>
              </m:r>
              <m:r>
                <m:t>b</m:t>
              </m:r>
              <m:r>
                <m:t> </m:t>
              </m:r>
              <m:sSup>
                <m:e>
                  <m:acc>
                    <m:accPr>
                      <m:chr m:val="̃"/>
                    </m:accPr>
                    <m:e>
                      <m:r>
                        <m:t>y</m:t>
                      </m:r>
                    </m:e>
                  </m:acc>
                </m:e>
                <m:sup>
                  <m:r>
                    <m:rPr>
                      <m:sty m:val="p"/>
                    </m:rPr>
                    <m:t>⊤</m:t>
                  </m:r>
                </m:sup>
              </m:sSup>
              <m:r>
                <m:rPr>
                  <m:sty m:val="p"/>
                </m:rPr>
                <m:t>)</m:t>
              </m:r>
              <m:r>
                <m:t> </m:t>
              </m:r>
              <m:r>
                <m:rPr>
                  <m:sty m:val="bi"/>
                </m:rPr>
                <m:t>A</m:t>
              </m:r>
              <m:acc>
                <m:accPr>
                  <m:chr m:val="̃"/>
                </m:accPr>
                <m:e>
                  <m:r>
                    <m:t>z</m:t>
                  </m:r>
                </m:e>
              </m:acc>
              <m:r>
                <m:t>&amp;</m:t>
              </m:r>
              <m:r>
                <m:t>&amp;</m:t>
              </m:r>
              <m:r>
                <m:rPr>
                  <m:nor/>
                  <m:sty m:val="p"/>
                </m:rPr>
                <m:t>(</m:t>
              </m:r>
              <m:r>
                <m:rPr>
                  <m:nor/>
                  <m:sty m:val="p"/>
                </m:rPr>
                <m:t>Theorem 18</m:t>
              </m:r>
              <m:r>
                <m:rPr>
                  <m:nor/>
                  <m:sty m:val="p"/>
                </m:rPr>
                <m:t>, </m:t>
              </m:r>
              <m:r>
                <m:rPr>
                  <m:nor/>
                  <m:sty m:val="p"/>
                </m:rPr>
                <m:t>Definition 25</m:t>
              </m:r>
              <m:r>
                <m:rPr>
                  <m:nor/>
                  <m:sty m:val="p"/>
                </m:rPr>
                <m:t>, </m:t>
              </m:r>
              <m:r>
                <m:rPr>
                  <m:nor/>
                  <m:sty m:val="p"/>
                </m:rPr>
                <m:t>Definition 22</m:t>
              </m:r>
              <m:r>
                <m:rPr>
                  <m:nor/>
                  <m:sty m:val="p"/>
                </m:rPr>
                <m:t>)</m:t>
              </m:r>
            </m:e>
            <m:e>
              <m:r>
                <m:t>&amp;</m:t>
              </m:r>
              <m:r>
                <m:rPr>
                  <m:sty m:val="p"/>
                </m:rPr>
                <m:t>=</m:t>
              </m:r>
              <m:r>
                <m:t>a</m:t>
              </m:r>
              <m:r>
                <m:t> </m:t>
              </m:r>
              <m:sSup>
                <m:e>
                  <m:acc>
                    <m:accPr>
                      <m:chr m:val="̃"/>
                    </m:accPr>
                    <m:e>
                      <m:r>
                        <m:t>x</m:t>
                      </m:r>
                    </m:e>
                  </m:acc>
                </m:e>
                <m:sup>
                  <m:r>
                    <m:rPr>
                      <m:sty m:val="p"/>
                    </m:rPr>
                    <m:t>⊤</m:t>
                  </m:r>
                </m:sup>
              </m:sSup>
              <m:r>
                <m:rPr>
                  <m:sty m:val="bi"/>
                </m:rPr>
                <m:t>A</m:t>
              </m:r>
              <m:acc>
                <m:accPr>
                  <m:chr m:val="̃"/>
                </m:accPr>
                <m:e>
                  <m:r>
                    <m:t>z</m:t>
                  </m:r>
                </m:e>
              </m:acc>
              <m:r>
                <m:rPr>
                  <m:sty m:val="p"/>
                </m:rPr>
                <m:t>+</m:t>
              </m:r>
              <m:r>
                <m:t>b</m:t>
              </m:r>
              <m:r>
                <m:t> </m:t>
              </m:r>
              <m:sSup>
                <m:e>
                  <m:acc>
                    <m:accPr>
                      <m:chr m:val="̃"/>
                    </m:accPr>
                    <m:e>
                      <m:r>
                        <m:t>y</m:t>
                      </m:r>
                    </m:e>
                  </m:acc>
                </m:e>
                <m:sup>
                  <m:r>
                    <m:rPr>
                      <m:sty m:val="p"/>
                    </m:rPr>
                    <m:t>⊤</m:t>
                  </m:r>
                </m:sup>
              </m:sSup>
              <m:r>
                <m:rPr>
                  <m:sty m:val="bi"/>
                </m:rPr>
                <m:t>A</m:t>
              </m:r>
              <m:acc>
                <m:accPr>
                  <m:chr m:val="̃"/>
                </m:accPr>
                <m:e>
                  <m:r>
                    <m:t>z</m:t>
                  </m:r>
                </m:e>
              </m:acc>
              <m:r>
                <m:t>&amp;</m:t>
              </m:r>
              <m:r>
                <m:t>&amp;</m:t>
              </m:r>
              <m:r>
                <m:rPr>
                  <m:nor/>
                  <m:sty m:val="p"/>
                </m:rPr>
                <m:t>(</m:t>
              </m:r>
              <m:r>
                <m:rPr>
                  <m:nor/>
                  <m:sty m:val="p"/>
                </m:rPr>
                <m:t>Theorem 9</m:t>
              </m:r>
              <m:r>
                <m:rPr>
                  <m:nor/>
                  <m:sty m:val="p"/>
                </m:rPr>
                <m:t>)</m:t>
              </m:r>
            </m:e>
            <m:e>
              <m:r>
                <m:t>&amp;</m:t>
              </m:r>
              <m:r>
                <m:rPr>
                  <m:sty m:val="p"/>
                </m:rPr>
                <m:t>=</m:t>
              </m:r>
              <m:r>
                <m:t>a</m:t>
              </m:r>
              <m:r>
                <m:t> </m:t>
              </m:r>
              <m:r>
                <m:t>​</m:t>
              </m:r>
              <m:d>
                <m:dPr>
                  <m:begChr m:val="⟨"/>
                  <m:sepChr m:val=""/>
                  <m:endChr m:val="⟩"/>
                  <m:grow/>
                </m:dPr>
                <m:e>
                  <m:acc>
                    <m:accPr>
                      <m:chr m:val="̃"/>
                    </m:accPr>
                    <m:e>
                      <m:r>
                        <m:t>x</m:t>
                      </m:r>
                    </m:e>
                  </m:acc>
                  <m:r>
                    <m:rPr>
                      <m:sty m:val="p"/>
                    </m:rPr>
                    <m:t>,</m:t>
                  </m:r>
                  <m:acc>
                    <m:accPr>
                      <m:chr m:val="̃"/>
                    </m:accPr>
                    <m:e>
                      <m:r>
                        <m:t>z</m:t>
                      </m:r>
                    </m:e>
                  </m:acc>
                </m:e>
              </m:d>
              <m:sSub>
                <m:e>
                  <m:r>
                    <m:t>​</m:t>
                  </m:r>
                </m:e>
                <m:sub>
                  <m:r>
                    <m:rPr>
                      <m:sty m:val="bi"/>
                    </m:rPr>
                    <m:t>A</m:t>
                  </m:r>
                </m:sub>
              </m:sSub>
              <m:r>
                <m:rPr>
                  <m:sty m:val="p"/>
                </m:rPr>
                <m:t>+</m:t>
              </m:r>
              <m:r>
                <m:t>b</m:t>
              </m:r>
              <m:r>
                <m:t> </m:t>
              </m:r>
              <m:r>
                <m:t>​</m:t>
              </m:r>
              <m:d>
                <m:dPr>
                  <m:begChr m:val="⟨"/>
                  <m:sepChr m:val=""/>
                  <m:endChr m:val="⟩"/>
                  <m:grow/>
                </m:dPr>
                <m:e>
                  <m:acc>
                    <m:accPr>
                      <m:chr m:val="̃"/>
                    </m:accPr>
                    <m:e>
                      <m:r>
                        <m:t>y</m:t>
                      </m:r>
                    </m:e>
                  </m:acc>
                  <m:r>
                    <m:rPr>
                      <m:sty m:val="p"/>
                    </m:rPr>
                    <m:t>,</m:t>
                  </m:r>
                  <m:acc>
                    <m:accPr>
                      <m:chr m:val="̃"/>
                    </m:accPr>
                    <m:e>
                      <m:r>
                        <m:t>z</m:t>
                      </m:r>
                    </m:e>
                  </m:acc>
                </m:e>
              </m:d>
              <m:sSub>
                <m:e>
                  <m:r>
                    <m:t>​</m:t>
                  </m:r>
                </m:e>
                <m:sub>
                  <m:r>
                    <m:rPr>
                      <m:sty m:val="bi"/>
                    </m:rPr>
                    <m:t>A</m:t>
                  </m:r>
                </m:sub>
              </m:sSub>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qArr>
        </m:oMath>
      </m:oMathPara>
    </w:p>
    <w:p>
      <w:pPr>
        <w:pStyle w:val="Compact"/>
        <w:numPr>
          <w:ilvl w:val="0"/>
          <w:numId w:val="1079"/>
        </w:numPr>
      </w:pPr>
      <w:r>
        <w:rPr>
          <w:b/>
          <w:bCs/>
        </w:rPr>
        <w:t xml:space="preserve">symmetry</w:t>
      </w:r>
      <w:r>
        <w:t xml:space="preserve">: because</w:t>
      </w:r>
      <w:r>
        <w:t xml:space="preserve"> </w:t>
      </w:r>
      <m:oMath>
        <m:sSup>
          <m:e>
            <m:acc>
              <m:accPr>
                <m:chr m:val="̃"/>
              </m:accPr>
              <m:e>
                <m:r>
                  <m:t>y</m:t>
                </m:r>
              </m:e>
            </m:acc>
          </m:e>
          <m:sup>
            <m:r>
              <m:rPr>
                <m:sty m:val="p"/>
              </m:rPr>
              <m:t>⊤</m:t>
            </m:r>
          </m:sup>
        </m:sSup>
        <m:r>
          <m:rPr>
            <m:sty m:val="bi"/>
          </m:rPr>
          <m:t>A</m:t>
        </m:r>
        <m:acc>
          <m:accPr>
            <m:chr m:val="̃"/>
          </m:accPr>
          <m:e>
            <m:r>
              <m:t>x</m:t>
            </m:r>
          </m:e>
        </m:acc>
      </m:oMath>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m:oMathPara>
        <m:oMathParaPr>
          <m:jc m:val="center"/>
        </m:oMathParaPr>
        <m:oMath>
          <m:eqArr>
            <m:e>
              <m:r>
                <m:t>​</m:t>
              </m:r>
              <m:d>
                <m:dPr>
                  <m:begChr m:val="⟨"/>
                  <m:sepChr m:val=""/>
                  <m:endChr m:val="⟩"/>
                  <m:grow/>
                </m:dPr>
                <m:e>
                  <m:acc>
                    <m:accPr>
                      <m:chr m:val="̃"/>
                    </m:accPr>
                    <m:e>
                      <m:r>
                        <m:t>y</m:t>
                      </m:r>
                    </m:e>
                  </m:acc>
                  <m:r>
                    <m:rPr>
                      <m:sty m:val="p"/>
                    </m:rPr>
                    <m:t>,</m:t>
                  </m:r>
                  <m:acc>
                    <m:accPr>
                      <m:chr m:val="̃"/>
                    </m:accPr>
                    <m:e>
                      <m:r>
                        <m:t>x</m:t>
                      </m:r>
                    </m:e>
                  </m:acc>
                </m:e>
              </m:d>
              <m:sSub>
                <m:e>
                  <m:r>
                    <m:t>​</m:t>
                  </m:r>
                </m:e>
                <m:sub>
                  <m:r>
                    <m:rPr>
                      <m:sty m:val="bi"/>
                    </m:rPr>
                    <m:t>A</m:t>
                  </m:r>
                </m:sub>
              </m:sSub>
              <m:r>
                <m:t>&amp;</m:t>
              </m:r>
              <m:r>
                <m:rPr>
                  <m:sty m:val="p"/>
                </m:rPr>
                <m:t>=</m:t>
              </m:r>
              <m:sSup>
                <m:e>
                  <m:acc>
                    <m:accPr>
                      <m:chr m:val="̃"/>
                    </m:accPr>
                    <m:e>
                      <m:r>
                        <m:t>y</m:t>
                      </m:r>
                    </m:e>
                  </m:acc>
                </m:e>
                <m:sup>
                  <m:r>
                    <m:rPr>
                      <m:sty m:val="p"/>
                    </m:rPr>
                    <m:t>⊤</m:t>
                  </m:r>
                </m:sup>
              </m:sSup>
              <m:r>
                <m:rPr>
                  <m:sty m:val="bi"/>
                </m:rPr>
                <m:t>A</m:t>
              </m:r>
              <m:acc>
                <m:accPr>
                  <m:chr m:val="̃"/>
                </m:accPr>
                <m:e>
                  <m:r>
                    <m:t>x</m:t>
                  </m:r>
                </m:e>
              </m:acc>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
              <m:r>
                <m:t>&amp;</m:t>
              </m:r>
              <m:r>
                <m:rPr>
                  <m:sty m:val="p"/>
                </m:rPr>
                <m:t>=</m:t>
              </m:r>
              <m:sSup>
                <m:e>
                  <m:r>
                    <m:t>​</m:t>
                  </m:r>
                  <m:d>
                    <m:dPr>
                      <m:begChr m:val="("/>
                      <m:sepChr m:val=""/>
                      <m:endChr m:val=")"/>
                      <m:grow/>
                    </m:dPr>
                    <m:e>
                      <m:sSup>
                        <m:e>
                          <m:acc>
                            <m:accPr>
                              <m:chr m:val="̃"/>
                            </m:accPr>
                            <m:e>
                              <m:r>
                                <m:t>y</m:t>
                              </m:r>
                            </m:e>
                          </m:acc>
                        </m:e>
                        <m:sup>
                          <m:r>
                            <m:rPr>
                              <m:sty m:val="p"/>
                            </m:rPr>
                            <m:t>⊤</m:t>
                          </m:r>
                        </m:sup>
                      </m:sSup>
                      <m:r>
                        <m:rPr>
                          <m:sty m:val="bi"/>
                        </m:rPr>
                        <m:t>A</m:t>
                      </m:r>
                      <m:acc>
                        <m:accPr>
                          <m:chr m:val="̃"/>
                        </m:accPr>
                        <m:e>
                          <m:r>
                            <m:t>x</m:t>
                          </m:r>
                        </m:e>
                      </m:acc>
                    </m:e>
                  </m:d>
                  <m:r>
                    <m:t>​</m:t>
                  </m:r>
                </m:e>
                <m:sup>
                  <m:r>
                    <m:rPr>
                      <m:sty m:val="p"/>
                    </m:rPr>
                    <m:t>⊤</m:t>
                  </m:r>
                </m:sup>
              </m:sSup>
              <m:r>
                <m:t>&amp;</m:t>
              </m:r>
              <m:r>
                <m:t>&amp;</m:t>
              </m:r>
              <m:r>
                <m:rPr>
                  <m:nor/>
                  <m:sty m:val="p"/>
                </m:rPr>
                <m:t>(a scalar equals its transpose)</m:t>
              </m:r>
            </m:e>
            <m:e>
              <m:r>
                <m:t>&amp;</m:t>
              </m:r>
              <m:r>
                <m:rPr>
                  <m:sty m:val="p"/>
                </m:rPr>
                <m:t>=</m:t>
              </m:r>
              <m:sSup>
                <m:e>
                  <m:acc>
                    <m:accPr>
                      <m:chr m:val="̃"/>
                    </m:accPr>
                    <m:e>
                      <m:r>
                        <m:t>x</m:t>
                      </m:r>
                    </m:e>
                  </m:acc>
                </m:e>
                <m:sup>
                  <m:r>
                    <m:rPr>
                      <m:sty m:val="p"/>
                    </m:rPr>
                    <m:t>⊤</m:t>
                  </m:r>
                </m:sup>
              </m:sSup>
              <m:sSup>
                <m:e>
                  <m:r>
                    <m:rPr>
                      <m:sty m:val="bi"/>
                    </m:rPr>
                    <m:t>A</m:t>
                  </m:r>
                </m:e>
                <m:sup>
                  <m:r>
                    <m:rPr>
                      <m:sty m:val="p"/>
                    </m:rPr>
                    <m:t>⊤</m:t>
                  </m:r>
                </m:sup>
              </m:sSup>
              <m:acc>
                <m:accPr>
                  <m:chr m:val="̃"/>
                </m:accPr>
                <m:e>
                  <m:r>
                    <m:t>y</m:t>
                  </m:r>
                </m:e>
              </m:acc>
              <m:r>
                <m:t>&amp;</m:t>
              </m:r>
              <m:r>
                <m:t>&amp;</m:t>
              </m:r>
              <m:r>
                <m:rPr>
                  <m:nor/>
                  <m:sty m:val="p"/>
                </m:rPr>
                <m:t>(</m:t>
              </m:r>
              <m:r>
                <m:rPr>
                  <m:nor/>
                  <m:sty m:val="p"/>
                </m:rPr>
                <m:t>Theorem 19</m:t>
              </m:r>
              <m:r>
                <m:rPr>
                  <m:nor/>
                  <m:sty m:val="p"/>
                </m:rPr>
                <m:t>, twice)</m:t>
              </m:r>
            </m:e>
            <m:e>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m:t>
              </m:r>
              <m:r>
                <m:rPr>
                  <m:sty m:val="bi"/>
                </m:rPr>
                <m:t>A</m:t>
              </m:r>
              <m:r>
                <m:rPr>
                  <m:nor/>
                  <m:sty m:val="p"/>
                </m:rPr>
                <m:t> is symmetric)</m:t>
              </m:r>
            </m:e>
            <m:e>
              <m:r>
                <m:t>&amp;</m:t>
              </m:r>
              <m:r>
                <m:rPr>
                  <m:sty m:val="p"/>
                </m:rPr>
                <m:t>=</m:t>
              </m:r>
              <m:r>
                <m:t>​</m:t>
              </m:r>
              <m:d>
                <m:dPr>
                  <m:begChr m:val="⟨"/>
                  <m:sepChr m:val=""/>
                  <m:endChr m:val="⟩"/>
                  <m:grow/>
                </m:dPr>
                <m:e>
                  <m:acc>
                    <m:accPr>
                      <m:chr m:val="̃"/>
                    </m:accPr>
                    <m:e>
                      <m:r>
                        <m:t>x</m:t>
                      </m:r>
                    </m:e>
                  </m:acc>
                  <m:r>
                    <m:rPr>
                      <m:sty m:val="p"/>
                    </m:rPr>
                    <m:t>,</m:t>
                  </m:r>
                  <m:acc>
                    <m:accPr>
                      <m:chr m:val="̃"/>
                    </m:accPr>
                    <m:e>
                      <m:r>
                        <m:t>y</m:t>
                      </m:r>
                    </m:e>
                  </m:acc>
                </m:e>
              </m:d>
              <m:sSub>
                <m:e>
                  <m:r>
                    <m:t>​</m:t>
                  </m:r>
                </m:e>
                <m:sub>
                  <m:r>
                    <m:rPr>
                      <m:sty m:val="bi"/>
                    </m:rPr>
                    <m:t>A</m:t>
                  </m:r>
                </m:sub>
              </m:sSub>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qArr>
        </m:oMath>
      </m:oMathPara>
    </w:p>
    <w:p>
      <w:pPr>
        <w:pStyle w:val="FirstParagraph"/>
      </w:pPr>
      <w:r>
        <w:t xml:space="preserve">For the converse, let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can be written in the standard basis as</w:t>
      </w:r>
      <w:r>
        <w:t xml:space="preserve"> </w:t>
      </w:r>
      <m:oMath>
        <m:acc>
          <m:accPr>
            <m:chr m:val="̃"/>
          </m:accPr>
          <m:e>
            <m:r>
              <m:t>x</m:t>
            </m:r>
          </m:e>
        </m:acc>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oMath>
      <w:r>
        <w:t xml:space="preserve"> </w:t>
      </w:r>
      <w:r>
        <w:t xml:space="preserve">(</w:t>
      </w:r>
      <w:hyperlink w:anchor="def-basis">
        <w:r>
          <w:rPr>
            <w:rStyle w:val="Hyperlink"/>
          </w:rPr>
          <w:t xml:space="preserve">Definition 48</w:t>
        </w:r>
      </w:hyperlink>
      <w:r>
        <w:t xml:space="preserve">,</w:t>
      </w:r>
      <w:r>
        <w:t xml:space="preserve"> </w:t>
      </w:r>
      <w:hyperlink w:anchor="def-indicator-vector">
        <w:r>
          <w:rPr>
            <w:rStyle w:val="Hyperlink"/>
          </w:rPr>
          <w:t xml:space="preserve">Definition 14</w:t>
        </w:r>
      </w:hyperlink>
      <w:r>
        <w:t xml:space="preserve">).</w:t>
      </w:r>
      <w:r>
        <w:t xml:space="preserve"> </w:t>
      </w:r>
      <w:r>
        <w:t xml:space="preserve">By linearity in both slots (</w:t>
      </w:r>
      <w:hyperlink w:anchor="rem-inner-product-other-sources">
        <w:r>
          <w:rPr>
            <w:rStyle w:val="Hyperlink"/>
          </w:rPr>
          <w:t xml:space="preserve">Remark 21</w:t>
        </w:r>
      </w:hyperlink>
      <w:r>
        <w:t xml:space="preserve">):</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e>
              </m:d>
              <m:r>
                <m:t>​</m:t>
              </m:r>
              <m:r>
                <m:t>&amp;</m:t>
              </m:r>
              <m:r>
                <m:t>&amp;</m:t>
              </m:r>
              <m:r>
                <m:rPr>
                  <m:nor/>
                  <m:sty m:val="p"/>
                </m:rPr>
                <m:t>(expand in the standard basis)</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x</m:t>
                          </m:r>
                        </m:e>
                        <m:sub>
                          <m:r>
                            <m:t>i</m:t>
                          </m:r>
                        </m:sub>
                      </m:sSub>
                    </m:e>
                  </m:nary>
                </m:e>
              </m:nary>
              <m:sSub>
                <m:e>
                  <m:r>
                    <m:t>y</m:t>
                  </m:r>
                </m:e>
                <m:sub>
                  <m:r>
                    <m:t>j</m:t>
                  </m:r>
                </m:sub>
              </m:sSub>
              <m:r>
                <m:t> </m:t>
              </m:r>
              <m: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m:t>
              </m:r>
              <m:r>
                <m:t>&amp;</m:t>
              </m:r>
              <m:r>
                <m:t>&amp;</m:t>
              </m:r>
              <m:r>
                <m:rPr>
                  <m:nor/>
                  <m:sty m:val="p"/>
                </m:rPr>
                <m:t>(linearity in both slots)</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(define </m:t>
              </m:r>
              <m:sSub>
                <m:e>
                  <m:r>
                    <m:t>A</m:t>
                  </m:r>
                </m:e>
                <m:sub>
                  <m:r>
                    <m:t>i</m:t>
                  </m:r>
                  <m:r>
                    <m:t>j</m:t>
                  </m:r>
                </m:sub>
              </m:sSub>
              <m:limUpp>
                <m:e>
                  <m:r>
                    <m:rPr>
                      <m:sty m:val="p"/>
                    </m:rPr>
                    <m:t>=</m:t>
                  </m:r>
                </m:e>
                <m:lim>
                  <m:r>
                    <m:rPr>
                      <m:nor/>
                      <m:sty m:val="p"/>
                    </m:rPr>
                    <m:t>def</m:t>
                  </m:r>
                </m:lim>
              </m:limUpp>
              <m: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m:t>
              </m:r>
              <m:r>
                <m:rPr>
                  <m:nor/>
                  <m:sty m:val="p"/>
                </m:rPr>
                <m:t>)</m:t>
              </m:r>
            </m:e>
            <m:e>
              <m:r>
                <m:t>&amp;</m:t>
              </m:r>
              <m:r>
                <m:rPr>
                  <m:sty m:val="p"/>
                </m:rPr>
                <m:t>=</m:t>
              </m:r>
              <m:sSup>
                <m:e>
                  <m:acc>
                    <m:accPr>
                      <m:chr m:val="̃"/>
                    </m:accPr>
                    <m:e>
                      <m:r>
                        <m:t>x</m:t>
                      </m:r>
                    </m:e>
                  </m:acc>
                </m:e>
                <m:sup>
                  <m:r>
                    <m:rPr>
                      <m:sty m:val="p"/>
                    </m:rPr>
                    <m:t>⊤</m:t>
                  </m:r>
                </m:sup>
              </m:sSup>
              <m:r>
                <m:rPr>
                  <m:sty m:val="bi"/>
                </m:rPr>
                <m:t>A</m:t>
              </m:r>
              <m:acc>
                <m:accPr>
                  <m:chr m:val="̃"/>
                </m:accPr>
                <m:e>
                  <m:r>
                    <m:t>y</m:t>
                  </m:r>
                </m:e>
              </m:acc>
              <m:r>
                <m:rPr>
                  <m:sty m:val="p"/>
                </m:rPr>
                <m:t>.</m:t>
              </m:r>
              <m:r>
                <m:t>&amp;</m:t>
              </m:r>
              <m:r>
                <m:t>&amp;</m:t>
              </m:r>
              <m:r>
                <m:rPr>
                  <m:nor/>
                  <m:sty m:val="p"/>
                </m:rPr>
                <m:t>(</m:t>
              </m:r>
              <m:r>
                <m:rPr>
                  <m:nor/>
                  <m:sty m:val="p"/>
                </m:rPr>
                <m:t>Definition 32</m:t>
              </m:r>
              <m:r>
                <m:rPr>
                  <m:nor/>
                  <m:sty m:val="p"/>
                </m:rPr>
                <m:t>)</m:t>
              </m:r>
            </m:e>
          </m:eqArr>
        </m:oMath>
      </m:oMathPara>
    </w:p>
    <w:p>
      <w:pPr>
        <w:pStyle w:val="FirstParagraph"/>
      </w:pPr>
      <w:r>
        <w:t xml:space="preserve">Symmetry of</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ensures</w:t>
      </w:r>
    </w:p>
    <w:p>
      <w:pPr>
        <w:pStyle w:val="BodyText"/>
      </w:pPr>
      <m:oMathPara>
        <m:oMathParaPr>
          <m:jc m:val="center"/>
        </m:oMathParaPr>
        <m:oMath>
          <m:eqArr>
            <m:e>
              <m:sSub>
                <m:e>
                  <m:r>
                    <m:t>A</m:t>
                  </m:r>
                </m:e>
                <m:sub>
                  <m:r>
                    <m:t>j</m:t>
                  </m:r>
                  <m:r>
                    <m:t>i</m:t>
                  </m:r>
                </m:sub>
              </m:sSub>
              <m:r>
                <m:t>&amp;</m:t>
              </m:r>
              <m:r>
                <m:rPr>
                  <m:sty m:val="p"/>
                </m:rPr>
                <m:t>=</m:t>
              </m:r>
              <m:r>
                <m:t>​</m:t>
              </m:r>
              <m:d>
                <m:dPr>
                  <m:begChr m:val="⟨"/>
                  <m:sepChr m:val=""/>
                  <m:endChr m:val="⟩"/>
                  <m:grow/>
                </m:dPr>
                <m:e>
                  <m:sSub>
                    <m:e>
                      <m:acc>
                        <m:accPr>
                          <m:chr m:val="̃"/>
                        </m:accPr>
                        <m:e>
                          <m:r>
                            <m:t>e</m:t>
                          </m:r>
                        </m:e>
                      </m:acc>
                    </m:e>
                    <m:sub>
                      <m:r>
                        <m:t>j</m:t>
                      </m:r>
                    </m:sub>
                  </m:sSub>
                  <m:r>
                    <m:rPr>
                      <m:sty m:val="p"/>
                    </m:rPr>
                    <m:t>,</m:t>
                  </m:r>
                  <m:sSub>
                    <m:e>
                      <m:acc>
                        <m:accPr>
                          <m:chr m:val="̃"/>
                        </m:accPr>
                        <m:e>
                          <m:r>
                            <m:t>e</m:t>
                          </m:r>
                        </m:e>
                      </m:acc>
                    </m:e>
                    <m:sub>
                      <m:r>
                        <m:t>i</m:t>
                      </m:r>
                    </m:sub>
                  </m:sSub>
                </m:e>
              </m:d>
              <m:r>
                <m:t>​</m:t>
              </m:r>
            </m:e>
            <m:e>
              <m:r>
                <m:t>&amp;</m:t>
              </m:r>
              <m:r>
                <m:rPr>
                  <m:sty m:val="p"/>
                </m:rPr>
                <m:t>=</m:t>
              </m:r>
              <m: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m:t>
              </m:r>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82</w:t>
        </w:r>
      </w:hyperlink>
      <w:r>
        <w:t xml:space="preserve">).</w:t>
      </w:r>
      <w:r>
        <w:t xml:space="preserve"> </w:t>
      </w:r>
      <w:r>
        <w:t xml:space="preserve">For any</w:t>
      </w:r>
      <w:r>
        <w:t xml:space="preserve"> </w:t>
      </w:r>
      <m:oMath>
        <m:acc>
          <m:accPr>
            <m:chr m:val="̃"/>
          </m:accPr>
          <m:e>
            <m:r>
              <m:t>x</m:t>
            </m:r>
          </m:e>
        </m:acc>
        <m:r>
          <m:rPr>
            <m:sty m:val="p"/>
          </m:rPr>
          <m:t>≠</m:t>
        </m:r>
        <m:acc>
          <m:accPr>
            <m:chr m:val="̃"/>
          </m:accPr>
          <m:e>
            <m:r>
              <m:t>0</m:t>
            </m:r>
          </m:e>
        </m:acc>
      </m:oMath>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m:t>
        </m:r>
        <m:r>
          <m:t>​</m:t>
        </m:r>
        <m:d>
          <m:dPr>
            <m:begChr m:val="⟨"/>
            <m:sepChr m:val=""/>
            <m:endChr m:val="⟩"/>
            <m:grow/>
          </m:dPr>
          <m:e>
            <m:acc>
              <m:accPr>
                <m:chr m:val="̃"/>
              </m:accPr>
              <m:e>
                <m:r>
                  <m:t>x</m:t>
                </m:r>
              </m:e>
            </m:acc>
            <m:r>
              <m:rPr>
                <m:sty m:val="p"/>
              </m:rPr>
              <m:t>,</m:t>
            </m:r>
            <m:acc>
              <m:accPr>
                <m:chr m:val="̃"/>
              </m:accPr>
              <m:e>
                <m:r>
                  <m:t>x</m:t>
                </m:r>
              </m:e>
            </m:acc>
          </m:e>
        </m:d>
        <m:r>
          <m:t>​</m:t>
        </m:r>
        <m:r>
          <m:rPr>
            <m:sty m:val="p"/>
          </m:rPr>
          <m:t>&gt;</m:t>
        </m:r>
        <m:r>
          <m:t>0</m:t>
        </m:r>
      </m:oMath>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sSup>
          <m:e>
            <m:acc>
              <m:accPr>
                <m:chr m:val="̃"/>
              </m:accPr>
              <m:e>
                <m:r>
                  <m:t>x</m:t>
                </m:r>
              </m:e>
            </m:acc>
          </m:e>
          <m:sup>
            <m:r>
              <m:rPr>
                <m:sty m:val="p"/>
              </m:rPr>
              <m:t>⊤</m:t>
            </m:r>
          </m:sup>
        </m:sSup>
        <m:r>
          <m:rPr>
            <m:sty m:val="bi"/>
          </m:rPr>
          <m:t>B</m:t>
        </m:r>
        <m:acc>
          <m:accPr>
            <m:chr m:val="̃"/>
          </m:accPr>
          <m:e>
            <m:r>
              <m:t>y</m:t>
            </m:r>
          </m:e>
        </m:acc>
      </m:oMath>
      <w:r>
        <w:t xml:space="preserve"> </w:t>
      </w:r>
      <w:r>
        <w:t xml:space="preserve">for all</w:t>
      </w:r>
      <w:r>
        <w:t xml:space="preserve"> </w:t>
      </w:r>
      <m:oMath>
        <m:acc>
          <m:accPr>
            <m:chr m:val="̃"/>
          </m:accPr>
          <m:e>
            <m:r>
              <m:t>x</m:t>
            </m:r>
          </m:e>
        </m:acc>
        <m:r>
          <m:rPr>
            <m:sty m:val="p"/>
          </m:rPr>
          <m:t>,</m:t>
        </m:r>
        <m:acc>
          <m:accPr>
            <m:chr m:val="̃"/>
          </m:accPr>
          <m:e>
            <m:r>
              <m:t>y</m:t>
            </m:r>
          </m:e>
        </m:acc>
      </m:oMath>
      <w:r>
        <w:t xml:space="preserve">,</w:t>
      </w:r>
      <w:r>
        <w:t xml:space="preserve"> </w:t>
      </w:r>
      <w:r>
        <w:t xml:space="preserve">evaluating at</w:t>
      </w:r>
      <w:r>
        <w:t xml:space="preserve"> </w:t>
      </w:r>
      <m:oMath>
        <m:acc>
          <m:accPr>
            <m:chr m:val="̃"/>
          </m:accPr>
          <m:e>
            <m:r>
              <m:t>x</m:t>
            </m:r>
          </m:e>
        </m:acc>
        <m:r>
          <m:rPr>
            <m:sty m:val="p"/>
          </m:rPr>
          <m:t>=</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sSub>
          <m:e>
            <m:acc>
              <m:accPr>
                <m:chr m:val="̃"/>
              </m:accPr>
              <m:e>
                <m:r>
                  <m:t>e</m:t>
                </m:r>
              </m:e>
            </m:acc>
          </m:e>
          <m:sub>
            <m:r>
              <m:t>j</m:t>
            </m:r>
          </m:sub>
        </m:sSub>
      </m:oMath>
      <w:r>
        <w:t xml:space="preserve"> </w:t>
      </w:r>
      <w:r>
        <w:t xml:space="preserve">gives</w:t>
      </w:r>
    </w:p>
    <w:p>
      <w:pPr>
        <w:pStyle w:val="BodyText"/>
      </w:pPr>
      <m:oMathPara>
        <m:oMathParaPr>
          <m:jc m:val="center"/>
        </m:oMathParaPr>
        <m:oMath>
          <m:eqArr>
            <m:e>
              <m:sSub>
                <m:e>
                  <m:r>
                    <m:t>B</m:t>
                  </m:r>
                </m:e>
                <m:sub>
                  <m:r>
                    <m:t>i</m:t>
                  </m:r>
                  <m:r>
                    <m:t>j</m:t>
                  </m:r>
                </m:sub>
              </m:sSub>
              <m:r>
                <m:t>&amp;</m:t>
              </m:r>
              <m:r>
                <m:rPr>
                  <m:sty m:val="p"/>
                </m:rPr>
                <m:t>=</m:t>
              </m:r>
              <m:sSup>
                <m:e>
                  <m:sSub>
                    <m:e>
                      <m:acc>
                        <m:accPr>
                          <m:chr m:val="̃"/>
                        </m:accPr>
                        <m:e>
                          <m:r>
                            <m:t>e</m:t>
                          </m:r>
                        </m:e>
                      </m:acc>
                    </m:e>
                    <m:sub>
                      <m:r>
                        <m:t>i</m:t>
                      </m:r>
                    </m:sub>
                  </m:sSub>
                </m:e>
                <m:sup>
                  <m:r>
                    <m:rPr>
                      <m:sty m:val="p"/>
                    </m:rPr>
                    <m:t>⊤</m:t>
                  </m:r>
                </m:sup>
              </m:sSup>
              <m:r>
                <m:rPr>
                  <m:sty m:val="bi"/>
                </m:rPr>
                <m:t>B</m:t>
              </m:r>
              <m:sSub>
                <m:e>
                  <m:acc>
                    <m:accPr>
                      <m:chr m:val="̃"/>
                    </m:accPr>
                    <m:e>
                      <m:r>
                        <m:t>e</m:t>
                      </m:r>
                    </m:e>
                  </m:acc>
                </m:e>
                <m:sub>
                  <m:r>
                    <m:t>j</m:t>
                  </m:r>
                </m:sub>
              </m:sSub>
            </m:e>
            <m:e>
              <m:r>
                <m:t>&amp;</m:t>
              </m:r>
              <m:r>
                <m:rPr>
                  <m:sty m:val="p"/>
                </m:rPr>
                <m:t>=</m:t>
              </m:r>
              <m: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m:t>
              </m:r>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B</m:t>
        </m:r>
        <m:r>
          <m:rPr>
            <m:sty m:val="p"/>
          </m:rPr>
          <m:t>=</m:t>
        </m:r>
        <m:r>
          <m:rPr>
            <m:sty m:val="bi"/>
          </m:rPr>
          <m:t>A</m:t>
        </m:r>
      </m:oMath>
      <w:r>
        <w:t xml:space="preserve">.</w:t>
      </w:r>
    </w:p>
    <w:bookmarkStart w:id="516" w:name="exm-matrix-induced-inner-product-axioms"/>
    <w:p>
      <w:pPr>
        <w:pStyle w:val="BodyText"/>
      </w:pPr>
      <w:r>
        <w:rPr>
          <w:b/>
          <w:bCs/>
        </w:rPr>
        <w:t xml:space="preserve">Example 155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154</w:t>
        </w:r>
      </w:hyperlink>
      <w:r>
        <w:t xml:space="preserve">,</w:t>
      </w:r>
      <w:r>
        <w:t xml:space="preserve"> </w:t>
      </w:r>
      <w:r>
        <w:t xml:space="preserve">the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acc>
          <m:accPr>
            <m:chr m:val="̃"/>
          </m:accPr>
          <m:e>
            <m:r>
              <m:t>z</m:t>
            </m:r>
          </m:e>
        </m:acc>
        <m:r>
          <m:rPr>
            <m:sty m:val="p"/>
          </m:rPr>
          <m:t>=</m:t>
        </m:r>
        <m:r>
          <m:rPr>
            <m:sty m:val="p"/>
          </m:rPr>
          <m:t>(</m:t>
        </m:r>
        <m:r>
          <m:t>0</m:t>
        </m:r>
        <m:r>
          <m:rPr>
            <m:sty m:val="p"/>
          </m:rPr>
          <m:t>,</m:t>
        </m:r>
        <m:r>
          <m:t>4</m:t>
        </m:r>
        <m:r>
          <m:rPr>
            <m:sty m:val="p"/>
          </m:rPr>
          <m:t>)</m:t>
        </m:r>
      </m:oMath>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82</w:t>
        </w:r>
      </w:hyperlink>
      <w:r>
        <w:t xml:space="preserve">,</w:t>
      </w:r>
      <w:r>
        <w:t xml:space="preserve"> </w:t>
      </w:r>
      <w:r>
        <w:t xml:space="preserve">and then the numbers</w:t>
      </w:r>
      <w:r>
        <w:t xml:space="preserve"> </w:t>
      </w:r>
      <m:oMath>
        <m: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sSub>
          <m:e>
            <m:r>
              <m:t>​</m:t>
            </m:r>
          </m:e>
          <m:sub>
            <m:r>
              <m:rPr>
                <m:sty m:val="bi"/>
              </m:rPr>
              <m:t>A</m:t>
            </m:r>
          </m:sub>
        </m:sSub>
      </m:oMath>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m:oMath>
        <m:acc>
          <m:accPr>
            <m:chr m:val="̃"/>
          </m:accPr>
          <m:e>
            <m:r>
              <m:t>x</m:t>
            </m:r>
          </m:e>
        </m:acc>
      </m:oMath>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m:oMath>
        <m: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sSub>
          <m:e>
            <m:r>
              <m:t>​</m:t>
            </m:r>
          </m:e>
          <m:sub>
            <m:r>
              <m:rPr>
                <m:sty m:val="bi"/>
              </m:rPr>
              <m:t>A</m:t>
            </m:r>
          </m:sub>
        </m:sSub>
      </m:oMath>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82</w:t>
        </w:r>
      </w:hyperlink>
      <w:r>
        <w:t xml:space="preserve"> </w:t>
      </w:r>
      <w:r>
        <w:t xml:space="preserve">says.</w:t>
      </w:r>
    </w:p>
    <w:bookmarkEnd w:id="516"/>
    <w:bookmarkStart w:id="517" w:name="cor-pd-transpose-product"/>
    <w:p>
      <w:pPr>
        <w:pStyle w:val="BodyText"/>
      </w:pPr>
      <w:r>
        <w:rPr>
          <w:b/>
          <w:bCs/>
        </w:rPr>
        <w:t xml:space="preserve">Corollary 10 (A positive definite matrix is a transpose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Then</w:t>
      </w:r>
      <w:r>
        <w:t xml:space="preserve"> </w:t>
      </w:r>
      <m:oMath>
        <m:r>
          <m:rPr>
            <m:sty m:val="bi"/>
          </m:rPr>
          <m:t>A</m:t>
        </m:r>
        <m:r>
          <m:rPr>
            <m:sty m:val="p"/>
          </m:rPr>
          <m:t>=</m:t>
        </m:r>
        <m:sSup>
          <m:e>
            <m:r>
              <m:rPr>
                <m:sty m:val="bi"/>
              </m:rPr>
              <m:t>W</m:t>
            </m:r>
          </m:e>
          <m:sup>
            <m:r>
              <m:rPr>
                <m:sty m:val="p"/>
              </m:rPr>
              <m:t>⊤</m:t>
            </m:r>
          </m:sup>
        </m:sSup>
        <m:r>
          <m:rPr>
            <m:sty m:val="bi"/>
          </m:rPr>
          <m:t>W</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W</m:t>
        </m:r>
      </m:oMath>
      <w:r>
        <w:t xml:space="preserve">.</w:t>
      </w:r>
    </w:p>
    <w:bookmarkEnd w:id="517"/>
    <w:p>
      <w:pPr>
        <w:pStyle w:val="BodyText"/>
      </w:pPr>
      <w:r>
        <w:rPr>
          <w:i/>
          <w:iCs/>
        </w:rPr>
        <w:t xml:space="preserve">Proof</w:t>
      </w:r>
      <w:r>
        <w:t xml:space="preserve">. </w:t>
      </w:r>
      <w:r>
        <w:t xml:space="preserve">By the spectral theorem (</w:t>
      </w:r>
      <w:hyperlink w:anchor="thm-spectral">
        <w:r>
          <w:rPr>
            <w:rStyle w:val="Hyperlink"/>
          </w:rPr>
          <w:t xml:space="preserve">Theorem 77</w:t>
        </w:r>
      </w:hyperlink>
      <w:r>
        <w:t xml:space="preserve">),</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with</w:t>
      </w:r>
      <w:r>
        <w:t xml:space="preserve"> </w:t>
      </w:r>
      <m:oMath>
        <m:r>
          <m:rPr>
            <m:sty m:val="bi"/>
          </m:rPr>
          <m:t>Q</m:t>
        </m:r>
      </m:oMath>
      <w:r>
        <w:t xml:space="preserve"> </w:t>
      </w:r>
      <w:r>
        <w:t xml:space="preserve">orthogonal and</w:t>
      </w:r>
      <w:r>
        <w:t xml:space="preserve"> </w:t>
      </w:r>
      <m:oMath>
        <m:r>
          <m:rPr>
            <m:sty m:val="b"/>
          </m:rPr>
          <m:t>Λ</m:t>
        </m:r>
      </m:oMath>
      <w:r>
        <w:t xml:space="preserve"> </w:t>
      </w:r>
      <w:r>
        <w:t xml:space="preserve">diagonal with the eigenvalues</w:t>
      </w:r>
      <w:r>
        <w:t xml:space="preserve"> </w:t>
      </w:r>
      <m:oMath>
        <m:sSub>
          <m:e>
            <m:r>
              <m:t>λ</m:t>
            </m:r>
          </m:e>
          <m:sub>
            <m:r>
              <m:t>i</m:t>
            </m:r>
          </m:sub>
        </m:sSub>
      </m:oMath>
      <w:r>
        <w:t xml:space="preserve"> </w:t>
      </w:r>
      <w:r>
        <w:t xml:space="preserve">of</w:t>
      </w:r>
      <w:r>
        <w:t xml:space="preserve"> </w:t>
      </w:r>
      <m:oMath>
        <m:r>
          <m:rPr>
            <m:sty m:val="bi"/>
          </m:rPr>
          <m:t>A</m:t>
        </m:r>
      </m:oMath>
      <w:r>
        <w:t xml:space="preserve"> </w:t>
      </w:r>
      <w:r>
        <w:t xml:space="preserve">on its diagonal.</w:t>
      </w:r>
      <w:r>
        <w:t xml:space="preserve"> </w:t>
      </w:r>
      <w:r>
        <w:t xml:space="preserve">These are positive (</w:t>
      </w:r>
      <w:hyperlink w:anchor="thm-definite-eigenvalues">
        <w:r>
          <w:rPr>
            <w:rStyle w:val="Hyperlink"/>
          </w:rPr>
          <w:t xml:space="preserve">Theorem 80</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the diagonal matrix with entries</w:t>
      </w:r>
      <w:r>
        <w:t xml:space="preserve"> </w:t>
      </w:r>
      <m:oMath>
        <m:rad>
          <m:radPr>
            <m:degHide m:val="on"/>
          </m:radPr>
          <m:deg/>
          <m:e>
            <m:sSub>
              <m:e>
                <m:r>
                  <m:t>λ</m:t>
                </m:r>
              </m:e>
              <m:sub>
                <m:r>
                  <m:t>i</m:t>
                </m:r>
              </m:sub>
            </m:sSub>
          </m:e>
        </m:rad>
      </m:oMath>
      <w:r>
        <w:t xml:space="preserve">, is defined.</w:t>
      </w:r>
      <w:r>
        <w:t xml:space="preserve"> </w:t>
      </w:r>
      <w:r>
        <w:t xml:space="preserve">Take</w:t>
      </w:r>
      <w:r>
        <w:t xml:space="preserve"> </w:t>
      </w:r>
      <m:oMath>
        <m:r>
          <m:rPr>
            <m:sty m:val="bi"/>
          </m:rPr>
          <m:t>W</m:t>
        </m:r>
        <m:r>
          <m:rPr>
            <m:sty m:val="p"/>
          </m:rPr>
          <m:t>=</m:t>
        </m:r>
        <m:sSup>
          <m:e>
            <m:r>
              <m:rPr>
                <m:sty m:val="b"/>
              </m:rPr>
              <m:t>Λ</m:t>
            </m:r>
          </m:e>
          <m:sup>
            <m:r>
              <m:t>1</m:t>
            </m:r>
            <m:r>
              <m:rPr>
                <m:sty m:val="p"/>
              </m:rPr>
              <m:t>/</m:t>
            </m:r>
            <m:r>
              <m:t>2</m:t>
            </m:r>
          </m:sup>
        </m:sSup>
        <m:sSup>
          <m:e>
            <m:r>
              <m:rPr>
                <m:sty m:val="bi"/>
              </m:rPr>
              <m:t>Q</m:t>
            </m:r>
          </m:e>
          <m:sup>
            <m:r>
              <m:rPr>
                <m:sty m:val="p"/>
              </m:rPr>
              <m:t>⊤</m:t>
            </m:r>
          </m:sup>
        </m:sSup>
      </m:oMath>
      <w:r>
        <w:t xml:space="preserve">.</w:t>
      </w:r>
      <w:r>
        <w:t xml:space="preserve"> </w:t>
      </w:r>
      <w:r>
        <w:t xml:space="preserve">Since</w:t>
      </w:r>
      <w:r>
        <w:t xml:space="preserve"> </w:t>
      </w:r>
      <m:oMath>
        <m:sSup>
          <m:e>
            <m:r>
              <m:rPr>
                <m:sty m:val="b"/>
              </m:rPr>
              <m:t>Λ</m:t>
            </m:r>
          </m:e>
          <m:sup>
            <m:r>
              <m:t>1</m:t>
            </m:r>
            <m:r>
              <m:rPr>
                <m:sty m:val="p"/>
              </m:rPr>
              <m:t>/</m:t>
            </m:r>
            <m:r>
              <m:t>2</m:t>
            </m:r>
          </m:sup>
        </m:sSup>
      </m:oMath>
      <w:r>
        <w:t xml:space="preserve"> </w:t>
      </w:r>
      <w:r>
        <w:t xml:space="preserve">is diagonal,</w:t>
      </w:r>
      <w:r>
        <w:t xml:space="preserve"> </w:t>
      </w:r>
      <m:oMath>
        <m:sSup>
          <m:e>
            <m:r>
              <m:rPr>
                <m:sty m:val="p"/>
              </m:rPr>
              <m:t>(</m:t>
            </m:r>
            <m:sSup>
              <m:e>
                <m:r>
                  <m:rPr>
                    <m:sty m:val="b"/>
                  </m:rPr>
                  <m:t>Λ</m:t>
                </m:r>
              </m:e>
              <m:sup>
                <m:r>
                  <m:t>1</m:t>
                </m:r>
                <m:r>
                  <m:rPr>
                    <m:sty m:val="p"/>
                  </m:rPr>
                  <m:t>/</m:t>
                </m:r>
                <m:r>
                  <m:t>2</m:t>
                </m:r>
              </m:sup>
            </m:sSup>
            <m:r>
              <m:rPr>
                <m:sty m:val="p"/>
              </m:rPr>
              <m:t>)</m:t>
            </m:r>
          </m:e>
          <m:sup>
            <m:r>
              <m:rPr>
                <m:sty m:val="p"/>
              </m:rPr>
              <m:t>⊤</m:t>
            </m:r>
          </m:sup>
        </m:sSup>
        <m:r>
          <m:rPr>
            <m:sty m:val="p"/>
          </m:rPr>
          <m:t>=</m:t>
        </m:r>
        <m:sSup>
          <m:e>
            <m:r>
              <m:rPr>
                <m:sty m:val="b"/>
              </m:rPr>
              <m:t>Λ</m:t>
            </m:r>
          </m:e>
          <m:sup>
            <m:r>
              <m:t>1</m:t>
            </m:r>
            <m:r>
              <m:rPr>
                <m:sty m:val="p"/>
              </m:rPr>
              <m:t>/</m:t>
            </m:r>
            <m:r>
              <m:t>2</m:t>
            </m:r>
          </m:sup>
        </m:sSup>
      </m:oMath>
      <w:r>
        <w:t xml:space="preserve">, and</w:t>
      </w:r>
    </w:p>
    <w:p>
      <w:pPr>
        <w:pStyle w:val="BodyText"/>
      </w:pPr>
      <m:oMathPara>
        <m:oMathParaPr>
          <m:jc m:val="center"/>
        </m:oMathParaPr>
        <m:oMath>
          <m:eqArr>
            <m:e>
              <m:sSup>
                <m:e>
                  <m:r>
                    <m:rPr>
                      <m:sty m:val="bi"/>
                    </m:rPr>
                    <m:t>W</m:t>
                  </m:r>
                </m:e>
                <m:sup>
                  <m:r>
                    <m:rPr>
                      <m:sty m:val="p"/>
                    </m:rPr>
                    <m:t>⊤</m:t>
                  </m:r>
                </m:sup>
              </m:sSup>
              <m:r>
                <m:rPr>
                  <m:sty m:val="bi"/>
                </m:rPr>
                <m:t>W</m:t>
              </m:r>
              <m:r>
                <m:t>&amp;</m:t>
              </m:r>
              <m:r>
                <m:rPr>
                  <m:sty m:val="p"/>
                </m:rPr>
                <m:t>=</m:t>
              </m:r>
              <m:r>
                <m:rPr>
                  <m:sty m:val="bi"/>
                </m:rPr>
                <m:t>Q</m:t>
              </m:r>
              <m:sSup>
                <m:e>
                  <m:r>
                    <m:rPr>
                      <m:sty m:val="b"/>
                    </m:rPr>
                    <m:t>Λ</m:t>
                  </m:r>
                </m:e>
                <m:sup>
                  <m:r>
                    <m:t>1</m:t>
                  </m:r>
                  <m:r>
                    <m:rPr>
                      <m:sty m:val="p"/>
                    </m:rPr>
                    <m:t>/</m:t>
                  </m:r>
                  <m:r>
                    <m:t>2</m:t>
                  </m:r>
                </m:sup>
              </m:sSup>
              <m:sSup>
                <m:e>
                  <m:r>
                    <m:rPr>
                      <m:sty m:val="b"/>
                    </m:rPr>
                    <m:t>Λ</m:t>
                  </m:r>
                </m:e>
                <m:sup>
                  <m:r>
                    <m:t>1</m:t>
                  </m:r>
                  <m:r>
                    <m:rPr>
                      <m:sty m:val="p"/>
                    </m:rPr>
                    <m:t>/</m:t>
                  </m:r>
                  <m:r>
                    <m:t>2</m:t>
                  </m:r>
                </m:sup>
              </m:sSup>
              <m:sSup>
                <m:e>
                  <m:r>
                    <m:rPr>
                      <m:sty m:val="bi"/>
                    </m:rPr>
                    <m:t>Q</m:t>
                  </m:r>
                </m:e>
                <m:sup>
                  <m:r>
                    <m:rPr>
                      <m:sty m:val="p"/>
                    </m:rPr>
                    <m:t>⊤</m:t>
                  </m:r>
                </m:sup>
              </m:sSup>
            </m:e>
            <m:e>
              <m:r>
                <m:t>&amp;</m:t>
              </m:r>
              <m:r>
                <m:rPr>
                  <m:sty m:val="p"/>
                </m:rPr>
                <m:t>=</m:t>
              </m:r>
              <m:r>
                <m:rPr>
                  <m:sty m:val="bi"/>
                </m:rPr>
                <m:t>Q</m:t>
              </m:r>
              <m:r>
                <m:rPr>
                  <m:sty m:val="b"/>
                </m:rPr>
                <m:t>Λ</m:t>
              </m:r>
              <m:sSup>
                <m:e>
                  <m:r>
                    <m:rPr>
                      <m:sty m:val="bi"/>
                    </m:rPr>
                    <m:t>Q</m:t>
                  </m:r>
                </m:e>
                <m:sup>
                  <m:r>
                    <m:rPr>
                      <m:sty m:val="p"/>
                    </m:rPr>
                    <m:t>⊤</m:t>
                  </m:r>
                </m:sup>
              </m:sSup>
            </m:e>
            <m:e>
              <m:r>
                <m:t>&amp;</m:t>
              </m:r>
              <m:r>
                <m:rPr>
                  <m:sty m:val="p"/>
                </m:rPr>
                <m:t>=</m:t>
              </m:r>
              <m:r>
                <m:rPr>
                  <m:sty m:val="bi"/>
                </m:rPr>
                <m:t>A</m:t>
              </m:r>
              <m:r>
                <m:rPr>
                  <m:sty m:val="p"/>
                </m:rPr>
                <m:t>.</m:t>
              </m:r>
            </m:e>
          </m:eqArr>
        </m:oMath>
      </m:oMathPara>
    </w:p>
    <w:p>
      <w:pPr>
        <w:pStyle w:val="FirstParagraph"/>
      </w:pPr>
      <m:oMath>
        <m:r>
          <m:rPr>
            <m:sty m:val="bi"/>
          </m:rPr>
          <m:t>W</m:t>
        </m:r>
      </m:oMath>
      <w:r>
        <w:t xml:space="preserve"> </w:t>
      </w:r>
      <w:r>
        <w:t xml:space="preserve">is invertible, because</w:t>
      </w:r>
      <w:r>
        <w:t xml:space="preserve"> </w:t>
      </w:r>
      <m:oMath>
        <m:sSup>
          <m:e>
            <m:r>
              <m:rPr>
                <m:sty m:val="bi"/>
              </m:rPr>
              <m:t>Q</m:t>
            </m:r>
          </m:e>
          <m:sup>
            <m:r>
              <m:rPr>
                <m:sty m:val="p"/>
              </m:rPr>
              <m:t>⊤</m:t>
            </m:r>
          </m:sup>
        </m:sSup>
      </m:oMath>
      <w:r>
        <w:t xml:space="preserve"> </w:t>
      </w:r>
      <w:r>
        <w:t xml:space="preserve">has inverse</w:t>
      </w:r>
      <w:r>
        <w:t xml:space="preserve"> </w:t>
      </w:r>
      <m:oMath>
        <m:r>
          <m:rPr>
            <m:sty m:val="bi"/>
          </m:rPr>
          <m:t>Q</m:t>
        </m:r>
      </m:oMath>
      <w:r>
        <w:t xml:space="preserve"> </w:t>
      </w:r>
      <w:r>
        <w:t xml:space="preserve">and</w:t>
      </w:r>
      <w:r>
        <w:t xml:space="preserve"> </w:t>
      </w:r>
      <m:oMath>
        <m:sSup>
          <m:e>
            <m:r>
              <m:rPr>
                <m:sty m:val="b"/>
              </m:rPr>
              <m:t>Λ</m:t>
            </m:r>
          </m:e>
          <m:sup>
            <m:r>
              <m:t>1</m:t>
            </m:r>
            <m:r>
              <m:rPr>
                <m:sty m:val="p"/>
              </m:rPr>
              <m:t>/</m:t>
            </m:r>
            <m:r>
              <m:t>2</m:t>
            </m:r>
          </m:sup>
        </m:sSup>
      </m:oMath>
      <w:r>
        <w:t xml:space="preserve"> </w:t>
      </w:r>
      <w:r>
        <w:t xml:space="preserve">is diagonal with positive entries,</w:t>
      </w:r>
      <w:r>
        <w:t xml:space="preserve"> </w:t>
      </w:r>
      <w:r>
        <w:t xml:space="preserve">so it has the diagonal inverse with entries</w:t>
      </w:r>
      <w:r>
        <w:t xml:space="preserve"> </w:t>
      </w:r>
      <m:oMath>
        <m:r>
          <m:t>1</m:t>
        </m:r>
        <m:r>
          <m:rPr>
            <m:sty m:val="p"/>
          </m:rPr>
          <m:t>/</m:t>
        </m:r>
        <m:rad>
          <m:radPr>
            <m:degHide m:val="on"/>
          </m:radPr>
          <m:deg/>
          <m:e>
            <m:sSub>
              <m:e>
                <m:r>
                  <m:t>λ</m:t>
                </m:r>
              </m:e>
              <m:sub>
                <m:r>
                  <m:t>i</m:t>
                </m:r>
              </m:sub>
            </m:sSub>
          </m:e>
        </m:rad>
      </m:oMath>
      <w:r>
        <w:t xml:space="preserve">,</w:t>
      </w:r>
      <w:r>
        <w:t xml:space="preserve"> </w:t>
      </w:r>
      <w:r>
        <w:t xml:space="preserve">and a product of invertible matrices is invertible (</w:t>
      </w:r>
      <w:hyperlink w:anchor="thm-inverse-product">
        <w:r>
          <w:rPr>
            <w:rStyle w:val="Hyperlink"/>
          </w:rPr>
          <w:t xml:space="preserve">Theorem 67</w:t>
        </w:r>
      </w:hyperlink>
      <w:r>
        <w:t xml:space="preserve">).</w:t>
      </w:r>
    </w:p>
    <w:bookmarkStart w:id="518" w:name="thm-whitening-inner-product"/>
    <w:p>
      <w:pPr>
        <w:pStyle w:val="BodyText"/>
      </w:pPr>
      <w:r>
        <w:rPr>
          <w:b/>
          <w:bCs/>
        </w:rPr>
        <w:t xml:space="preserve">Theorem 83 (A matrix-induced inner product is a dot product of transformed vectors)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w:t>
      </w:r>
      <w:r>
        <w:t xml:space="preserve"> </w:t>
      </w:r>
      <w:r>
        <w:t xml:space="preserve">and let</w:t>
      </w:r>
      <w:r>
        <w:t xml:space="preserve"> </w:t>
      </w:r>
      <m:oMath>
        <m:r>
          <m:rPr>
            <m:sty m:val="bi"/>
          </m:rPr>
          <m:t>W</m:t>
        </m:r>
      </m:oMath>
      <w:r>
        <w:t xml:space="preserve"> </w:t>
      </w:r>
      <w:r>
        <w:t xml:space="preserve">be any</w:t>
      </w:r>
      <w:r>
        <w:t xml:space="preserve"> </w:t>
      </w:r>
      <m:oMath>
        <m:r>
          <m:t>p</m:t>
        </m:r>
        <m:r>
          <m:rPr>
            <m:sty m:val="p"/>
          </m:rPr>
          <m:t>×</m:t>
        </m:r>
        <m:r>
          <m:t>p</m:t>
        </m:r>
      </m:oMath>
      <w:r>
        <w:t xml:space="preserve"> </w:t>
      </w:r>
      <w:r>
        <w:t xml:space="preserve">matrix with</w:t>
      </w:r>
      <w:r>
        <w:t xml:space="preserve"> </w:t>
      </w:r>
      <m:oMath>
        <m:r>
          <m:rPr>
            <m:sty m:val="bi"/>
          </m:rPr>
          <m:t>A</m:t>
        </m:r>
        <m:r>
          <m:rPr>
            <m:sty m:val="p"/>
          </m:rPr>
          <m:t>=</m:t>
        </m:r>
        <m:sSup>
          <m:e>
            <m:r>
              <m:rPr>
                <m:sty m:val="bi"/>
              </m:rPr>
              <m:t>W</m:t>
            </m:r>
          </m:e>
          <m:sup>
            <m:r>
              <m:rPr>
                <m:sty m:val="p"/>
              </m:rPr>
              <m:t>⊤</m:t>
            </m:r>
          </m:sup>
        </m:sSup>
        <m:r>
          <m:rPr>
            <m:sty m:val="bi"/>
          </m:rPr>
          <m:t>W</m:t>
        </m:r>
      </m:oMath>
      <w:r>
        <w:t xml:space="preserve">.</w:t>
      </w:r>
      <w:r>
        <w:t xml:space="preserve"> </w:t>
      </w:r>
      <w:r>
        <w:t xml:space="preserve">Then 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the</w:t>
      </w:r>
      <w:r>
        <w:t xml:space="preserve"> </w:t>
      </w:r>
      <m:oMath>
        <m:r>
          <m:rPr>
            <m:sty m:val="bi"/>
          </m:rPr>
          <m:t>A</m:t>
        </m:r>
      </m:oMath>
      <w:r>
        <w:t xml:space="preserve">-inner product (</w:t>
      </w:r>
      <w:hyperlink w:anchor="def-matrix-induced-inner-product">
        <w:r>
          <w:rPr>
            <w:rStyle w:val="Hyperlink"/>
          </w:rPr>
          <w:t xml:space="preserve">Definition 104</w:t>
        </w:r>
      </w:hyperlink>
      <w:r>
        <w:t xml:space="preserve">) satisfies</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b>
            <m:e>
              <m:r>
                <m:t>​</m:t>
              </m:r>
            </m:e>
            <m:sub>
              <m:r>
                <m:rPr>
                  <m:sty m:val="bi"/>
                </m:rPr>
                <m:t>A</m:t>
              </m:r>
            </m:sub>
          </m:sSub>
          <m:r>
            <m:rPr>
              <m:sty m:val="p"/>
            </m:rPr>
            <m:t>=</m:t>
          </m:r>
          <m:r>
            <m:rPr>
              <m:sty m:val="p"/>
            </m:rPr>
            <m:t>(</m:t>
          </m:r>
          <m:r>
            <m:rPr>
              <m:sty m:val="bi"/>
            </m:rPr>
            <m:t>W</m:t>
          </m:r>
          <m:acc>
            <m:accPr>
              <m:chr m:val="̃"/>
            </m:accPr>
            <m:e>
              <m:r>
                <m:t>x</m:t>
              </m:r>
            </m:e>
          </m:acc>
          <m:r>
            <m:rPr>
              <m:sty m:val="p"/>
            </m:rPr>
            <m:t>)</m:t>
          </m:r>
          <m:r>
            <m:rPr>
              <m:sty m:val="p"/>
            </m:rPr>
            <m:t>⋅</m:t>
          </m:r>
          <m:r>
            <m:rPr>
              <m:sty m:val="p"/>
            </m:rPr>
            <m:t>(</m:t>
          </m:r>
          <m:r>
            <m:rPr>
              <m:sty m:val="bi"/>
            </m:rPr>
            <m:t>W</m:t>
          </m:r>
          <m:acc>
            <m:accPr>
              <m:chr m:val="̃"/>
            </m:accPr>
            <m:e>
              <m:r>
                <m:t>y</m:t>
              </m:r>
            </m:e>
          </m:acc>
          <m:r>
            <m:rPr>
              <m:sty m:val="p"/>
            </m:rPr>
            <m:t>)</m:t>
          </m:r>
          <m:r>
            <m:rPr>
              <m:sty m:val="p"/>
            </m:rPr>
            <m:t>.</m:t>
          </m:r>
        </m:oMath>
      </m:oMathPara>
    </w:p>
    <w:bookmarkEnd w:id="518"/>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b>
                <m:e>
                  <m:r>
                    <m:t>​</m:t>
                  </m:r>
                </m:e>
                <m:sub>
                  <m:r>
                    <m:rPr>
                      <m:sty m:val="bi"/>
                    </m:rPr>
                    <m:t>A</m:t>
                  </m:r>
                </m:sub>
              </m:sSub>
              <m:r>
                <m:t>&amp;</m:t>
              </m:r>
              <m:r>
                <m:rPr>
                  <m:sty m:val="p"/>
                </m:rPr>
                <m:t>=</m:t>
              </m:r>
              <m:sSup>
                <m:e>
                  <m:acc>
                    <m:accPr>
                      <m:chr m:val="̃"/>
                    </m:accPr>
                    <m:e>
                      <m:r>
                        <m:t>x</m:t>
                      </m:r>
                    </m:e>
                  </m:acc>
                </m:e>
                <m:sup>
                  <m:r>
                    <m:rPr>
                      <m:sty m:val="p"/>
                    </m:rPr>
                    <m:t>⊤</m:t>
                  </m:r>
                </m:sup>
              </m:sSup>
              <m:sSup>
                <m:e>
                  <m:r>
                    <m:rPr>
                      <m:sty m:val="bi"/>
                    </m:rPr>
                    <m:t>W</m:t>
                  </m:r>
                </m:e>
                <m:sup>
                  <m:r>
                    <m:rPr>
                      <m:sty m:val="p"/>
                    </m:rPr>
                    <m:t>⊤</m:t>
                  </m:r>
                </m:sup>
              </m:sSup>
              <m:r>
                <m:rPr>
                  <m:sty m:val="bi"/>
                </m:rPr>
                <m:t>W</m:t>
              </m:r>
              <m:acc>
                <m:accPr>
                  <m:chr m:val="̃"/>
                </m:accPr>
                <m:e>
                  <m:r>
                    <m:t>y</m:t>
                  </m:r>
                </m:e>
              </m:acc>
            </m:e>
            <m:e>
              <m:r>
                <m:t>&amp;</m:t>
              </m:r>
              <m:r>
                <m:rPr>
                  <m:sty m:val="p"/>
                </m:rPr>
                <m:t>=</m:t>
              </m:r>
              <m:sSup>
                <m:e>
                  <m:r>
                    <m:rPr>
                      <m:sty m:val="p"/>
                    </m:rPr>
                    <m:t>(</m:t>
                  </m:r>
                  <m:r>
                    <m:rPr>
                      <m:sty m:val="bi"/>
                    </m:rPr>
                    <m:t>W</m:t>
                  </m:r>
                  <m:acc>
                    <m:accPr>
                      <m:chr m:val="̃"/>
                    </m:accPr>
                    <m:e>
                      <m:r>
                        <m:t>x</m:t>
                      </m:r>
                    </m:e>
                  </m:acc>
                  <m:r>
                    <m:rPr>
                      <m:sty m:val="p"/>
                    </m:rPr>
                    <m:t>)</m:t>
                  </m:r>
                </m:e>
                <m:sup>
                  <m:r>
                    <m:rPr>
                      <m:sty m:val="p"/>
                    </m:rPr>
                    <m:t>⊤</m:t>
                  </m:r>
                </m:sup>
              </m:sSup>
              <m:r>
                <m:rPr>
                  <m:sty m:val="p"/>
                </m:rPr>
                <m:t>(</m:t>
              </m:r>
              <m:r>
                <m:rPr>
                  <m:sty m:val="bi"/>
                </m:rPr>
                <m:t>W</m:t>
              </m:r>
              <m:acc>
                <m:accPr>
                  <m:chr m:val="̃"/>
                </m:accPr>
                <m:e>
                  <m:r>
                    <m:t>y</m:t>
                  </m:r>
                </m:e>
              </m:acc>
              <m:r>
                <m:rPr>
                  <m:sty m:val="p"/>
                </m:rPr>
                <m:t>)</m:t>
              </m:r>
            </m:e>
            <m:e>
              <m:r>
                <m:t>&amp;</m:t>
              </m:r>
              <m:r>
                <m:rPr>
                  <m:sty m:val="p"/>
                </m:rPr>
                <m:t>=</m:t>
              </m:r>
              <m:r>
                <m:rPr>
                  <m:sty m:val="p"/>
                </m:rPr>
                <m:t>(</m:t>
              </m:r>
              <m:r>
                <m:rPr>
                  <m:sty m:val="bi"/>
                </m:rPr>
                <m:t>W</m:t>
              </m:r>
              <m:acc>
                <m:accPr>
                  <m:chr m:val="̃"/>
                </m:accPr>
                <m:e>
                  <m:r>
                    <m:t>x</m:t>
                  </m:r>
                </m:e>
              </m:acc>
              <m:r>
                <m:rPr>
                  <m:sty m:val="p"/>
                </m:rPr>
                <m:t>)</m:t>
              </m:r>
              <m:r>
                <m:rPr>
                  <m:sty m:val="p"/>
                </m:rPr>
                <m:t>⋅</m:t>
              </m:r>
              <m:r>
                <m:rPr>
                  <m:sty m:val="p"/>
                </m:rPr>
                <m:t>(</m:t>
              </m:r>
              <m:r>
                <m:rPr>
                  <m:sty m:val="bi"/>
                </m:rPr>
                <m:t>W</m:t>
              </m:r>
              <m:acc>
                <m:accPr>
                  <m:chr m:val="̃"/>
                </m:accPr>
                <m:e>
                  <m:r>
                    <m:t>y</m:t>
                  </m:r>
                </m:e>
              </m:acc>
              <m:r>
                <m:rPr>
                  <m:sty m:val="p"/>
                </m:rPr>
                <m:t>)</m:t>
              </m:r>
              <m:r>
                <m:rPr>
                  <m:sty m:val="p"/>
                </m:rPr>
                <m:t>.</m:t>
              </m:r>
            </m:e>
          </m:eqArr>
        </m:oMath>
      </m:oMathPara>
    </w:p>
    <w:bookmarkStart w:id="519" w:name="rem-inner-products-machine-learning"/>
    <w:p>
      <w:pPr>
        <w:pStyle w:val="FirstParagraph"/>
      </w:pPr>
      <w:r>
        <w:rPr>
          <w:i/>
          <w:iCs/>
        </w:rPr>
        <w:t xml:space="preserve">Remark 44</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80"/>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101</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81</w:t>
        </w:r>
      </w:hyperlink>
      <w:r>
        <w:t xml:space="preserve">) defines the Mahalanobis inner product</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sSup>
              <m:e>
                <m:r>
                  <m:rPr>
                    <m:sty m:val="b"/>
                  </m:rPr>
                  <m:t>Σ</m:t>
                </m:r>
              </m:e>
              <m:sup>
                <m:r>
                  <m:rPr>
                    <m:sty m:val="p"/>
                  </m:rPr>
                  <m:t>−</m:t>
                </m:r>
                <m:r>
                  <m:t>1</m:t>
                </m:r>
              </m:sup>
            </m:sSup>
          </m:sub>
        </m:sSub>
        <m:r>
          <m:rPr>
            <m:sty m:val="p"/>
          </m:rPr>
          <m:t>=</m:t>
        </m:r>
        <m:sSup>
          <m:e>
            <m:acc>
              <m:accPr>
                <m:chr m:val="̃"/>
              </m:accPr>
              <m:e>
                <m:r>
                  <m:t>x</m:t>
                </m:r>
              </m:e>
            </m:acc>
          </m:e>
          <m:sup>
            <m:r>
              <m:rPr>
                <m:sty m:val="p"/>
              </m:rPr>
              <m:t>⊤</m:t>
            </m:r>
          </m:sup>
        </m:sSup>
        <m:sSup>
          <m:e>
            <m:r>
              <m:rPr>
                <m:sty m:val="b"/>
              </m:rPr>
              <m:t>Σ</m:t>
            </m:r>
          </m:e>
          <m:sup>
            <m:r>
              <m:rPr>
                <m:sty m:val="p"/>
              </m:rPr>
              <m:t>−</m:t>
            </m:r>
            <m:r>
              <m:t>1</m:t>
            </m:r>
          </m:sup>
        </m:sSup>
        <m:acc>
          <m:accPr>
            <m:chr m:val="̃"/>
          </m:accPr>
          <m:e>
            <m:r>
              <m:t>y</m:t>
            </m:r>
          </m:e>
        </m:acc>
      </m:oMath>
      <w:r>
        <w:t xml:space="preserve">.</w:t>
      </w:r>
      <w:r>
        <w:t xml:space="preserve"> </w:t>
      </w:r>
      <w:r>
        <w:t xml:space="preserve">The induced distance</w:t>
      </w:r>
      <w:r>
        <w:t xml:space="preserve"> </w:t>
      </w:r>
      <m:oMath>
        <m:sSub>
          <m:e>
            <m:r>
              <m:t>d</m:t>
            </m:r>
          </m:e>
          <m:sub>
            <m:sSup>
              <m:e>
                <m:r>
                  <m:rPr>
                    <m:sty m:val="b"/>
                  </m:rPr>
                  <m:t>Σ</m:t>
                </m:r>
              </m:e>
              <m:sup>
                <m:r>
                  <m:rPr>
                    <m:sty m:val="p"/>
                  </m:rPr>
                  <m:t>−</m:t>
                </m:r>
                <m:r>
                  <m:t>1</m:t>
                </m:r>
              </m:sup>
            </m:sSup>
          </m:sub>
        </m:sSub>
        <m:r>
          <m:rPr>
            <m:sty m:val="p"/>
          </m:rPr>
          <m:t>(</m:t>
        </m:r>
        <m:acc>
          <m:accPr>
            <m:chr m:val="̃"/>
          </m:accPr>
          <m:e>
            <m:r>
              <m:t>x</m:t>
            </m:r>
          </m:e>
        </m:acc>
        <m:r>
          <m:rPr>
            <m:sty m:val="p"/>
          </m:rPr>
          <m:t>,</m:t>
        </m:r>
        <m:acc>
          <m:accPr>
            <m:chr m:val="̃"/>
          </m:accPr>
          <m:e>
            <m:r>
              <m:t>y</m:t>
            </m:r>
          </m:e>
        </m:acc>
        <m:r>
          <m:rPr>
            <m:sty m:val="p"/>
          </m:rPr>
          <m:t>)</m:t>
        </m:r>
        <m:r>
          <m:rPr>
            <m:sty m:val="p"/>
          </m:rPr>
          <m:t>=</m:t>
        </m:r>
        <m:rad>
          <m:radPr>
            <m:degHide m:val="on"/>
          </m:radPr>
          <m:deg/>
          <m:e>
            <m:sSup>
              <m:e>
                <m:r>
                  <m:rPr>
                    <m:sty m:val="p"/>
                  </m:rPr>
                  <m:t>(</m:t>
                </m:r>
                <m:acc>
                  <m:accPr>
                    <m:chr m:val="̃"/>
                  </m:accPr>
                  <m:e>
                    <m:r>
                      <m:t>x</m:t>
                    </m:r>
                  </m:e>
                </m:acc>
                <m:r>
                  <m:rPr>
                    <m:sty m:val="p"/>
                  </m:rPr>
                  <m:t>−</m:t>
                </m:r>
                <m:acc>
                  <m:accPr>
                    <m:chr m:val="̃"/>
                  </m:accPr>
                  <m:e>
                    <m:r>
                      <m:t>y</m:t>
                    </m:r>
                  </m:e>
                </m:acc>
                <m:r>
                  <m:rPr>
                    <m:sty m:val="p"/>
                  </m:rPr>
                  <m:t>)</m:t>
                </m:r>
              </m:e>
              <m:sup>
                <m:r>
                  <m:rPr>
                    <m:sty m:val="p"/>
                  </m:rPr>
                  <m:t>⊤</m:t>
                </m:r>
              </m:sup>
            </m:sSup>
            <m:sSup>
              <m:e>
                <m:r>
                  <m:rPr>
                    <m:sty m:val="b"/>
                  </m:rPr>
                  <m:t>Σ</m:t>
                </m:r>
              </m:e>
              <m:sup>
                <m:r>
                  <m:rPr>
                    <m:sty m:val="p"/>
                  </m:rPr>
                  <m:t>−</m:t>
                </m:r>
                <m:r>
                  <m:t>1</m:t>
                </m:r>
              </m:sup>
            </m:sSup>
            <m:r>
              <m:rPr>
                <m:sty m:val="p"/>
              </m:rPr>
              <m:t>(</m:t>
            </m:r>
            <m:acc>
              <m:accPr>
                <m:chr m:val="̃"/>
              </m:accPr>
              <m:e>
                <m:r>
                  <m:t>x</m:t>
                </m:r>
              </m:e>
            </m:acc>
            <m:r>
              <m:rPr>
                <m:sty m:val="p"/>
              </m:rPr>
              <m:t>−</m:t>
            </m:r>
            <m:acc>
              <m:accPr>
                <m:chr m:val="̃"/>
              </m:accPr>
              <m:e>
                <m:r>
                  <m:t>y</m:t>
                </m:r>
              </m:e>
            </m:acc>
            <m:r>
              <m:rPr>
                <m:sty m:val="p"/>
              </m:rPr>
              <m:t>)</m:t>
            </m:r>
          </m:e>
        </m:rad>
      </m:oMath>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hyperlink w:anchor="cor-pd-transpose-product">
        <w:r>
          <w:rPr>
            <w:rStyle w:val="Hyperlink"/>
          </w:rPr>
          <w:t xml:space="preserve">Corollary 10</w:t>
        </w:r>
      </w:hyperlink>
      <w:r>
        <w:t xml:space="preserve">),</w:t>
      </w:r>
      <w:r>
        <w:t xml:space="preserve"> </w:t>
      </w:r>
      <w:r>
        <w:t xml:space="preserve">this inner product is the Euclidean dot product of the whitened vectors</w:t>
      </w:r>
      <w:r>
        <w:t xml:space="preserve"> </w:t>
      </w:r>
      <m:oMath>
        <m:r>
          <m:rPr>
            <m:sty m:val="bi"/>
          </m:rPr>
          <m:t>W</m:t>
        </m:r>
        <m:acc>
          <m:accPr>
            <m:chr m:val="̃"/>
          </m:accPr>
          <m:e>
            <m:r>
              <m:t>x</m:t>
            </m:r>
          </m:e>
        </m:acc>
      </m:oMath>
      <w:r>
        <w:t xml:space="preserve"> </w:t>
      </w:r>
      <w:r>
        <w:t xml:space="preserve">and</w:t>
      </w:r>
      <w:r>
        <w:t xml:space="preserve"> </w:t>
      </w:r>
      <m:oMath>
        <m:r>
          <m:rPr>
            <m:sty m:val="bi"/>
          </m:rPr>
          <m:t>W</m:t>
        </m:r>
        <m:acc>
          <m:accPr>
            <m:chr m:val="̃"/>
          </m:accPr>
          <m:e>
            <m:r>
              <m:t>y</m:t>
            </m:r>
          </m:e>
        </m:acc>
      </m:oMath>
      <w:r>
        <w:t xml:space="preserve"> </w:t>
      </w:r>
      <w:r>
        <w:t xml:space="preserve">(</w:t>
      </w:r>
      <w:hyperlink w:anchor="thm-whitening-inner-product">
        <w:r>
          <w:rPr>
            <w:rStyle w:val="Hyperlink"/>
          </w:rPr>
          <w:t xml:space="preserve">Theorem 83</w:t>
        </w:r>
      </w:hyperlink>
      <w:r>
        <w:t xml:space="preserve">).</w:t>
      </w:r>
    </w:p>
    <w:p>
      <w:pPr>
        <w:numPr>
          <w:ilvl w:val="0"/>
          <w:numId w:val="1080"/>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m:oMath>
        <m:r>
          <m:t>​</m:t>
        </m:r>
        <m:d>
          <m:dPr>
            <m:begChr m:val="⟨"/>
            <m:sepChr m:val=""/>
            <m:endChr m:val="⟩"/>
            <m:grow/>
          </m:dPr>
          <m:e>
            <m:sSub>
              <m:e>
                <m:acc>
                  <m:accPr>
                    <m:chr m:val="̃"/>
                  </m:accPr>
                  <m:e>
                    <m:r>
                      <m:t>x</m:t>
                    </m:r>
                  </m:e>
                </m:acc>
              </m:e>
              <m:sub>
                <m:r>
                  <m:t>i</m:t>
                </m:r>
              </m:sub>
            </m:sSub>
            <m:r>
              <m:rPr>
                <m:sty m:val="p"/>
              </m:rPr>
              <m:t>,</m:t>
            </m:r>
            <m:sSub>
              <m:e>
                <m:acc>
                  <m:accPr>
                    <m:chr m:val="̃"/>
                  </m:accPr>
                  <m:e>
                    <m:r>
                      <m:t>x</m:t>
                    </m:r>
                  </m:e>
                </m:acc>
              </m:e>
              <m:sub>
                <m:r>
                  <m:t>j</m:t>
                </m:r>
              </m:sub>
            </m:sSub>
          </m:e>
        </m:d>
        <m:r>
          <m:t>​</m:t>
        </m:r>
      </m:oMath>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m:oMath>
        <m:r>
          <m:t>ϕ</m:t>
        </m:r>
        <m:r>
          <m:rPr>
            <m:sty m:val="p"/>
          </m:rPr>
          <m:t>(</m:t>
        </m:r>
        <m:sSub>
          <m:e>
            <m:acc>
              <m:accPr>
                <m:chr m:val="̃"/>
              </m:accPr>
              <m:e>
                <m:r>
                  <m:t>x</m:t>
                </m:r>
              </m:e>
            </m:acc>
          </m:e>
          <m:sub>
            <m:r>
              <m:t>i</m:t>
            </m:r>
          </m:sub>
        </m:sSub>
        <m:r>
          <m:rPr>
            <m:sty m:val="p"/>
          </m:rPr>
          <m:t>)</m:t>
        </m:r>
      </m:oMath>
      <w:r>
        <w:t xml:space="preserve"> </w:t>
      </w:r>
      <w:r>
        <w:t xml:space="preserve">with an evaluation of a positive definite kernel function:</w:t>
      </w:r>
    </w:p>
    <w:p>
      <w:pPr>
        <w:pStyle w:val="BodyText"/>
      </w:pPr>
      <m:oMathPara>
        <m:oMathParaPr>
          <m:jc m:val="center"/>
        </m:oMathParaPr>
        <m:oMath>
          <m:r>
            <m:t>k</m:t>
          </m:r>
          <m:r>
            <m:rPr>
              <m:sty m:val="p"/>
            </m:rPr>
            <m:t>(</m:t>
          </m:r>
          <m:sSub>
            <m:e>
              <m:acc>
                <m:accPr>
                  <m:chr m:val="̃"/>
                </m:accPr>
                <m:e>
                  <m:r>
                    <m:t>x</m:t>
                  </m:r>
                </m:e>
              </m:acc>
            </m:e>
            <m:sub>
              <m:r>
                <m:t>i</m:t>
              </m:r>
            </m:sub>
          </m:sSub>
          <m:r>
            <m:rPr>
              <m:sty m:val="p"/>
            </m:rPr>
            <m:t>,</m:t>
          </m:r>
          <m:sSub>
            <m:e>
              <m:acc>
                <m:accPr>
                  <m:chr m:val="̃"/>
                </m:accPr>
                <m:e>
                  <m:r>
                    <m:t>x</m:t>
                  </m:r>
                </m:e>
              </m:acc>
            </m:e>
            <m:sub>
              <m:r>
                <m:t>j</m:t>
              </m:r>
            </m:sub>
          </m:sSub>
          <m:r>
            <m:rPr>
              <m:sty m:val="p"/>
            </m:rPr>
            <m:t>)</m:t>
          </m:r>
          <m:limUpp>
            <m:e>
              <m:r>
                <m:rPr>
                  <m:sty m:val="p"/>
                </m:rPr>
                <m:t>=</m:t>
              </m:r>
            </m:e>
            <m:lim>
              <m:r>
                <m:rPr>
                  <m:nor/>
                  <m:sty m:val="p"/>
                </m:rPr>
                <m:t>def</m:t>
              </m:r>
            </m:lim>
          </m:limUpp>
          <m:r>
            <m:t>​</m:t>
          </m:r>
          <m:d>
            <m:dPr>
              <m:begChr m:val="⟨"/>
              <m:sepChr m:val=""/>
              <m:endChr m:val="⟩"/>
              <m:grow/>
            </m:dPr>
            <m:e>
              <m:r>
                <m:t>ϕ</m:t>
              </m:r>
              <m:r>
                <m:rPr>
                  <m:sty m:val="p"/>
                </m:rPr>
                <m:t>(</m:t>
              </m:r>
              <m:sSub>
                <m:e>
                  <m:acc>
                    <m:accPr>
                      <m:chr m:val="̃"/>
                    </m:accPr>
                    <m:e>
                      <m:r>
                        <m:t>x</m:t>
                      </m:r>
                    </m:e>
                  </m:acc>
                </m:e>
                <m:sub>
                  <m:r>
                    <m:t>i</m:t>
                  </m:r>
                </m:sub>
              </m:sSub>
              <m:r>
                <m:rPr>
                  <m:sty m:val="p"/>
                </m:rPr>
                <m:t>)</m:t>
              </m:r>
              <m:r>
                <m:rPr>
                  <m:sty m:val="p"/>
                </m:rPr>
                <m:t>,</m:t>
              </m:r>
              <m:r>
                <m:t>ϕ</m:t>
              </m:r>
              <m:r>
                <m:rPr>
                  <m:sty m:val="p"/>
                </m:rPr>
                <m:t>(</m:t>
              </m:r>
              <m:sSub>
                <m:e>
                  <m:acc>
                    <m:accPr>
                      <m:chr m:val="̃"/>
                    </m:accPr>
                    <m:e>
                      <m:r>
                        <m:t>x</m:t>
                      </m:r>
                    </m:e>
                  </m:acc>
                </m:e>
                <m:sub>
                  <m:r>
                    <m:t>j</m:t>
                  </m:r>
                </m:sub>
              </m:sSub>
              <m:r>
                <m:rPr>
                  <m:sty m:val="p"/>
                </m:rPr>
                <m:t>)</m:t>
              </m:r>
            </m:e>
          </m:d>
          <m:sSub>
            <m:e>
              <m:r>
                <m:t>​</m:t>
              </m:r>
            </m:e>
            <m:sub>
              <m:r>
                <m:rPr>
                  <m:scr m:val="script"/>
                  <m:sty m:val="p"/>
                </m:rPr>
                <m:t>H</m:t>
              </m:r>
            </m:sub>
          </m:sSub>
          <m:r>
            <m:rPr>
              <m:sty m:val="p"/>
            </m:rPr>
            <m:t>.</m:t>
          </m:r>
        </m:oMath>
      </m:oMathPara>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80"/>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X64c41f557e7f698c947bb0d906d626137043d1e">
        <w:r>
          <w:rPr>
            <w:rStyle w:val="Hyperlink"/>
          </w:rPr>
          <w:t xml:space="preserve">Definition 76</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r>
                <m:t>​</m:t>
              </m:r>
              <m:d>
                <m:dPr>
                  <m:begChr m:val="⟨"/>
                  <m:sepChr m:val=""/>
                  <m:endChr m:val="⟩"/>
                  <m:grow/>
                </m:dPr>
                <m:e>
                  <m:acc>
                    <m:accPr>
                      <m:chr m:val="̃"/>
                    </m:accPr>
                    <m:e>
                      <m:r>
                        <m:t>x</m:t>
                      </m:r>
                    </m:e>
                  </m:acc>
                  <m:r>
                    <m:rPr>
                      <m:sty m:val="p"/>
                    </m:rPr>
                    <m:t>,</m:t>
                  </m:r>
                  <m:acc>
                    <m:accPr>
                      <m:chr m:val="̃"/>
                    </m:accPr>
                    <m:e>
                      <m:r>
                        <m:t>y</m:t>
                      </m:r>
                    </m:e>
                  </m:acc>
                </m:e>
              </m:d>
              <m:r>
                <m:t>​</m:t>
              </m:r>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numPr>
          <w:ilvl w:val="0"/>
          <w:numId w:val="1000"/>
        </w:numPr>
      </w:pPr>
      <w:r>
        <w:t xml:space="preserve">When embedding vectors are normalized to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 inner product</w:t>
      </w:r>
      <w:r>
        <w:t xml:space="preserve"> </w:t>
      </w:r>
      <m:oMath>
        <m:r>
          <m:t>​</m:t>
        </m:r>
        <m:d>
          <m:dPr>
            <m:begChr m:val="⟨"/>
            <m:sepChr m:val=""/>
            <m:endChr m:val="⟩"/>
            <m:grow/>
          </m:dPr>
          <m:e>
            <m:acc>
              <m:accPr>
                <m:chr m:val="̃"/>
              </m:accPr>
              <m:e>
                <m:r>
                  <m:t>x</m:t>
                </m:r>
              </m:e>
            </m:acc>
            <m:r>
              <m:rPr>
                <m:sty m:val="p"/>
              </m:rPr>
              <m:t>,</m:t>
            </m:r>
            <m:acc>
              <m:accPr>
                <m:chr m:val="̃"/>
              </m:accPr>
              <m:e>
                <m:r>
                  <m:t>y</m:t>
                </m:r>
              </m:e>
            </m:acc>
          </m:e>
        </m:d>
        <m:r>
          <m:t>​</m:t>
        </m:r>
      </m:oMath>
      <w:r>
        <w:t xml:space="preserve"> </w:t>
      </w:r>
      <w:r>
        <w:t xml:space="preserve">(</w:t>
      </w:r>
      <w:hyperlink w:anchor="cor-cosine-similarity-unit-vectors">
        <w:r>
          <w:rPr>
            <w:rStyle w:val="Hyperlink"/>
          </w:rPr>
          <w:t xml:space="preserve">Corollary 7</w:t>
        </w:r>
      </w:hyperlink>
      <w:r>
        <w:t xml:space="preserve">).</w:t>
      </w:r>
      <w:r>
        <w:t xml:space="preserve"> </w:t>
      </w:r>
      <w:r>
        <w:t xml:space="preserve">Similarly, the self-attention mechanism in Transformers computes query-key alignment scores through scaled inner products</w:t>
      </w:r>
      <w:r>
        <w:t xml:space="preserve"> </w:t>
      </w:r>
      <m:oMath>
        <m:acc>
          <m:accPr>
            <m:chr m:val="̃"/>
          </m:accPr>
          <m:e>
            <m:r>
              <m:t>q</m:t>
            </m:r>
          </m:e>
        </m:acc>
        <m:r>
          <m:rPr>
            <m:sty m:val="p"/>
          </m:rPr>
          <m:t>⋅</m:t>
        </m:r>
        <m:acc>
          <m:accPr>
            <m:chr m:val="̃"/>
          </m:accPr>
          <m:e>
            <m:r>
              <m:t>k</m:t>
            </m:r>
          </m:e>
        </m:acc>
        <m:r>
          <m:rPr>
            <m:sty m:val="p"/>
          </m:rPr>
          <m:t>/</m:t>
        </m:r>
        <m:rad>
          <m:radPr>
            <m:degHide m:val="on"/>
          </m:radPr>
          <m:deg/>
          <m:e>
            <m:sSub>
              <m:e>
                <m:r>
                  <m:t>d</m:t>
                </m:r>
              </m:e>
              <m:sub>
                <m:r>
                  <m:t>k</m:t>
                </m:r>
              </m:sub>
            </m:sSub>
          </m:e>
        </m:rad>
      </m:oMath>
      <w:r>
        <w:t xml:space="preserve">.</w:t>
      </w:r>
    </w:p>
    <w:p>
      <w:pPr>
        <w:numPr>
          <w:ilvl w:val="0"/>
          <w:numId w:val="1080"/>
        </w:numPr>
      </w:pPr>
      <w:r>
        <w:rPr>
          <w:b/>
          <w:bCs/>
        </w:rPr>
        <w:t xml:space="preserve">Weighted and generalized least squares</w:t>
      </w:r>
      <w:r>
        <w:t xml:space="preserve">:</w:t>
      </w:r>
      <w:r>
        <w:t xml:space="preserve"> </w:t>
      </w:r>
      <w:r>
        <w:t xml:space="preserve">In linear regression</w:t>
      </w:r>
      <w:r>
        <w:t xml:space="preserve"> </w:t>
      </w:r>
      <m:oMath>
        <m:acc>
          <m:accPr>
            <m:chr m:val="̃"/>
          </m:accPr>
          <m:e>
            <m:r>
              <m:t>y</m:t>
            </m:r>
          </m:e>
        </m:acc>
        <m:r>
          <m:rPr>
            <m:sty m:val="p"/>
          </m:rPr>
          <m:t>≈</m:t>
        </m:r>
        <m:r>
          <m:rPr>
            <m:sty m:val="bi"/>
          </m:rPr>
          <m:t>X</m:t>
        </m:r>
        <m:acc>
          <m:accPr>
            <m:chr m:val="̃"/>
          </m:accPr>
          <m:e>
            <m:r>
              <m:t>β</m:t>
            </m:r>
          </m:e>
        </m:acc>
      </m:oMath>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m:oMathPara>
        <m:oMathParaPr>
          <m:jc m:val="center"/>
        </m:oMathParaPr>
        <m:oMath>
          <m:limLow>
            <m:e>
              <m:r>
                <m:rPr>
                  <m:sty m:val="p"/>
                </m:rPr>
                <m:t>min</m:t>
              </m:r>
            </m:e>
            <m:lim>
              <m:acc>
                <m:accPr>
                  <m:chr m:val="̃"/>
                </m:accPr>
                <m:e>
                  <m:r>
                    <m:t>β</m:t>
                  </m:r>
                </m:e>
              </m:acc>
            </m:lim>
          </m:limLow>
          <m:r>
            <m:t>​</m:t>
          </m:r>
          <m:d>
            <m:dPr>
              <m:begChr m:val="∥"/>
              <m:sepChr m:val=""/>
              <m:endChr m:val="∥"/>
              <m:grow/>
            </m:dPr>
            <m:e>
              <m:acc>
                <m:accPr>
                  <m:chr m:val="̃"/>
                </m:accPr>
                <m:e>
                  <m:r>
                    <m:t>y</m:t>
                  </m:r>
                </m:e>
              </m:acc>
              <m:r>
                <m:rPr>
                  <m:sty m:val="p"/>
                </m:rPr>
                <m:t>−</m:t>
              </m:r>
              <m:r>
                <m:rPr>
                  <m:sty m:val="bi"/>
                </m:rPr>
                <m:t>X</m:t>
              </m:r>
              <m:acc>
                <m:accPr>
                  <m:chr m:val="̃"/>
                </m:accPr>
                <m:e>
                  <m:r>
                    <m:t>β</m:t>
                  </m:r>
                </m:e>
              </m:acc>
            </m:e>
          </m:d>
          <m:sSubSup>
            <m:e>
              <m:r>
                <m:t>​</m:t>
              </m:r>
            </m:e>
            <m:sub>
              <m:r>
                <m:rPr>
                  <m:sty m:val="bi"/>
                </m:rPr>
                <m:t>W</m:t>
              </m:r>
            </m:sub>
            <m:sup>
              <m:r>
                <m:t>2</m:t>
              </m:r>
            </m:sup>
          </m:sSubSup>
          <m:r>
            <m:rPr>
              <m:sty m:val="p"/>
            </m:rPr>
            <m:t>=</m:t>
          </m:r>
          <m:limLow>
            <m:e>
              <m:r>
                <m:rPr>
                  <m:sty m:val="p"/>
                </m:rPr>
                <m:t>min</m:t>
              </m:r>
            </m:e>
            <m:lim>
              <m:acc>
                <m:accPr>
                  <m:chr m:val="̃"/>
                </m:accPr>
                <m:e>
                  <m:r>
                    <m:t>β</m:t>
                  </m:r>
                </m:e>
              </m:acc>
            </m:lim>
          </m:limLow>
          <m:r>
            <m:t>​</m:t>
          </m:r>
          <m:d>
            <m:dPr>
              <m:begChr m:val="⟨"/>
              <m:sepChr m:val=""/>
              <m:endChr m:val="⟩"/>
              <m:grow/>
            </m:dPr>
            <m:e>
              <m:acc>
                <m:accPr>
                  <m:chr m:val="̃"/>
                </m:accPr>
                <m:e>
                  <m:r>
                    <m:t>y</m:t>
                  </m:r>
                </m:e>
              </m:acc>
              <m:r>
                <m:rPr>
                  <m:sty m:val="p"/>
                </m:rPr>
                <m:t>−</m:t>
              </m:r>
              <m:r>
                <m:rPr>
                  <m:sty m:val="bi"/>
                </m:rPr>
                <m:t>X</m:t>
              </m:r>
              <m:acc>
                <m:accPr>
                  <m:chr m:val="̃"/>
                </m:accPr>
                <m:e>
                  <m:r>
                    <m:t>β</m:t>
                  </m:r>
                </m:e>
              </m:acc>
              <m:r>
                <m:rPr>
                  <m:sty m:val="p"/>
                </m:rPr>
                <m:t>,</m:t>
              </m:r>
              <m:acc>
                <m:accPr>
                  <m:chr m:val="̃"/>
                </m:accPr>
                <m:e>
                  <m:r>
                    <m:t>y</m:t>
                  </m:r>
                </m:e>
              </m:acc>
              <m:r>
                <m:rPr>
                  <m:sty m:val="p"/>
                </m:rPr>
                <m:t>−</m:t>
              </m:r>
              <m:r>
                <m:rPr>
                  <m:sty m:val="bi"/>
                </m:rPr>
                <m:t>X</m:t>
              </m:r>
              <m:acc>
                <m:accPr>
                  <m:chr m:val="̃"/>
                </m:accPr>
                <m:e>
                  <m:r>
                    <m:t>β</m:t>
                  </m:r>
                </m:e>
              </m:acc>
            </m:e>
          </m:d>
          <m:sSub>
            <m:e>
              <m:r>
                <m:t>​</m:t>
              </m:r>
            </m:e>
            <m:sub>
              <m:r>
                <m:rPr>
                  <m:sty m:val="bi"/>
                </m:rPr>
                <m:t>W</m:t>
              </m:r>
            </m:sub>
          </m:sSub>
          <m:r>
            <m:rPr>
              <m:sty m:val="p"/>
            </m:rPr>
            <m:t>.</m:t>
          </m:r>
        </m:oMath>
      </m:oMathPara>
    </w:p>
    <w:bookmarkEnd w:id="519"/>
    <w:bookmarkEnd w:id="520"/>
    <w:bookmarkStart w:id="536" w:name="determinants"/>
    <w:p>
      <w:pPr>
        <w:pStyle w:val="Heading2"/>
      </w:pPr>
      <w:r>
        <w:t xml:space="preserve">19 Determinants</w:t>
      </w:r>
    </w:p>
    <w:bookmarkStart w:id="521" w:name="def-determinant"/>
    <w:p>
      <w:pPr>
        <w:pStyle w:val="FirstParagraph"/>
      </w:pPr>
      <w:r>
        <w:rPr>
          <w:b/>
          <w:bCs/>
        </w:rPr>
        <w:t xml:space="preserve">Definition 105 (Determinant)</w:t>
      </w:r>
      <w:r>
        <w:t xml:space="preserve"> </w:t>
      </w:r>
      <w:r>
        <w:t xml:space="preserve">The</w:t>
      </w:r>
      <w:r>
        <w:t xml:space="preserve"> </w:t>
      </w:r>
      <w:r>
        <w:rPr>
          <w:b/>
          <w:bCs/>
        </w:rPr>
        <w:t xml:space="preserve">determinant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1"/>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1"/>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521"/>
    <w:bookmarkStart w:id="522" w:name="exm-determinant"/>
    <w:p>
      <w:pPr>
        <w:pStyle w:val="FirstParagraph"/>
      </w:pPr>
      <w:r>
        <w:rPr>
          <w:b/>
          <w:bCs/>
        </w:rPr>
        <w:t xml:space="preserve">Example 156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522"/>
    <w:bookmarkStart w:id="523" w:name="rem-determinant-cofactor-expansion"/>
    <w:p>
      <w:pPr>
        <w:pStyle w:val="FirstParagraph"/>
      </w:pPr>
      <w:r>
        <w:rPr>
          <w:i/>
          <w:iCs/>
        </w:rPr>
        <w:t xml:space="preserve">Remark 45</w:t>
      </w:r>
      <w:r>
        <w:t xml:space="preserve"> (Cofactor expansion). </w:t>
      </w:r>
      <w:r>
        <w:t xml:space="preserve">The recursive formula in</w:t>
      </w:r>
      <w:r>
        <w:t xml:space="preserve"> </w:t>
      </w:r>
      <w:hyperlink w:anchor="def-determinant">
        <w:r>
          <w:rPr>
            <w:rStyle w:val="Hyperlink"/>
          </w:rPr>
          <w:t xml:space="preserve">Definition 105</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(Banerjee and Roy 2014)</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156</w:t>
        </w:r>
      </w:hyperlink>
      <w:r>
        <w:t xml:space="preserve">.</w:t>
      </w:r>
    </w:p>
    <w:bookmarkEnd w:id="523"/>
    <w:p>
      <w:pPr>
        <w:pStyle w:val="BodyText"/>
      </w:pPr>
      <w:r>
        <w:t xml:space="preserve">See also</w:t>
      </w:r>
      <w:r>
        <w:t xml:space="preserve"> </w:t>
      </w:r>
      <w:hyperlink r:id="rId524">
        <w:r>
          <w:rPr>
            <w:rStyle w:val="Hyperlink"/>
          </w:rPr>
          <w:t xml:space="preserve">https://en.wikipedia.org/wiki/Determinant</w:t>
        </w:r>
      </w:hyperlink>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25" name="Picture"/>
                  <a:graphic>
                    <a:graphicData uri="http://schemas.openxmlformats.org/drawingml/2006/picture">
                      <pic:pic>
                        <pic:nvPicPr>
                          <pic:cNvPr descr="/opt/quarto/share/formats/docx/tip.png" id="526"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50">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2"/>
              </w:numPr>
            </w:pPr>
            <w:hyperlink r:id="rId527">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528" w:name="thm-det-diagonal"/>
    <w:p>
      <w:pPr>
        <w:pStyle w:val="FirstParagraph"/>
      </w:pPr>
      <w:r>
        <w:rPr>
          <w:b/>
          <w:bCs/>
        </w:rPr>
        <w:t xml:space="preserve">Theorem 84 (Determinant of a diagonal matrix)</w:t>
      </w:r>
      <w:r>
        <w:t xml:space="preserve"> </w:t>
      </w:r>
      <w:r>
        <w:t xml:space="preserve">The determinant (</w:t>
      </w:r>
      <w:hyperlink w:anchor="def-determinant">
        <w:r>
          <w:rPr>
            <w:rStyle w:val="Hyperlink"/>
          </w:rPr>
          <w:t xml:space="preserve">Definition 105</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83</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528"/>
    <w:p>
      <w:pPr>
        <w:pStyle w:val="FirstParagraph"/>
      </w:pPr>
      <w:r>
        <w:rPr>
          <w:i/>
          <w:iCs/>
        </w:rPr>
        <w:t xml:space="preserve">Proof</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529" w:name="exm-det-diagonal"/>
    <w:p>
      <w:pPr>
        <w:pStyle w:val="FirstParagraph"/>
      </w:pPr>
      <w:r>
        <w:rPr>
          <w:b/>
          <w:bCs/>
        </w:rPr>
        <w:t xml:space="preserve">Example 157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529"/>
    <w:bookmarkStart w:id="530" w:name="thm-det-product"/>
    <w:p>
      <w:pPr>
        <w:pStyle w:val="BodyText"/>
      </w:pPr>
      <w:r>
        <w:rPr>
          <w:b/>
          <w:bCs/>
        </w:rPr>
        <w:t xml:space="preserve">Theorem 85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530"/>
    <w:bookmarkStart w:id="531" w:name="exm-det-product"/>
    <w:p>
      <w:pPr>
        <w:pStyle w:val="FirstParagraph"/>
      </w:pPr>
      <w:r>
        <w:rPr>
          <w:b/>
          <w:bCs/>
        </w:rPr>
        <w:t xml:space="preserve">Example 158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156</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531"/>
    <w:bookmarkStart w:id="532" w:name="rem-det-product-proof"/>
    <w:p>
      <w:pPr>
        <w:pStyle w:val="FirstParagraph"/>
      </w:pPr>
      <w:r>
        <w:rPr>
          <w:i/>
          <w:iCs/>
        </w:rPr>
        <w:t xml:space="preserve">Remark 46</w:t>
      </w:r>
      <w:r>
        <w:t xml:space="preserve"> (An example is not a proof). </w:t>
      </w:r>
      <w:hyperlink w:anchor="exm-det-product">
        <w:r>
          <w:rPr>
            <w:rStyle w:val="Hyperlink"/>
          </w:rPr>
          <w:t xml:space="preserve">Example 158</w:t>
        </w:r>
      </w:hyperlink>
      <w:r>
        <w:t xml:space="preserve"> </w:t>
      </w:r>
      <w:r>
        <w:t xml:space="preserve">checks</w:t>
      </w:r>
      <w:r>
        <w:t xml:space="preserve"> </w:t>
      </w:r>
      <w:hyperlink w:anchor="thm-det-product">
        <w:r>
          <w:rPr>
            <w:rStyle w:val="Hyperlink"/>
          </w:rPr>
          <w:t xml:space="preserve">Theorem 85</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(2014)</w:t>
      </w:r>
      <w:r>
        <w:t xml:space="preserve">.</w:t>
      </w:r>
    </w:p>
    <w:bookmarkEnd w:id="532"/>
    <w:p>
      <w:pPr>
        <w:pStyle w:val="BodyText"/>
      </w:pPr>
      <w:r>
        <w:t xml:space="preserve">See also</w:t>
      </w:r>
      <w:r>
        <w:t xml:space="preserve"> </w:t>
      </w:r>
      <w:hyperlink r:id="rId524">
        <w:r>
          <w:rPr>
            <w:rStyle w:val="Hyperlink"/>
          </w:rPr>
          <w:t xml:space="preserve">https://en.wikipedia.org/wiki/Determinant</w:t>
        </w:r>
      </w:hyperlink>
      <w:r>
        <w:t xml:space="preserve">.</w:t>
      </w:r>
    </w:p>
    <w:bookmarkStart w:id="533" w:name="thm-det-eigenvalues"/>
    <w:p>
      <w:pPr>
        <w:pStyle w:val="BodyText"/>
      </w:pPr>
      <w:r>
        <w:rPr>
          <w:b/>
          <w:bCs/>
        </w:rPr>
        <w:t xml:space="preserve">Theorem 86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533"/>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85</w:t>
        </w:r>
      </w:hyperlink>
      <w:r>
        <w:t xml:space="preserve">,</w:t>
      </w:r>
      <w:r>
        <w:t xml:space="preserve"> </w:t>
      </w:r>
      <w:r>
        <w:t xml:space="preserve">the orthogonality step is</w:t>
      </w:r>
      <w:r>
        <w:t xml:space="preserve"> </w:t>
      </w:r>
      <w:hyperlink w:anchor="def-orthogonal-matrix">
        <w:r>
          <w:rPr>
            <w:rStyle w:val="Hyperlink"/>
          </w:rPr>
          <w:t xml:space="preserve">Definition 89</w:t>
        </w:r>
      </w:hyperlink>
      <w:r>
        <w:t xml:space="preserve">,</w:t>
      </w:r>
      <w:r>
        <w:t xml:space="preserve"> </w:t>
      </w:r>
      <w:r>
        <w:t xml:space="preserve">and the identity and diagonal steps are</w:t>
      </w:r>
      <w:r>
        <w:t xml:space="preserve"> </w:t>
      </w:r>
      <w:hyperlink w:anchor="thm-det-diagonal">
        <w:r>
          <w:rPr>
            <w:rStyle w:val="Hyperlink"/>
          </w:rPr>
          <w:t xml:space="preserve">Theorem 84</w:t>
        </w:r>
      </w:hyperlink>
      <w:r>
        <w:t xml:space="preserve"> </w:t>
      </w:r>
      <w:r>
        <w:t xml:space="preserve">and</w:t>
      </w:r>
      <w:r>
        <w:t xml:space="preserve"> </w:t>
      </w:r>
      <w:hyperlink w:anchor="exm-det-diagonal">
        <w:r>
          <w:rPr>
            <w:rStyle w:val="Hyperlink"/>
          </w:rPr>
          <w:t xml:space="preserve">Example 157</w:t>
        </w:r>
      </w:hyperlink>
      <w:r>
        <w:t xml:space="preserve">.</w:t>
      </w:r>
    </w:p>
    <w:bookmarkStart w:id="534" w:name="cor-det-pd"/>
    <w:p>
      <w:pPr>
        <w:pStyle w:val="BodyText"/>
      </w:pPr>
      <w:r>
        <w:rPr>
          <w:b/>
          <w:bCs/>
        </w:rPr>
        <w:t xml:space="preserve">Corollary 11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534"/>
    <w:p>
      <w:pPr>
        <w:pStyle w:val="BodyText"/>
      </w:pPr>
      <w:r>
        <w:rPr>
          <w:i/>
          <w:iCs/>
        </w:rPr>
        <w:t xml:space="preserve">Proof</w:t>
      </w:r>
      <w:r>
        <w:t xml:space="preserve">. </w:t>
      </w:r>
      <w:r>
        <w:t xml:space="preserve">By</w:t>
      </w:r>
      <w:r>
        <w:t xml:space="preserve"> </w:t>
      </w:r>
      <w:hyperlink w:anchor="thm-definite-eigenvalues">
        <w:r>
          <w:rPr>
            <w:rStyle w:val="Hyperlink"/>
          </w:rPr>
          <w:t xml:space="preserve">Theorem 80</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86</w:t>
        </w:r>
      </w:hyperlink>
      <w:r>
        <w:t xml:space="preserve">,</w:t>
      </w:r>
      <w:r>
        <w:t xml:space="preserve"> </w:t>
      </w:r>
      <w:r>
        <w:t xml:space="preserve">is positive.</w:t>
      </w:r>
    </w:p>
    <w:bookmarkStart w:id="535" w:name="exm-det-eigenvalues"/>
    <w:p>
      <w:pPr>
        <w:pStyle w:val="BodyText"/>
      </w:pPr>
      <w:r>
        <w:rPr>
          <w:b/>
          <w:bCs/>
        </w:rPr>
        <w:t xml:space="preserve">Example 159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r>
        <w:t xml:space="preserve"> </w:t>
      </w:r>
      <w:r>
        <w:t xml:space="preserve">so</w:t>
      </w:r>
      <w:r>
        <w:t xml:space="preserve"> </w:t>
      </w:r>
      <w:hyperlink w:anchor="thm-det-eigenvalues">
        <w:r>
          <w:rPr>
            <w:rStyle w:val="Hyperlink"/>
          </w:rPr>
          <w:t xml:space="preserve">Theorem 86</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156</w:t>
        </w:r>
      </w:hyperlink>
      <w:r>
        <w:t xml:space="preserve">.</w:t>
      </w:r>
    </w:p>
    <w:bookmarkEnd w:id="535"/>
    <w:bookmarkEnd w:id="536"/>
    <w:bookmarkStart w:id="613" w:name="design-matrix"/>
    <w:p>
      <w:pPr>
        <w:pStyle w:val="Heading2"/>
      </w:pPr>
      <w:r>
        <w:t xml:space="preserve">20 Design Matrix</w:t>
      </w:r>
    </w:p>
    <w:bookmarkStart w:id="537" w:name="def-design-matrix"/>
    <w:p>
      <w:pPr>
        <w:pStyle w:val="FirstParagraph"/>
      </w:pPr>
      <w:r>
        <w:rPr>
          <w:b/>
          <w:bCs/>
        </w:rPr>
        <w:t xml:space="preserve">Definition 106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m:oMath>
        <m:sSup>
          <m:e>
            <m:sSub>
              <m:e>
                <m:acc>
                  <m:accPr>
                    <m:chr m:val="̃"/>
                  </m:accPr>
                  <m:e>
                    <m:r>
                      <m:t>x</m:t>
                    </m:r>
                  </m:e>
                </m:acc>
              </m:e>
              <m:sub>
                <m:r>
                  <m:t>i</m:t>
                </m:r>
              </m:sub>
            </m:sSub>
          </m:e>
          <m:sup>
            <m:r>
              <m:rPr>
                <m:sty m:val="p"/>
              </m:rPr>
              <m:t>⊤</m:t>
            </m:r>
          </m:sup>
        </m:sSup>
      </m:oMath>
      <w:r>
        <w:t xml:space="preserve"> </w:t>
      </w:r>
      <w:r>
        <w:t xml:space="preserve">for observation</w:t>
      </w:r>
      <w:r>
        <w:t xml:space="preserve"> </w:t>
      </w:r>
      <m:oMath>
        <m:r>
          <m:t>i</m:t>
        </m:r>
      </m:oMath>
      <w:r>
        <w:t xml:space="preserve">:</w:t>
      </w:r>
    </w:p>
    <w:p>
      <w:pPr>
        <w:pStyle w:val="BodyText"/>
      </w:pPr>
      <m:oMathPara>
        <m:oMathParaPr>
          <m:jc m:val="center"/>
        </m:oMathParaPr>
        <m:oMath>
          <m:eqArr>
            <m:e>
              <m:r>
                <m:rPr>
                  <m:sty m:val="bi"/>
                </m:rPr>
                <m:t>X</m:t>
              </m:r>
              <m:r>
                <m:t>&amp;</m:t>
              </m:r>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e>
                    </m:mr>
                    <m:mr>
                      <m:e>
                        <m:sSup>
                          <m:e>
                            <m:sSub>
                              <m:e>
                                <m:acc>
                                  <m:accPr>
                                    <m:chr m:val="̃"/>
                                  </m:accPr>
                                  <m:e>
                                    <m:r>
                                      <m:t>x</m:t>
                                    </m:r>
                                  </m:e>
                                </m:acc>
                              </m:e>
                              <m:sub>
                                <m:r>
                                  <m:t>2</m:t>
                                </m:r>
                              </m:sub>
                            </m:sSub>
                          </m:e>
                          <m:sup>
                            <m:r>
                              <m:rPr>
                                <m:sty m:val="p"/>
                              </m:rPr>
                              <m:t>⊤</m:t>
                            </m:r>
                          </m:sup>
                        </m:sSup>
                      </m:e>
                    </m:mr>
                    <m:mr>
                      <m:e>
                        <m:r>
                          <m:rPr>
                            <m:sty m:val="p"/>
                          </m:rPr>
                          <m:t>⋮</m:t>
                        </m:r>
                      </m:e>
                    </m:mr>
                    <m:mr>
                      <m:e>
                        <m:sSup>
                          <m:e>
                            <m:sSub>
                              <m:e>
                                <m:acc>
                                  <m:accPr>
                                    <m:chr m:val="̃"/>
                                  </m:accPr>
                                  <m:e>
                                    <m:r>
                                      <m:t>x</m:t>
                                    </m:r>
                                  </m:e>
                                </m:acc>
                              </m:e>
                              <m:sub>
                                <m:r>
                                  <m:t>n</m:t>
                                </m:r>
                              </m:sub>
                            </m:sSub>
                          </m:e>
                          <m:sup>
                            <m:r>
                              <m:rPr>
                                <m:sty m:val="p"/>
                              </m:rPr>
                              <m:t>⊤</m:t>
                            </m:r>
                          </m:sup>
                        </m:sSup>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x</m:t>
                            </m:r>
                          </m:e>
                          <m:sub>
                            <m:r>
                              <m:t>11</m:t>
                            </m:r>
                          </m:sub>
                        </m:sSub>
                      </m:e>
                      <m:e>
                        <m:sSub>
                          <m:e>
                            <m:r>
                              <m:t>x</m:t>
                            </m:r>
                          </m:e>
                          <m:sub>
                            <m:r>
                              <m:t>12</m:t>
                            </m:r>
                          </m:sub>
                        </m:sSub>
                      </m:e>
                      <m:e>
                        <m:r>
                          <m:rPr>
                            <m:sty m:val="p"/>
                          </m:rPr>
                          <m:t>⋯</m:t>
                        </m:r>
                      </m:e>
                      <m:e>
                        <m:sSub>
                          <m:e>
                            <m:r>
                              <m:t>x</m:t>
                            </m:r>
                          </m:e>
                          <m:sub>
                            <m:r>
                              <m:t>1</m:t>
                            </m:r>
                            <m:r>
                              <m:t>p</m:t>
                            </m:r>
                          </m:sub>
                        </m:sSub>
                      </m:e>
                    </m:mr>
                    <m:mr>
                      <m:e>
                        <m:sSub>
                          <m:e>
                            <m:r>
                              <m:t>x</m:t>
                            </m:r>
                          </m:e>
                          <m:sub>
                            <m:r>
                              <m:t>21</m:t>
                            </m:r>
                          </m:sub>
                        </m:sSub>
                      </m:e>
                      <m:e>
                        <m:sSub>
                          <m:e>
                            <m:r>
                              <m:t>x</m:t>
                            </m:r>
                          </m:e>
                          <m:sub>
                            <m:r>
                              <m:t>22</m:t>
                            </m:r>
                          </m:sub>
                        </m:sSub>
                      </m:e>
                      <m:e>
                        <m:r>
                          <m:rPr>
                            <m:sty m:val="p"/>
                          </m:rPr>
                          <m:t>⋯</m:t>
                        </m:r>
                      </m:e>
                      <m:e>
                        <m:sSub>
                          <m:e>
                            <m:r>
                              <m:t>x</m:t>
                            </m:r>
                          </m:e>
                          <m:sub>
                            <m:r>
                              <m:t>2</m:t>
                            </m:r>
                            <m:r>
                              <m:t>p</m:t>
                            </m:r>
                          </m:sub>
                        </m:sSub>
                      </m:e>
                    </m:mr>
                    <m:mr>
                      <m:e>
                        <m:r>
                          <m:rPr>
                            <m:sty m:val="p"/>
                          </m:rPr>
                          <m:t>⋮</m:t>
                        </m:r>
                      </m:e>
                      <m:e>
                        <m:r>
                          <m:rPr>
                            <m:sty m:val="p"/>
                          </m:rPr>
                          <m:t>⋮</m:t>
                        </m:r>
                      </m:e>
                      <m:e>
                        <m:r>
                          <m:rPr>
                            <m:sty m:val="p"/>
                          </m:rPr>
                          <m:t>⋱</m:t>
                        </m:r>
                      </m:e>
                      <m:e>
                        <m:r>
                          <m:rPr>
                            <m:sty m:val="p"/>
                          </m:rPr>
                          <m:t>⋮</m:t>
                        </m:r>
                      </m:e>
                    </m:mr>
                    <m:mr>
                      <m:e>
                        <m:sSub>
                          <m:e>
                            <m:r>
                              <m:t>x</m:t>
                            </m:r>
                          </m:e>
                          <m:sub>
                            <m:r>
                              <m:t>n</m:t>
                            </m:r>
                            <m:r>
                              <m:t>1</m:t>
                            </m:r>
                          </m:sub>
                        </m:sSub>
                      </m:e>
                      <m:e>
                        <m:sSub>
                          <m:e>
                            <m:r>
                              <m:t>x</m:t>
                            </m:r>
                          </m:e>
                          <m:sub>
                            <m:r>
                              <m:t>n</m:t>
                            </m:r>
                            <m:r>
                              <m:t>2</m:t>
                            </m:r>
                          </m:sub>
                        </m:sSub>
                      </m:e>
                      <m:e>
                        <m:r>
                          <m:rPr>
                            <m:sty m:val="p"/>
                          </m:rPr>
                          <m:t>⋯</m:t>
                        </m:r>
                      </m:e>
                      <m:e>
                        <m:sSub>
                          <m:e>
                            <m:r>
                              <m:t>x</m:t>
                            </m:r>
                          </m:e>
                          <m:sub>
                            <m:r>
                              <m:t>n</m:t>
                            </m:r>
                            <m:r>
                              <m:t>p</m:t>
                            </m:r>
                          </m:sub>
                        </m:sSub>
                      </m:e>
                    </m:mr>
                  </m:m>
                </m:e>
              </m:d>
            </m:e>
          </m:eqArr>
        </m:oMath>
      </m:oMathPara>
    </w:p>
    <w:bookmarkEnd w:id="537"/>
    <w:bookmarkStart w:id="538" w:name="rem-design-matrix-products"/>
    <w:p>
      <w:pPr>
        <w:pStyle w:val="FirstParagraph"/>
      </w:pPr>
      <w:r>
        <w:rPr>
          <w:i/>
          <w:iCs/>
        </w:rPr>
        <w:t xml:space="preserve">Remark 47</w:t>
      </w:r>
      <w:r>
        <w:t xml:space="preserve"> (Products with the design matrix). </w:t>
      </w:r>
      <w:r>
        <w:t xml:space="preserve">The product</w:t>
      </w:r>
      <w:r>
        <w:t xml:space="preserve"> </w:t>
      </w:r>
      <m:oMath>
        <m:r>
          <m:rPr>
            <m:sty m:val="bi"/>
          </m:rPr>
          <m:t>X</m:t>
        </m:r>
        <m:acc>
          <m:accPr>
            <m:chr m:val="̃"/>
          </m:accPr>
          <m:e>
            <m:r>
              <m:t>β</m:t>
            </m:r>
          </m:e>
        </m:acc>
      </m:oMath>
      <w:r>
        <w:t xml:space="preserve"> </w:t>
      </w:r>
      <w:r>
        <w:t xml:space="preserve">collects the values</w:t>
      </w:r>
      <w:r>
        <w:t xml:space="preserve"> </w:t>
      </w:r>
      <m:oMath>
        <m:sSup>
          <m:e>
            <m:sSub>
              <m:e>
                <m:acc>
                  <m:accPr>
                    <m:chr m:val="̃"/>
                  </m:accPr>
                  <m:e>
                    <m:r>
                      <m:t>x</m:t>
                    </m:r>
                  </m:e>
                </m:acc>
              </m:e>
              <m:sub>
                <m:r>
                  <m:t>i</m:t>
                </m:r>
              </m:sub>
            </m:sSub>
          </m:e>
          <m:sup>
            <m:r>
              <m:rPr>
                <m:sty m:val="p"/>
              </m:rPr>
              <m:t>⊤</m:t>
            </m:r>
          </m:sup>
        </m:sSup>
        <m:acc>
          <m:accPr>
            <m:chr m:val="̃"/>
          </m:accPr>
          <m:e>
            <m:r>
              <m:t>β</m:t>
            </m:r>
          </m:e>
        </m:acc>
      </m:oMath>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m:oMathPara>
        <m:oMathParaPr>
          <m:jc m:val="center"/>
        </m:oMathParaPr>
        <m:oMath>
          <m:r>
            <m:rPr>
              <m:sty m:val="bi"/>
            </m:rPr>
            <m:t>X</m:t>
          </m:r>
          <m:acc>
            <m:accPr>
              <m:chr m:val="̃"/>
            </m:accPr>
            <m:e>
              <m:r>
                <m:t>β</m:t>
              </m:r>
            </m:e>
          </m:acc>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acc>
                      <m:accPr>
                        <m:chr m:val="̃"/>
                      </m:accPr>
                      <m:e>
                        <m:r>
                          <m:t>β</m:t>
                        </m:r>
                      </m:e>
                    </m:acc>
                  </m:e>
                </m:mr>
                <m:mr>
                  <m:e>
                    <m:r>
                      <m:rPr>
                        <m:sty m:val="p"/>
                      </m:rPr>
                      <m:t>⋮</m:t>
                    </m:r>
                  </m:e>
                </m:mr>
                <m:mr>
                  <m:e>
                    <m:sSup>
                      <m:e>
                        <m:sSub>
                          <m:e>
                            <m:acc>
                              <m:accPr>
                                <m:chr m:val="̃"/>
                              </m:accPr>
                              <m:e>
                                <m:r>
                                  <m:t>x</m:t>
                                </m:r>
                              </m:e>
                            </m:acc>
                          </m:e>
                          <m:sub>
                            <m:r>
                              <m:t>n</m:t>
                            </m:r>
                          </m:sub>
                        </m:sSub>
                      </m:e>
                      <m:sup>
                        <m:r>
                          <m:rPr>
                            <m:sty m:val="p"/>
                          </m:rPr>
                          <m:t>⊤</m:t>
                        </m:r>
                      </m:sup>
                    </m:sSup>
                    <m:acc>
                      <m:accPr>
                        <m:chr m:val="̃"/>
                      </m:accPr>
                      <m:e>
                        <m:r>
                          <m:t>β</m:t>
                        </m:r>
                      </m:e>
                    </m:acc>
                  </m:e>
                </m:mr>
              </m:m>
            </m:e>
          </m:d>
        </m:oMath>
      </m:oMathPara>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36</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m:oMath>
        <m:acc>
          <m:accPr>
            <m:chr m:val="̃"/>
          </m:accPr>
          <m:e>
            <m:r>
              <m:t>β</m:t>
            </m:r>
          </m:e>
        </m:acc>
        <m:r>
          <m:rPr>
            <m:sty m:val="p"/>
          </m:rPr>
          <m:t>=</m:t>
        </m:r>
        <m:r>
          <m:rPr>
            <m:sty m:val="p"/>
          </m:rPr>
          <m:t>(</m:t>
        </m:r>
        <m:r>
          <m:t>1</m:t>
        </m:r>
        <m:r>
          <m:rPr>
            <m:sty m:val="p"/>
          </m:rPr>
          <m:t>,</m:t>
        </m:r>
        <m:r>
          <m:t>2</m:t>
        </m:r>
        <m:r>
          <m:rPr>
            <m:sty m:val="p"/>
          </m:rPr>
          <m:t>)</m:t>
        </m:r>
      </m:oMath>
      <w:r>
        <w:t xml:space="preserve">,</w:t>
      </w:r>
    </w:p>
    <w:p>
      <w:pPr>
        <w:pStyle w:val="BodyText"/>
      </w:pPr>
      <m:oMathPara>
        <m:oMathParaPr>
          <m:jc m:val="center"/>
        </m:oMathParaPr>
        <m:oMath>
          <m:eqArr>
            <m:e>
              <m:r>
                <m:rPr>
                  <m:sty m:val="bi"/>
                </m:rPr>
                <m:t>X</m:t>
              </m:r>
              <m:acc>
                <m:accPr>
                  <m:chr m:val="̃"/>
                </m:accPr>
                <m:e>
                  <m:r>
                    <m:t>β</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d>
                <m:dPr>
                  <m:begChr m:val="["/>
                  <m:sepChr m:val=""/>
                  <m:endChr m:val="]"/>
                  <m:grow/>
                </m:dPr>
                <m:e>
                  <m:m>
                    <m:mPr>
                      <m:baseJc m:val="center"/>
                      <m:plcHide m:val="on"/>
                      <m:mcs>
                        <m:mc>
                          <m:mcPr>
                            <m:mcJc m:val="center"/>
                            <m:count m:val="1"/>
                          </m:mcPr>
                        </m:mc>
                      </m:mcs>
                    </m:mPr>
                    <m:mr>
                      <m:e>
                        <m:r>
                          <m:t>1</m:t>
                        </m:r>
                      </m:e>
                    </m:mr>
                    <m:mr>
                      <m:e>
                        <m:r>
                          <m:t>2</m:t>
                        </m:r>
                      </m:e>
                    </m:mr>
                  </m:m>
                </m:e>
              </m:d>
            </m:e>
            <m:e>
              <m:r>
                <m:t>&amp;</m:t>
              </m:r>
              <m:r>
                <m:rPr>
                  <m:sty m:val="p"/>
                </m:rPr>
                <m:t>=</m:t>
              </m:r>
              <m:d>
                <m:dPr>
                  <m:begChr m:val="["/>
                  <m:sepChr m:val=""/>
                  <m:endChr m:val="]"/>
                  <m:grow/>
                </m:dPr>
                <m:e>
                  <m:m>
                    <m:mPr>
                      <m:baseJc m:val="center"/>
                      <m:plcHide m:val="on"/>
                      <m:mcs>
                        <m:mc>
                          <m:mcPr>
                            <m:mcJc m:val="center"/>
                            <m:count m:val="1"/>
                          </m:mcPr>
                        </m:mc>
                      </m:mcs>
                    </m:mPr>
                    <m:mr>
                      <m:e>
                        <m:r>
                          <m:t>3</m:t>
                        </m:r>
                      </m:e>
                    </m:mr>
                    <m:mr>
                      <m:e>
                        <m:r>
                          <m:t>5</m:t>
                        </m:r>
                      </m:e>
                    </m:mr>
                    <m:mr>
                      <m:e>
                        <m:r>
                          <m:t>7</m:t>
                        </m:r>
                      </m:e>
                    </m:mr>
                  </m:m>
                </m:e>
              </m:d>
              <m:r>
                <m:rPr>
                  <m:sty m:val="p"/>
                </m:rPr>
                <m:t>.</m:t>
              </m:r>
            </m:e>
          </m:eqArr>
        </m:oMath>
      </m:oMathPara>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least squares solution (</w:t>
      </w:r>
      <w:hyperlink w:anchor="def-least-squares">
        <w:r>
          <w:rPr>
            <w:rStyle w:val="Hyperlink"/>
          </w:rPr>
          <w:t xml:space="preserve">Definition 115</w:t>
        </w:r>
      </w:hyperlink>
      <w:r>
        <w:t xml:space="preserve">, defined later in this chapter)</w:t>
      </w:r>
      <w:r>
        <w:t xml:space="preserve"> </w:t>
      </w:r>
      <m:oMath>
        <m:acc>
          <m:accPr>
            <m:chr m:val="̂"/>
          </m:accPr>
          <m:e>
            <m:acc>
              <m:accPr>
                <m:chr m:val="̃"/>
              </m:accPr>
              <m:e>
                <m:r>
                  <m:t>β</m:t>
                </m:r>
              </m:e>
            </m:acc>
          </m:e>
        </m:acc>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oMath>
      <w:r>
        <w:t xml:space="preserve">.</w:t>
      </w:r>
    </w:p>
    <w:bookmarkEnd w:id="538"/>
    <w:bookmarkStart w:id="539" w:name="thm-gram-invertible"/>
    <w:p>
      <w:pPr>
        <w:pStyle w:val="BodyText"/>
      </w:pPr>
      <w:r>
        <w:rPr>
          <w:b/>
          <w:bCs/>
        </w:rPr>
        <w:t xml:space="preserve">Theorem 87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44</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539"/>
    <w:p>
      <w:pPr>
        <w:pStyle w:val="BodyText"/>
      </w:pPr>
      <w:r>
        <w:rPr>
          <w:i/>
          <w:iCs/>
        </w:rPr>
        <w:t xml:space="preserve">Proof</w:t>
      </w:r>
      <w:r>
        <w:t xml:space="preserve">. </w:t>
      </w:r>
      <w:r>
        <w:t xml:space="preserve">Let</w:t>
      </w:r>
      <w:r>
        <w:t xml:space="preserve"> </w:t>
      </w:r>
      <m:oMath>
        <m:acc>
          <m:accPr>
            <m:chr m:val="̃"/>
          </m:accPr>
          <m:e>
            <m:r>
              <m:t>c</m:t>
            </m:r>
          </m:e>
        </m:acc>
      </m:oMath>
      <w:r>
        <w:t xml:space="preserve"> </w:t>
      </w:r>
      <w:r>
        <w:t xml:space="preserve">be a vector of length</w:t>
      </w:r>
      <w:r>
        <w:t xml:space="preserve"> </w:t>
      </w:r>
      <m:oMath>
        <m:r>
          <m:t>p</m:t>
        </m:r>
      </m:oMath>
      <w:r>
        <w:t xml:space="preserve"> </w:t>
      </w:r>
      <w:r>
        <w:t xml:space="preserve">with</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w:t>
      </w:r>
      <w:r>
        <w:t xml:space="preserve"> </w:t>
      </w:r>
      <w:r>
        <w:t xml:space="preserve">Then</w:t>
      </w:r>
    </w:p>
    <w:p>
      <w:pPr>
        <w:pStyle w:val="BodyText"/>
      </w:pPr>
      <m:oMathPara>
        <m:oMathParaPr>
          <m:jc m:val="center"/>
        </m:oMathParaPr>
        <m:oMath>
          <m:eqArr>
            <m:e>
              <m:r>
                <m:t>0</m:t>
              </m:r>
              <m:r>
                <m:t>&amp;</m:t>
              </m:r>
              <m:r>
                <m:rPr>
                  <m:sty m:val="p"/>
                </m:rPr>
                <m:t>=</m:t>
              </m:r>
              <m:sSup>
                <m:e>
                  <m:acc>
                    <m:accPr>
                      <m:chr m:val="̃"/>
                    </m:accPr>
                    <m:e>
                      <m:r>
                        <m:t>c</m:t>
                      </m:r>
                    </m:e>
                  </m:acc>
                </m:e>
                <m:sup>
                  <m:r>
                    <m:rPr>
                      <m:sty m:val="p"/>
                    </m:rPr>
                    <m:t>⊤</m:t>
                  </m:r>
                </m:sup>
              </m:sSup>
              <m:r>
                <m:t> </m:t>
              </m:r>
              <m:sSup>
                <m:e>
                  <m:r>
                    <m:rPr>
                      <m:sty m:val="bi"/>
                    </m:rPr>
                    <m:t>X</m:t>
                  </m:r>
                </m:e>
                <m:sup>
                  <m:r>
                    <m:rPr>
                      <m:sty m:val="p"/>
                    </m:rPr>
                    <m:t>⊤</m:t>
                  </m:r>
                </m:sup>
              </m:sSup>
              <m:r>
                <m:rPr>
                  <m:sty m:val="bi"/>
                </m:rPr>
                <m:t>X</m:t>
              </m:r>
              <m:acc>
                <m:accPr>
                  <m:chr m:val="̃"/>
                </m:accPr>
                <m:e>
                  <m:r>
                    <m:t>c</m:t>
                  </m:r>
                </m:e>
              </m:acc>
              <m:r>
                <m:t>&amp;</m:t>
              </m:r>
              <m:r>
                <m:t>&amp;</m:t>
              </m:r>
              <m:r>
                <m:rPr>
                  <m:nor/>
                  <m:sty m:val="p"/>
                </m:rPr>
                <m:t>(multiply </m:t>
              </m:r>
              <m:sSup>
                <m:e>
                  <m:r>
                    <m:rPr>
                      <m:sty m:val="bi"/>
                    </m:rPr>
                    <m:t>X</m:t>
                  </m:r>
                </m:e>
                <m:sup>
                  <m:r>
                    <m:rPr>
                      <m:sty m:val="p"/>
                    </m:rPr>
                    <m:t>⊤</m:t>
                  </m:r>
                </m:sup>
              </m:sSup>
              <m:r>
                <m:rPr>
                  <m:sty m:val="bi"/>
                </m:rPr>
                <m:t>X</m:t>
              </m:r>
              <m:acc>
                <m:accPr>
                  <m:chr m:val="̃"/>
                </m:accPr>
                <m:e>
                  <m:r>
                    <m:t>c</m:t>
                  </m:r>
                </m:e>
              </m:acc>
              <m:r>
                <m:rPr>
                  <m:sty m:val="p"/>
                </m:rPr>
                <m:t>=</m:t>
              </m:r>
              <m:acc>
                <m:accPr>
                  <m:chr m:val="̃"/>
                </m:accPr>
                <m:e>
                  <m:r>
                    <m:t>0</m:t>
                  </m:r>
                </m:e>
              </m:acc>
              <m:r>
                <m:rPr>
                  <m:nor/>
                  <m:sty m:val="p"/>
                </m:rPr>
                <m:t> on the left by </m:t>
              </m:r>
              <m:sSup>
                <m:e>
                  <m:acc>
                    <m:accPr>
                      <m:chr m:val="̃"/>
                    </m:accPr>
                    <m:e>
                      <m:r>
                        <m:t>c</m:t>
                      </m:r>
                    </m:e>
                  </m:acc>
                </m:e>
                <m:sup>
                  <m:r>
                    <m:rPr>
                      <m:sty m:val="p"/>
                    </m:rPr>
                    <m:t>⊤</m:t>
                  </m:r>
                </m:sup>
              </m:sSup>
              <m:r>
                <m:rPr>
                  <m:nor/>
                  <m:sty m:val="p"/>
                </m:rPr>
                <m:t>)</m:t>
              </m:r>
            </m:e>
            <m:e>
              <m:r>
                <m:t>&amp;</m:t>
              </m:r>
              <m:r>
                <m:rPr>
                  <m:sty m:val="p"/>
                </m:rPr>
                <m:t>=</m:t>
              </m:r>
              <m:sSup>
                <m:e>
                  <m:r>
                    <m:t>​</m:t>
                  </m:r>
                  <m:d>
                    <m:dPr>
                      <m:begChr m:val="("/>
                      <m:sepChr m:val=""/>
                      <m:endChr m:val=")"/>
                      <m:grow/>
                    </m:dPr>
                    <m:e>
                      <m:r>
                        <m:rPr>
                          <m:sty m:val="bi"/>
                        </m:rPr>
                        <m:t>X</m:t>
                      </m:r>
                      <m:acc>
                        <m:accPr>
                          <m:chr m:val="̃"/>
                        </m:accPr>
                        <m:e>
                          <m:r>
                            <m:t>c</m:t>
                          </m:r>
                        </m:e>
                      </m:acc>
                    </m:e>
                  </m:d>
                  <m:r>
                    <m:t>​</m:t>
                  </m:r>
                </m:e>
                <m:sup>
                  <m:r>
                    <m:rPr>
                      <m:sty m:val="p"/>
                    </m:rPr>
                    <m:t>⊤</m:t>
                  </m:r>
                </m:sup>
              </m:sSup>
              <m:r>
                <m:t>​</m:t>
              </m:r>
              <m:d>
                <m:dPr>
                  <m:begChr m:val="("/>
                  <m:sepChr m:val=""/>
                  <m:endChr m:val=")"/>
                  <m:grow/>
                </m:dPr>
                <m:e>
                  <m:r>
                    <m:rPr>
                      <m:sty m:val="bi"/>
                    </m:rPr>
                    <m:t>X</m:t>
                  </m:r>
                  <m:acc>
                    <m:accPr>
                      <m:chr m:val="̃"/>
                    </m:accPr>
                    <m:e>
                      <m:r>
                        <m:t>c</m:t>
                      </m:r>
                    </m:e>
                  </m:acc>
                </m:e>
              </m:d>
              <m:r>
                <m:t>​</m:t>
              </m:r>
              <m:r>
                <m:t>&amp;</m:t>
              </m:r>
              <m:r>
                <m:t>&amp;</m:t>
              </m:r>
              <m:r>
                <m:rPr>
                  <m:nor/>
                  <m:sty m:val="p"/>
                </m:rPr>
                <m:t>(transpose of a product)</m:t>
              </m:r>
            </m:e>
            <m:e>
              <m:r>
                <m:t>&amp;</m:t>
              </m:r>
              <m:r>
                <m:rPr>
                  <m:sty m:val="p"/>
                </m:rPr>
                <m:t>=</m:t>
              </m:r>
              <m:r>
                <m:t>​</m:t>
              </m:r>
              <m:d>
                <m:dPr>
                  <m:begChr m:val="∥"/>
                  <m:sepChr m:val=""/>
                  <m:endChr m:val="∥"/>
                  <m:grow/>
                </m:dPr>
                <m:e>
                  <m:r>
                    <m:rPr>
                      <m:sty m:val="bi"/>
                    </m:rPr>
                    <m:t>X</m:t>
                  </m:r>
                  <m:acc>
                    <m:accPr>
                      <m:chr m:val="̃"/>
                    </m:accPr>
                    <m:e>
                      <m:r>
                        <m:t>c</m:t>
                      </m:r>
                    </m:e>
                  </m:acc>
                </m:e>
              </m:d>
              <m:sSup>
                <m:e>
                  <m:r>
                    <m:t>​</m:t>
                  </m:r>
                </m:e>
                <m:sup>
                  <m:r>
                    <m:t>2</m:t>
                  </m:r>
                </m:sup>
              </m:sSup>
              <m:r>
                <m:t>&amp;</m:t>
              </m:r>
              <m:r>
                <m:t>&amp;</m:t>
              </m:r>
              <m:r>
                <m:rPr>
                  <m:nor/>
                  <m:sty m:val="p"/>
                </m:rPr>
                <m:t>(definition of the Euclidean norm)</m:t>
              </m:r>
            </m:e>
          </m:eqArr>
        </m:oMath>
      </m:oMathPara>
    </w:p>
    <w:p>
      <w:pPr>
        <w:pStyle w:val="FirstParagraph"/>
      </w:pPr>
      <w:r>
        <w:t xml:space="preserve">so</w:t>
      </w:r>
      <w:r>
        <w:t xml:space="preserve"> </w:t>
      </w:r>
      <m:oMath>
        <m:r>
          <m:rPr>
            <m:sty m:val="bi"/>
          </m:rPr>
          <m:t>X</m:t>
        </m:r>
        <m:acc>
          <m:accPr>
            <m:chr m:val="̃"/>
          </m:accPr>
          <m:e>
            <m:r>
              <m:t>c</m:t>
            </m:r>
          </m:e>
        </m:acc>
        <m:r>
          <m:rPr>
            <m:sty m:val="p"/>
          </m:rPr>
          <m:t>=</m:t>
        </m:r>
        <m:acc>
          <m:accPr>
            <m:chr m:val="̃"/>
          </m:accPr>
          <m:e>
            <m:r>
              <m:t>0</m:t>
            </m:r>
          </m:e>
        </m:acc>
      </m:oMath>
      <w:r>
        <w:t xml:space="preserve">.</w:t>
      </w:r>
      <w:r>
        <w:t xml:space="preserve"> </w:t>
      </w:r>
      <w:r>
        <w:t xml:space="preserve">Because</w:t>
      </w:r>
      <w:r>
        <w:t xml:space="preserve"> </w:t>
      </w:r>
      <m:oMath>
        <m:r>
          <m:rPr>
            <m:sty m:val="bi"/>
          </m:rPr>
          <m:t>X</m:t>
        </m:r>
        <m:acc>
          <m:accPr>
            <m:chr m:val="̃"/>
          </m:accPr>
          <m:e>
            <m:r>
              <m:t>c</m:t>
            </m:r>
          </m:e>
        </m:acc>
        <m:r>
          <m:rPr>
            <m:sty m:val="p"/>
          </m:rPr>
          <m:t>=</m:t>
        </m:r>
        <m:sSub>
          <m:e>
            <m:r>
              <m:t>c</m:t>
            </m:r>
          </m:e>
          <m:sub>
            <m:r>
              <m:t>1</m:t>
            </m:r>
          </m:sub>
        </m:sSub>
        <m:r>
          <m:rPr>
            <m:sty m:val="p"/>
          </m:rPr>
          <m:t>(</m:t>
        </m:r>
        <m:r>
          <m:rPr>
            <m:nor/>
            <m:sty m:val="p"/>
          </m:rPr>
          <m:t>column </m:t>
        </m:r>
        <m:r>
          <m:t>1</m:t>
        </m:r>
        <m:r>
          <m:rPr>
            <m:sty m:val="p"/>
          </m:rPr>
          <m:t>)</m:t>
        </m:r>
        <m:r>
          <m:rPr>
            <m:sty m:val="p"/>
          </m:rPr>
          <m:t>+</m:t>
        </m:r>
        <m:r>
          <m:rPr>
            <m:sty m:val="p"/>
          </m:rPr>
          <m:t>⋯</m:t>
        </m:r>
        <m:r>
          <m:rPr>
            <m:sty m:val="p"/>
          </m:rPr>
          <m:t>+</m:t>
        </m:r>
        <m:sSub>
          <m:e>
            <m:r>
              <m:t>c</m:t>
            </m:r>
          </m:e>
          <m:sub>
            <m:r>
              <m:t>p</m:t>
            </m:r>
          </m:sub>
        </m:sSub>
        <m:r>
          <m:rPr>
            <m:sty m:val="p"/>
          </m:rPr>
          <m:t>(</m:t>
        </m:r>
        <m:r>
          <m:rPr>
            <m:nor/>
            <m:sty m:val="p"/>
          </m:rPr>
          <m:t>column </m:t>
        </m:r>
        <m:r>
          <m:t>p</m:t>
        </m:r>
        <m:r>
          <m:rPr>
            <m:sty m:val="p"/>
          </m:rPr>
          <m:t>)</m:t>
        </m:r>
      </m:oMath>
      <w:r>
        <w:t xml:space="preserve"> </w:t>
      </w:r>
      <w:r>
        <w:t xml:space="preserve">and the columns of</w:t>
      </w:r>
      <w:r>
        <w:t xml:space="preserve"> </w:t>
      </w:r>
      <m:oMath>
        <m:r>
          <m:rPr>
            <m:sty m:val="bi"/>
          </m:rPr>
          <m:t>X</m:t>
        </m:r>
      </m:oMath>
      <w:r>
        <w:t xml:space="preserve"> </w:t>
      </w:r>
      <w:r>
        <w:t xml:space="preserve">are linearly independent,</w:t>
      </w:r>
      <w:r>
        <w:t xml:space="preserve"> </w:t>
      </w:r>
      <m:oMath>
        <m:acc>
          <m:accPr>
            <m:chr m:val="̃"/>
          </m:accPr>
          <m:e>
            <m:r>
              <m:t>c</m:t>
            </m:r>
          </m:e>
        </m:acc>
        <m:r>
          <m:rPr>
            <m:sty m:val="p"/>
          </m:rPr>
          <m:t>=</m:t>
        </m:r>
        <m:acc>
          <m:accPr>
            <m:chr m:val="̃"/>
          </m:accPr>
          <m:e>
            <m:r>
              <m:t>0</m:t>
            </m:r>
          </m:e>
        </m:acc>
      </m:oMath>
      <w:r>
        <w:t xml:space="preserve">.</w:t>
      </w:r>
      <w:r>
        <w:t xml:space="preserve"> </w:t>
      </w:r>
      <w:r>
        <w:t xml:space="preserve">So the only solution of</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 </w:t>
      </w:r>
      <w:r>
        <w:t xml:space="preserve">is</w:t>
      </w:r>
      <w:r>
        <w:t xml:space="preserve"> </w:t>
      </w:r>
      <m:oMath>
        <m:acc>
          <m:accPr>
            <m:chr m:val="̃"/>
          </m:accPr>
          <m:e>
            <m:r>
              <m:t>c</m:t>
            </m:r>
          </m:e>
        </m:acc>
        <m:r>
          <m:rPr>
            <m:sty m:val="p"/>
          </m:rPr>
          <m:t>=</m:t>
        </m:r>
        <m:acc>
          <m:accPr>
            <m:chr m:val="̃"/>
          </m:accPr>
          <m:e>
            <m:r>
              <m:t>0</m:t>
            </m:r>
          </m:e>
        </m:acc>
      </m:oMath>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(Banerjee and Roy 2014, Corollary 5.7, p. 143)</w:t>
      </w:r>
      <w:r>
        <w:t xml:space="preserve">.</w:t>
      </w:r>
    </w:p>
    <w:bookmarkStart w:id="540" w:name="exm-gram-invertible"/>
    <w:p>
      <w:pPr>
        <w:pStyle w:val="BodyText"/>
      </w:pPr>
      <w:r>
        <w:rPr>
          <w:b/>
          <w:bCs/>
        </w:rPr>
        <w:t xml:space="preserve">Example 160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36</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sSup>
            <m:e>
              <m:r>
                <m:t>​</m:t>
              </m:r>
              <m:d>
                <m:dPr>
                  <m:begChr m:val="("/>
                  <m:sepChr m:val=""/>
                  <m:endChr m:val=")"/>
                  <m:grow/>
                </m:dPr>
                <m:e>
                  <m:sSup>
                    <m:e>
                      <m:r>
                        <m:rPr>
                          <m:sty m:val="bi"/>
                        </m:rPr>
                        <m:t>X</m:t>
                      </m:r>
                    </m:e>
                    <m:sup>
                      <m:r>
                        <m:rPr>
                          <m:sty m:val="p"/>
                        </m:rPr>
                        <m:t>⊤</m:t>
                      </m:r>
                    </m:sup>
                  </m:sSup>
                  <m:r>
                    <m:rPr>
                      <m:sty m:val="bi"/>
                    </m:rPr>
                    <m:t>X</m:t>
                  </m:r>
                </m:e>
              </m:d>
              <m:r>
                <m:t>​</m:t>
              </m:r>
            </m:e>
            <m:sup>
              <m:r>
                <m:rPr>
                  <m:sty m:val="p"/>
                </m:rPr>
                <m:t>−</m:t>
              </m:r>
              <m:r>
                <m:t>1</m:t>
              </m:r>
            </m:sup>
          </m:sSup>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540"/>
    <w:bookmarkStart w:id="541" w:name="def-hat-matrix"/>
    <w:p>
      <w:pPr>
        <w:pStyle w:val="BodyText"/>
      </w:pPr>
      <w:r>
        <w:rPr>
          <w:b/>
          <w:bCs/>
        </w:rPr>
        <w:t xml:space="preserve">Definition 107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106</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87</w:t>
        </w:r>
      </w:hyperlink>
      <w:r>
        <w:t xml:space="preserve">.</w:t>
      </w:r>
    </w:p>
    <w:bookmarkEnd w:id="541"/>
    <w:bookmarkStart w:id="542" w:name="exm-hat-matrix"/>
    <w:p>
      <w:pPr>
        <w:pStyle w:val="BodyText"/>
      </w:pPr>
      <w:r>
        <w:rPr>
          <w:b/>
          <w:bCs/>
        </w:rPr>
        <w:t xml:space="preserve">Example 161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m:oMath>
        <m:r>
          <m:rPr>
            <m:sty m:val="bi"/>
          </m:rPr>
          <m:t>H</m:t>
        </m:r>
        <m:acc>
          <m:accPr>
            <m:chr m:val="̃"/>
          </m:accPr>
          <m:e>
            <m:r>
              <m:t>y</m:t>
            </m:r>
          </m:e>
        </m:acc>
        <m:r>
          <m:rPr>
            <m:sty m:val="p"/>
          </m:rPr>
          <m:t>=</m:t>
        </m:r>
        <m:r>
          <m:rPr>
            <m:sty m:val="p"/>
          </m:rPr>
          <m:t>(</m:t>
        </m:r>
        <m:acc>
          <m:accPr>
            <m:chr m:val="‾"/>
          </m:accPr>
          <m:e>
            <m:r>
              <m:t>y</m:t>
            </m:r>
          </m:e>
        </m:acc>
        <m:r>
          <m:rPr>
            <m:sty m:val="p"/>
          </m:rPr>
          <m:t>,</m:t>
        </m:r>
        <m:acc>
          <m:accPr>
            <m:chr m:val="‾"/>
          </m:accPr>
          <m:e>
            <m:r>
              <m:t>y</m:t>
            </m:r>
          </m:e>
        </m:acc>
        <m:r>
          <m:rPr>
            <m:sty m:val="p"/>
          </m:rPr>
          <m:t>)</m:t>
        </m:r>
      </m:oMath>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542"/>
    <w:bookmarkStart w:id="543" w:name="thm-hat-matrix"/>
    <w:p>
      <w:pPr>
        <w:pStyle w:val="BodyText"/>
      </w:pPr>
      <w:r>
        <w:rPr>
          <w:b/>
          <w:bCs/>
        </w:rPr>
        <w:t xml:space="preserve">Theorem 88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r>
        <w:t xml:space="preserve"> </w:t>
      </w:r>
      <w:r>
        <w:t xml:space="preserve">is an orthogonal projection matrix (</w:t>
      </w:r>
      <w:hyperlink w:anchor="def-projection-matrix">
        <w:r>
          <w:rPr>
            <w:rStyle w:val="Hyperlink"/>
          </w:rPr>
          <w:t xml:space="preserve">Definition 87</w:t>
        </w:r>
      </w:hyperlink>
      <w:r>
        <w:t xml:space="preserve">).</w:t>
      </w:r>
    </w:p>
    <w:bookmarkEnd w:id="543"/>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so its inverse is symmetric too (</w:t>
      </w:r>
      <w:hyperlink w:anchor="cor-inverse-symmetric">
        <w:r>
          <w:rPr>
            <w:rStyle w:val="Hyperlink"/>
          </w:rPr>
          <w:t xml:space="preserve">Corollary 9</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544" w:name="exm-hat-matrix-projection"/>
    <w:p>
      <w:pPr>
        <w:pStyle w:val="FirstParagraph"/>
      </w:pPr>
      <w:r>
        <w:rPr>
          <w:b/>
          <w:bCs/>
        </w:rPr>
        <w:t xml:space="preserve">Example 162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161</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88</w:t>
        </w:r>
      </w:hyperlink>
      <w:r>
        <w:t xml:space="preserve"> </w:t>
      </w:r>
      <w:r>
        <w:t xml:space="preserve">says.</w:t>
      </w:r>
    </w:p>
    <w:bookmarkEnd w:id="544"/>
    <w:bookmarkStart w:id="545" w:name="rem-hat-matrix-name"/>
    <w:p>
      <w:pPr>
        <w:pStyle w:val="BodyText"/>
      </w:pPr>
      <w:r>
        <w:rPr>
          <w:i/>
          <w:iCs/>
        </w:rPr>
        <w:t xml:space="preserve">Remark 48</w:t>
      </w:r>
      <w:r>
        <w:t xml:space="preserve"> (Why it is called the hat matrix). </w:t>
      </w:r>
      <w:r>
        <w:t xml:space="preserve">The hat matrix gives the fitted values of the least squares solution</w:t>
      </w:r>
      <w:r>
        <w:t xml:space="preserve"> </w:t>
      </w:r>
      <w:r>
        <w:t xml:space="preserve">(</w:t>
      </w:r>
      <w:hyperlink w:anchor="def-least-squares">
        <w:r>
          <w:rPr>
            <w:rStyle w:val="Hyperlink"/>
          </w:rPr>
          <w:t xml:space="preserve">Definition 115</w:t>
        </w:r>
      </w:hyperlink>
      <w:r>
        <w:t xml:space="preserve">, defined later in this chapter):</w:t>
      </w:r>
    </w:p>
    <w:p>
      <w:pPr>
        <w:pStyle w:val="BodyText"/>
      </w:pPr>
      <m:oMathPara>
        <m:oMathParaPr>
          <m:jc m:val="center"/>
        </m:oMathParaPr>
        <m:oMath>
          <m:eqArr>
            <m:e>
              <m:acc>
                <m:accPr>
                  <m:chr m:val="̂"/>
                </m:accPr>
                <m:e>
                  <m:acc>
                    <m:accPr>
                      <m:chr m:val="̃"/>
                    </m:accPr>
                    <m:e>
                      <m:r>
                        <m:t>y</m:t>
                      </m:r>
                    </m:e>
                  </m:acc>
                </m:e>
              </m:acc>
              <m:r>
                <m:t>&amp;</m:t>
              </m:r>
              <m:r>
                <m:rPr>
                  <m:sty m:val="p"/>
                </m:rPr>
                <m:t>=</m:t>
              </m:r>
              <m:r>
                <m:rPr>
                  <m:sty m:val="bi"/>
                </m:rPr>
                <m:t>X</m:t>
              </m:r>
              <m:acc>
                <m:accPr>
                  <m:chr m:val="̂"/>
                </m:accPr>
                <m:e>
                  <m:acc>
                    <m:accPr>
                      <m:chr m:val="̃"/>
                    </m:accPr>
                    <m:e>
                      <m:r>
                        <m:t>β</m:t>
                      </m:r>
                    </m:e>
                  </m:acc>
                </m:e>
              </m:acc>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e>
            <m:e>
              <m:r>
                <m:t>&amp;</m:t>
              </m:r>
              <m:r>
                <m:rPr>
                  <m:sty m:val="p"/>
                </m:rPr>
                <m:t>=</m:t>
              </m:r>
              <m:r>
                <m:rPr>
                  <m:sty m:val="bi"/>
                </m:rPr>
                <m:t>H</m:t>
              </m:r>
              <m:acc>
                <m:accPr>
                  <m:chr m:val="̃"/>
                </m:accPr>
                <m:e>
                  <m:r>
                    <m:t>y</m:t>
                  </m:r>
                </m:e>
              </m:acc>
              <m:r>
                <m:rPr>
                  <m:sty m:val="p"/>
                </m:rPr>
                <m:t>.</m:t>
              </m:r>
            </m:e>
          </m:eqArr>
        </m:oMath>
      </m:oMathPara>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m:oMath>
        <m:acc>
          <m:accPr>
            <m:chr m:val="̃"/>
          </m:accPr>
          <m:e>
            <m:r>
              <m:t>y</m:t>
            </m:r>
          </m:e>
        </m:acc>
      </m:oMath>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161</w:t>
        </w:r>
      </w:hyperlink>
      <w:r>
        <w:t xml:space="preserve">,</w:t>
      </w:r>
      <w:r>
        <w:t xml:space="preserve"> </w:t>
      </w:r>
      <m:oMath>
        <m:r>
          <m:rPr>
            <m:sty m:val="bi"/>
          </m:rPr>
          <m:t>H</m:t>
        </m:r>
      </m:oMath>
      <w:r>
        <w:t xml:space="preserve"> </w:t>
      </w:r>
      <w:r>
        <w:t xml:space="preserve">puts a hat on</w:t>
      </w:r>
      <w:r>
        <w:t xml:space="preserve"> </w:t>
      </w:r>
      <m:oMath>
        <m:acc>
          <m:accPr>
            <m:chr m:val="̃"/>
          </m:accPr>
          <m:e>
            <m:r>
              <m:t>y</m:t>
            </m:r>
          </m:e>
        </m:acc>
      </m:oMath>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545"/>
    <w:bookmarkStart w:id="559"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46" name="Picture"/>
                  <a:graphic>
                    <a:graphicData uri="http://schemas.openxmlformats.org/drawingml/2006/picture">
                      <pic:pic>
                        <pic:nvPicPr>
                          <pic:cNvPr descr="/opt/quarto/share/formats/docx/note.png" id="547"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87</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53</w:t>
              </w:r>
            </w:hyperlink>
            <w:r>
              <w:t xml:space="preserve">.</w:t>
            </w:r>
          </w:p>
          <w:p/>
        </w:tc>
      </w:tr>
    </w:tbl>
    <w:bookmarkStart w:id="548" w:name="def-orthogonal-projection"/>
    <w:p>
      <w:pPr>
        <w:pStyle w:val="BodyText"/>
      </w:pPr>
      <w:r>
        <w:rPr>
          <w:b/>
          <w:bCs/>
        </w:rPr>
        <w:t xml:space="preserve">Definition 108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orthogonal-direct-sum">
        <w:r>
          <w:rPr>
            <w:rStyle w:val="Hyperlink"/>
          </w:rPr>
          <w:t xml:space="preserve">Theorem 53</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orthogonal 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66</w:t>
        </w:r>
      </w:hyperlink>
      <w:r>
        <w:t xml:space="preserve">).</w:t>
      </w:r>
    </w:p>
    <w:bookmarkEnd w:id="548"/>
    <w:bookmarkStart w:id="549" w:name="exm-orthogonal-projection"/>
    <w:p>
      <w:pPr>
        <w:pStyle w:val="BodyText"/>
      </w:pPr>
      <w:r>
        <w:rPr>
          <w:b/>
          <w:bCs/>
        </w:rPr>
        <w:t xml:space="preserve">Example 163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93</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m:oMath>
        <m:r>
          <m:rPr>
            <m:sty m:val="p"/>
          </m:rPr>
          <m:t>(</m:t>
        </m:r>
        <m:r>
          <m:t>5</m:t>
        </m:r>
        <m:r>
          <m:rPr>
            <m:sty m:val="p"/>
          </m:rPr>
          <m:t>,</m:t>
        </m:r>
        <m:r>
          <m:t>5</m:t>
        </m:r>
        <m:r>
          <m:rPr>
            <m:sty m:val="p"/>
          </m:rPr>
          <m:t>,</m:t>
        </m:r>
        <m:r>
          <m:t>0</m:t>
        </m:r>
        <m:r>
          <m:rPr>
            <m:sty m:val="p"/>
          </m:rPr>
          <m:t>)</m:t>
        </m:r>
        <m:r>
          <m:rPr>
            <m:sty m:val="p"/>
          </m:rPr>
          <m:t>=</m:t>
        </m:r>
        <m:r>
          <m:rPr>
            <m:sty m:val="p"/>
          </m:rPr>
          <m:t>(</m:t>
        </m:r>
        <m:r>
          <m:t>5</m:t>
        </m:r>
        <m:r>
          <m:rPr>
            <m:sty m:val="p"/>
          </m:rPr>
          <m:t>,</m:t>
        </m:r>
        <m:r>
          <m:t>5</m:t>
        </m:r>
        <m:r>
          <m:rPr>
            <m:sty m:val="p"/>
          </m:rPr>
          <m:t>,</m:t>
        </m:r>
        <m:r>
          <m:t>0</m:t>
        </m:r>
        <m:r>
          <m:rPr>
            <m:sty m:val="p"/>
          </m:rPr>
          <m:t>)</m:t>
        </m:r>
        <m:r>
          <m:rPr>
            <m:sty m:val="p"/>
          </m:rPr>
          <m:t>+</m:t>
        </m:r>
        <m:acc>
          <m:accPr>
            <m:chr m:val="̃"/>
          </m:accPr>
          <m:e>
            <m:r>
              <m:t>0</m:t>
            </m:r>
          </m:e>
        </m:acc>
      </m:oMath>
      <w:r>
        <w:t xml:space="preserve"> </w:t>
      </w:r>
      <w:r>
        <w:t xml:space="preserve">and</w:t>
      </w:r>
      <w:r>
        <w:t xml:space="preserve"> </w:t>
      </w:r>
      <m:oMath>
        <m:acc>
          <m:accPr>
            <m:chr m:val="̃"/>
          </m:accPr>
          <m:e>
            <m:r>
              <m:t>0</m:t>
            </m:r>
          </m:e>
        </m:acc>
        <m:r>
          <m:rPr>
            <m:sty m:val="p"/>
          </m:rPr>
          <m:t>∈</m:t>
        </m:r>
        <m:sSup>
          <m:e>
            <m:r>
              <m:rPr>
                <m:scr m:val="script"/>
                <m:sty m:val="p"/>
              </m:rPr>
              <m:t>S</m:t>
            </m:r>
          </m:e>
          <m:sup>
            <m:r>
              <m:rPr>
                <m:sty m:val="p"/>
              </m:rPr>
              <m:t>⟂</m:t>
            </m:r>
          </m:sup>
        </m:sSup>
      </m:oMath>
      <w:r>
        <w:t xml:space="preserve"> </w:t>
      </w:r>
      <w:r>
        <w:t xml:space="preserve">(</w:t>
      </w:r>
      <w:hyperlink w:anchor="thm-orthogonal-complement-subspace">
        <w:r>
          <w:rPr>
            <w:rStyle w:val="Hyperlink"/>
          </w:rPr>
          <w:t xml:space="preserve">Theorem 51</w:t>
        </w:r>
      </w:hyperlink>
      <w:r>
        <w:t xml:space="preserve">,</w:t>
      </w:r>
      <w:r>
        <w:t xml:space="preserve"> </w:t>
      </w:r>
      <w:hyperlink w:anchor="thm-subspace-zero">
        <w:r>
          <w:rPr>
            <w:rStyle w:val="Hyperlink"/>
          </w:rPr>
          <w:t xml:space="preserve">Theorem 21</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m:oMath>
        <m:acc>
          <m:accPr>
            <m:chr m:val="̃"/>
          </m:accPr>
          <m:e>
            <m:r>
              <m:t>0</m:t>
            </m:r>
          </m:e>
        </m:acc>
      </m:oMath>
      <w:r>
        <w:t xml:space="preserve">, since</w:t>
      </w:r>
      <w:r>
        <w:t xml:space="preserve"> </w:t>
      </w:r>
      <m:oMath>
        <m:r>
          <m:rPr>
            <m:sty m:val="p"/>
          </m:rPr>
          <m:t>(</m:t>
        </m:r>
        <m:r>
          <m:t>1</m:t>
        </m:r>
        <m:r>
          <m:rPr>
            <m:sty m:val="p"/>
          </m:rPr>
          <m:t>,</m:t>
        </m:r>
        <m:r>
          <m:rPr>
            <m:sty m:val="p"/>
          </m:rPr>
          <m:t>−</m:t>
        </m:r>
        <m:r>
          <m:t>1</m:t>
        </m:r>
        <m:r>
          <m:rPr>
            <m:sty m:val="p"/>
          </m:rPr>
          <m:t>,</m:t>
        </m:r>
        <m:r>
          <m:t>2</m:t>
        </m:r>
        <m:r>
          <m:rPr>
            <m:sty m:val="p"/>
          </m:rPr>
          <m:t>)</m:t>
        </m:r>
        <m:r>
          <m:rPr>
            <m:sty m:val="p"/>
          </m:rPr>
          <m:t>=</m:t>
        </m:r>
        <m:acc>
          <m:accPr>
            <m:chr m:val="̃"/>
          </m:accPr>
          <m:e>
            <m:r>
              <m:t>0</m:t>
            </m:r>
          </m:e>
        </m:acc>
        <m:r>
          <m:rPr>
            <m:sty m:val="p"/>
          </m:rPr>
          <m:t>+</m:t>
        </m:r>
        <m:r>
          <m:rPr>
            <m:sty m:val="p"/>
          </m:rPr>
          <m:t>(</m:t>
        </m:r>
        <m:r>
          <m:t>1</m:t>
        </m:r>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0</m:t>
            </m:r>
          </m:e>
        </m:acc>
        <m:r>
          <m:rPr>
            <m:sty m:val="p"/>
          </m:rPr>
          <m:t>∈</m:t>
        </m:r>
        <m:r>
          <m:rPr>
            <m:scr m:val="script"/>
            <m:sty m:val="p"/>
          </m:rPr>
          <m:t>S</m:t>
        </m:r>
      </m:oMath>
      <w:r>
        <w:t xml:space="preserve"> </w:t>
      </w:r>
      <w:r>
        <w:t xml:space="preserve">(</w:t>
      </w:r>
      <w:hyperlink w:anchor="thm-subspace-zero">
        <w:r>
          <w:rPr>
            <w:rStyle w:val="Hyperlink"/>
          </w:rPr>
          <w:t xml:space="preserve">Theorem 21</w:t>
        </w:r>
      </w:hyperlink>
      <w:r>
        <w:t xml:space="preserve">).</w:t>
      </w:r>
    </w:p>
    <w:bookmarkEnd w:id="549"/>
    <w:bookmarkStart w:id="550" w:name="exm-not-orthogonal-projection"/>
    <w:p>
      <w:pPr>
        <w:pStyle w:val="BodyText"/>
      </w:pPr>
      <w:r>
        <w:rPr>
          <w:b/>
          <w:bCs/>
        </w:rPr>
        <w:t xml:space="preserve">Example 164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50"/>
    <w:bookmarkStart w:id="551" w:name="thm-closest-point"/>
    <w:p>
      <w:pPr>
        <w:pStyle w:val="BodyText"/>
      </w:pPr>
      <w:r>
        <w:rPr>
          <w:b/>
          <w:bCs/>
        </w:rPr>
        <w:t xml:space="preserve">Theorem 89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and let</w:t>
      </w:r>
      <w:r>
        <w:t xml:space="preserve"> </w:t>
      </w:r>
      <m:oMath>
        <m:acc>
          <m:accPr>
            <m:chr m:val="̃"/>
          </m:accPr>
          <m:e>
            <m:r>
              <m:t>u</m:t>
            </m:r>
          </m:e>
        </m:acc>
      </m:oMath>
      <w:r>
        <w:t xml:space="preserve"> </w:t>
      </w:r>
      <w:r>
        <w:t xml:space="preserve">be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108</w:t>
        </w:r>
      </w:hyperlink>
      <w:r>
        <w:t xml:space="preserve">).</w:t>
      </w:r>
      <w:r>
        <w:t xml:space="preserve"> </w:t>
      </w:r>
      <w:r>
        <w:t xml:space="preserve">Then for every</w:t>
      </w:r>
      <w:r>
        <w:t xml:space="preserve"> </w:t>
      </w:r>
      <m:oMath>
        <m:acc>
          <m:accPr>
            <m:chr m:val="̃"/>
          </m:accPr>
          <m:e>
            <m:r>
              <m:t>w</m:t>
            </m:r>
          </m:e>
        </m:acc>
        <m:r>
          <m:rPr>
            <m:sty m:val="p"/>
          </m:rPr>
          <m:t>∈</m:t>
        </m:r>
        <m:r>
          <m:rPr>
            <m:scr m:val="script"/>
            <m:sty m:val="p"/>
          </m:rPr>
          <m:t>S</m:t>
        </m:r>
      </m:oMath>
      <w:r>
        <w:t xml:space="preserve">,</w:t>
      </w:r>
    </w:p>
    <w:p>
      <w:pPr>
        <w:pStyle w:val="BodyText"/>
      </w:pPr>
      <m:oMathPara>
        <m:oMathParaPr>
          <m:jc m:val="center"/>
        </m:oMathParaPr>
        <m:oMath>
          <m:r>
            <m:t>​</m:t>
          </m:r>
          <m:d>
            <m:dPr>
              <m:begChr m:val="∥"/>
              <m:sepChr m:val=""/>
              <m:endChr m:val="∥"/>
              <m:grow/>
            </m:dPr>
            <m:e>
              <m:acc>
                <m:accPr>
                  <m:chr m:val="̃"/>
                </m:accPr>
                <m:e>
                  <m:r>
                    <m:t>y</m:t>
                  </m:r>
                </m:e>
              </m:acc>
              <m:r>
                <m:rPr>
                  <m:sty m:val="p"/>
                </m:rPr>
                <m:t>−</m:t>
              </m:r>
              <m:acc>
                <m:accPr>
                  <m:chr m:val="̃"/>
                </m:accPr>
                <m:e>
                  <m:r>
                    <m:t>u</m:t>
                  </m:r>
                </m:e>
              </m:acc>
            </m:e>
          </m:d>
          <m:r>
            <m:t>​</m:t>
          </m:r>
          <m:r>
            <m:rPr>
              <m:sty m:val="p"/>
            </m:rPr>
            <m:t>≤</m:t>
          </m:r>
          <m:r>
            <m:t>​</m:t>
          </m:r>
          <m:d>
            <m:dPr>
              <m:begChr m:val="∥"/>
              <m:sepChr m:val=""/>
              <m:endChr m:val="∥"/>
              <m:grow/>
            </m:dPr>
            <m:e>
              <m:acc>
                <m:accPr>
                  <m:chr m:val="̃"/>
                </m:accPr>
                <m:e>
                  <m:r>
                    <m:t>y</m:t>
                  </m:r>
                </m:e>
              </m:acc>
              <m:r>
                <m:rPr>
                  <m:sty m:val="p"/>
                </m:rPr>
                <m:t>−</m:t>
              </m:r>
              <m:acc>
                <m:accPr>
                  <m:chr m:val="̃"/>
                </m:accPr>
                <m:e>
                  <m:r>
                    <m:t>w</m:t>
                  </m:r>
                </m:e>
              </m:acc>
            </m:e>
          </m:d>
          <m:r>
            <m:t>​</m:t>
          </m:r>
          <m:r>
            <m:rPr>
              <m:sty m:val="p"/>
            </m:rPr>
            <m:t>,</m:t>
          </m:r>
        </m:oMath>
      </m:oMathPara>
    </w:p>
    <w:p>
      <w:pPr>
        <w:pStyle w:val="FirstParagraph"/>
      </w:pPr>
      <w:r>
        <w:t xml:space="preserve">with equality only when</w:t>
      </w:r>
      <w:r>
        <w:t xml:space="preserve"> </w:t>
      </w:r>
      <m:oMath>
        <m:acc>
          <m:accPr>
            <m:chr m:val="̃"/>
          </m:accPr>
          <m:e>
            <m:r>
              <m:t>w</m:t>
            </m:r>
          </m:e>
        </m:acc>
        <m:r>
          <m:rPr>
            <m:sty m:val="p"/>
          </m:rPr>
          <m:t>=</m:t>
        </m:r>
        <m:acc>
          <m:accPr>
            <m:chr m:val="̃"/>
          </m:accPr>
          <m:e>
            <m:r>
              <m:t>u</m:t>
            </m:r>
          </m:e>
        </m:acc>
      </m:oMath>
      <w:r>
        <w:t xml:space="preserve">.</w:t>
      </w:r>
    </w:p>
    <w:bookmarkEnd w:id="551"/>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108</w:t>
        </w:r>
      </w:hyperlink>
      <w:r>
        <w:t xml:space="preserv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w:t>
      </w:r>
      <w:r>
        <w:t xml:space="preserve"> </w:t>
      </w:r>
      <w:r>
        <w:t xml:space="preserve">Both</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w:t>
      </w:r>
      <w:r>
        <w:t xml:space="preserve"> </w:t>
      </w:r>
      <m:oMath>
        <m:r>
          <m:rPr>
            <m:scr m:val="script"/>
            <m:sty m:val="p"/>
          </m:rPr>
          <m:t>S</m:t>
        </m:r>
      </m:oMath>
      <w:r>
        <w:t xml:space="preserve">,</w:t>
      </w:r>
      <w:r>
        <w:t xml:space="preserve"> </w:t>
      </w:r>
      <w:r>
        <w:t xml:space="preserve">so</w:t>
      </w:r>
      <w:r>
        <w:t xml:space="preserve"> </w:t>
      </w:r>
      <m:oMath>
        <m:acc>
          <m:accPr>
            <m:chr m:val="̃"/>
          </m:accPr>
          <m:e>
            <m:r>
              <m:t>u</m:t>
            </m:r>
          </m:e>
        </m:acc>
        <m:r>
          <m:rPr>
            <m:sty m:val="p"/>
          </m:rPr>
          <m:t>−</m:t>
        </m:r>
        <m:acc>
          <m:accPr>
            <m:chr m:val="̃"/>
          </m:accPr>
          <m:e>
            <m:r>
              <m:t>w</m:t>
            </m:r>
          </m:e>
        </m:acc>
        <m:r>
          <m:rPr>
            <m:sty m:val="p"/>
          </m:rPr>
          <m:t>=</m:t>
        </m:r>
        <m:acc>
          <m:accPr>
            <m:chr m:val="̃"/>
          </m:accPr>
          <m:e>
            <m:r>
              <m:t>u</m:t>
            </m:r>
          </m:e>
        </m:acc>
        <m:r>
          <m:rPr>
            <m:sty m:val="p"/>
          </m:rPr>
          <m:t>+</m:t>
        </m:r>
        <m:r>
          <m:rPr>
            <m:sty m:val="p"/>
          </m:rPr>
          <m:t>(</m:t>
        </m:r>
        <m:r>
          <m:rPr>
            <m:sty m:val="p"/>
          </m:rPr>
          <m:t>−</m:t>
        </m:r>
        <m:r>
          <m:t>1</m:t>
        </m:r>
        <m:r>
          <m:rPr>
            <m:sty m:val="p"/>
          </m:rPr>
          <m:t>)</m:t>
        </m:r>
        <m:r>
          <m:t> </m:t>
        </m:r>
        <m:acc>
          <m:accPr>
            <m:chr m:val="̃"/>
          </m:accPr>
          <m:e>
            <m:r>
              <m:t>w</m:t>
            </m:r>
          </m:e>
        </m:acc>
        <m:r>
          <m:rPr>
            <m:sty m:val="p"/>
          </m:rPr>
          <m:t>∈</m:t>
        </m:r>
        <m:r>
          <m:rPr>
            <m:scr m:val="script"/>
            <m:sty m:val="p"/>
          </m:rPr>
          <m:t>S</m:t>
        </m:r>
      </m:oMath>
      <w:r>
        <w:t xml:space="preserve"> </w:t>
      </w:r>
      <w:r>
        <w:t xml:space="preserve">(</w:t>
      </w:r>
      <w:hyperlink w:anchor="def-subspace">
        <w:r>
          <w:rPr>
            <w:rStyle w:val="Hyperlink"/>
          </w:rPr>
          <w:t xml:space="preserve">Definition 46</w:t>
        </w:r>
      </w:hyperlink>
      <w:r>
        <w:t xml:space="preserve">),</w:t>
      </w:r>
      <w:r>
        <w:t xml:space="preserve"> </w:t>
      </w:r>
      <w:r>
        <w:t xml:space="preserve">and therefore</w:t>
      </w:r>
      <w:r>
        <w:t xml:space="preserve"> </w:t>
      </w:r>
      <m:oMath>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oMath>
      <w:r>
        <w:t xml:space="preserve"> </w:t>
      </w:r>
      <w:r>
        <w:t xml:space="preserve">(</w:t>
      </w:r>
      <w:hyperlink w:anchor="def-orthogonal-complement">
        <w:r>
          <w:rPr>
            <w:rStyle w:val="Hyperlink"/>
          </w:rPr>
          <w:t xml:space="preserve">Definition 67</w:t>
        </w:r>
      </w:hyperlink>
      <w:r>
        <w:t xml:space="preserve">). Then</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e>
              </m:d>
              <m:sSup>
                <m:e>
                  <m:r>
                    <m:t>​</m:t>
                  </m:r>
                </m:e>
                <m:sup>
                  <m:r>
                    <m:t>2</m:t>
                  </m:r>
                </m:sup>
              </m:sSup>
              <m:r>
                <m:t>&amp;</m:t>
              </m:r>
              <m:r>
                <m:t>&amp;</m:t>
              </m:r>
              <m:r>
                <m:rPr>
                  <m:nor/>
                  <m:sty m:val="p"/>
                </m:rPr>
                <m:t>(add and subtract </m:t>
              </m:r>
              <m:acc>
                <m:accPr>
                  <m:chr m:val="̃"/>
                </m:accPr>
                <m:e>
                  <m:r>
                    <m:t>u</m:t>
                  </m:r>
                </m:e>
              </m:acc>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t>&amp;</m:t>
              </m:r>
              <m:r>
                <m:rPr>
                  <m:nor/>
                  <m:sty m:val="p"/>
                </m:rPr>
                <m:t>(Pythagorean theorem, </m:t>
              </m:r>
              <m:r>
                <m:rPr>
                  <m:nor/>
                  <m:sty m:val="p"/>
                </m:rPr>
                <m:t>Theorem 57</m:t>
              </m:r>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&amp;</m:t>
              </m:r>
              <m:r>
                <m:t>&amp;</m:t>
              </m:r>
              <m:r>
                <m:rPr>
                  <m:no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rPr>
                  <m:sty m:val="p"/>
                </m:rPr>
                <m:t>≥</m:t>
              </m:r>
              <m:r>
                <m:t>0</m:t>
              </m:r>
              <m:r>
                <m:rPr>
                  <m:nor/>
                  <m:sty m:val="p"/>
                </m:rPr>
                <m:t>, </m:t>
              </m:r>
              <m:r>
                <m:rPr>
                  <m:nor/>
                  <m:sty m:val="p"/>
                </m:rPr>
                <m:t>Theorem 56</m:t>
              </m:r>
              <m:r>
                <m:rPr>
                  <m:nor/>
                  <m:sty m:val="p"/>
                </m:rPr>
                <m:t>)</m:t>
              </m:r>
            </m:e>
          </m:eqArr>
        </m:oMath>
      </m:oMathPara>
    </w:p>
    <w:p>
      <w:pPr>
        <w:pStyle w:val="FirstParagraph"/>
      </w:pPr>
      <w:r>
        <w:t xml:space="preserve">with equality exactly when</w:t>
      </w:r>
      <w:r>
        <w:t xml:space="preserve"> </w:t>
      </w:r>
      <m:oMath>
        <m:r>
          <m:t>​</m:t>
        </m:r>
        <m:d>
          <m:dPr>
            <m:begChr m:val="∥"/>
            <m:sepChr m:val=""/>
            <m:endChr m:val="∥"/>
            <m:grow/>
          </m:dPr>
          <m:e>
            <m:acc>
              <m:accPr>
                <m:chr m:val="̃"/>
              </m:accPr>
              <m:e>
                <m:r>
                  <m:t>u</m:t>
                </m:r>
              </m:e>
            </m:acc>
            <m:r>
              <m:rPr>
                <m:sty m:val="p"/>
              </m:rPr>
              <m:t>−</m:t>
            </m:r>
            <m:acc>
              <m:accPr>
                <m:chr m:val="̃"/>
              </m:accPr>
              <m:e>
                <m:r>
                  <m:t>w</m:t>
                </m:r>
              </m:e>
            </m:acc>
          </m:e>
        </m:d>
        <m:r>
          <m:t>​</m:t>
        </m:r>
        <m:r>
          <m:rPr>
            <m:sty m:val="p"/>
          </m:rPr>
          <m:t>=</m:t>
        </m:r>
        <m:r>
          <m:t>0</m:t>
        </m:r>
      </m:oMath>
      <w:r>
        <w:t xml:space="preserve">,</w:t>
      </w:r>
      <w:r>
        <w:t xml:space="preserve"> </w:t>
      </w:r>
      <w:r>
        <w:t xml:space="preserve">that is, when</w:t>
      </w:r>
      <w:r>
        <w:t xml:space="preserve"> </w:t>
      </w:r>
      <m:oMath>
        <m:acc>
          <m:accPr>
            <m:chr m:val="̃"/>
          </m:accPr>
          <m:e>
            <m:r>
              <m:t>w</m:t>
            </m:r>
          </m:e>
        </m:acc>
        <m:r>
          <m:rPr>
            <m:sty m:val="p"/>
          </m:rPr>
          <m:t>=</m:t>
        </m:r>
        <m:acc>
          <m:accPr>
            <m:chr m:val="̃"/>
          </m:accPr>
          <m:e>
            <m:r>
              <m:t>u</m:t>
            </m:r>
          </m:e>
        </m:acc>
      </m:oMath>
      <w:r>
        <w:t xml:space="preserve"> </w:t>
      </w:r>
      <w:r>
        <w:t xml:space="preserve">(</w:t>
      </w:r>
      <w:hyperlink w:anchor="thm-norm-properties">
        <w:r>
          <w:rPr>
            <w:rStyle w:val="Hyperlink"/>
          </w:rPr>
          <w:t xml:space="preserve">Theorem 56</w:t>
        </w:r>
      </w:hyperlink>
      <w:r>
        <w:t xml:space="preserve">, part 1).</w:t>
      </w:r>
      <w:r>
        <w:t xml:space="preserve"> </w:t>
      </w:r>
      <w:r>
        <w:t xml:space="preserve">Taking nonnegative square roots preserves the inequality.</w:t>
      </w:r>
    </w:p>
    <w:bookmarkStart w:id="552" w:name="exm-closest-point"/>
    <w:p>
      <w:pPr>
        <w:pStyle w:val="BodyText"/>
      </w:pPr>
      <w:r>
        <w:rPr>
          <w:b/>
          <w:bCs/>
        </w:rPr>
        <w:t xml:space="preserve">Example 165 (No point of the line is closer)</w:t>
      </w:r>
      <w:r>
        <w:t xml:space="preserve"> </w:t>
      </w:r>
      <w:r>
        <w:t xml:space="preserve">In</w:t>
      </w:r>
      <w:r>
        <w:t xml:space="preserve"> </w:t>
      </w:r>
      <w:hyperlink w:anchor="exm-orthogonal-projection">
        <w:r>
          <w:rPr>
            <w:rStyle w:val="Hyperlink"/>
          </w:rPr>
          <w:t xml:space="preserve">Example 163</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has projection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m:oMath>
        <m:acc>
          <m:accPr>
            <m:chr m:val="̃"/>
          </m:accPr>
          <m:e>
            <m:r>
              <m:t>w</m:t>
            </m:r>
          </m:e>
        </m:acc>
        <m:r>
          <m:rPr>
            <m:sty m:val="p"/>
          </m:rPr>
          <m:t>=</m:t>
        </m:r>
        <m:r>
          <m:rPr>
            <m:sty m:val="p"/>
          </m:rPr>
          <m:t>(</m:t>
        </m:r>
        <m:r>
          <m:t>3</m:t>
        </m:r>
        <m:r>
          <m:rPr>
            <m:sty m:val="p"/>
          </m:rPr>
          <m:t>,</m:t>
        </m:r>
        <m:r>
          <m:t>3</m:t>
        </m:r>
        <m:r>
          <m:rPr>
            <m:sty m:val="p"/>
          </m:rPr>
          <m:t>,</m:t>
        </m:r>
        <m:r>
          <m:t>0</m:t>
        </m:r>
        <m:r>
          <m:rPr>
            <m:sty m:val="p"/>
          </m:rPr>
          <m:t>)</m:t>
        </m:r>
      </m:oMath>
      <w:r>
        <w:t xml:space="preserve">,</w:t>
      </w:r>
      <w:r>
        <w:t xml:space="preserve"> </w:t>
      </w:r>
      <w:r>
        <w:t xml:space="preserve">is farther:</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r>
                <m:t>​</m:t>
              </m:r>
              <m:r>
                <m:t>&amp;</m:t>
              </m:r>
              <m:r>
                <m:rPr>
                  <m:sty m:val="p"/>
                </m:rPr>
                <m:t>=</m:t>
              </m:r>
              <m:r>
                <m:t>​</m:t>
              </m:r>
              <m:d>
                <m:dPr>
                  <m:begChr m:val="∥"/>
                  <m:sepChr m:val=""/>
                  <m:endChr m:val="∥"/>
                  <m:grow/>
                </m:dPr>
                <m:e>
                  <m:r>
                    <m:rPr>
                      <m:sty m:val="p"/>
                    </m:rPr>
                    <m:t>(</m:t>
                  </m:r>
                  <m:r>
                    <m:t>0</m:t>
                  </m:r>
                  <m:r>
                    <m:rPr>
                      <m:sty m:val="p"/>
                    </m:rPr>
                    <m:t>,</m:t>
                  </m:r>
                  <m:r>
                    <m:rPr>
                      <m:sty m:val="p"/>
                    </m:rPr>
                    <m:t>−</m:t>
                  </m:r>
                  <m:r>
                    <m:t>2</m:t>
                  </m:r>
                  <m:r>
                    <m:rPr>
                      <m:sty m:val="p"/>
                    </m:rPr>
                    <m:t>,</m:t>
                  </m:r>
                  <m:r>
                    <m:t>2</m:t>
                  </m:r>
                  <m:r>
                    <m:rPr>
                      <m:sty m:val="p"/>
                    </m:rPr>
                    <m:t>)</m:t>
                  </m:r>
                </m:e>
              </m:d>
              <m:r>
                <m:t>​</m:t>
              </m:r>
            </m:e>
            <m:e>
              <m:r>
                <m:t>&amp;</m:t>
              </m:r>
              <m:r>
                <m:rPr>
                  <m:sty m:val="p"/>
                </m:rPr>
                <m:t>=</m:t>
              </m:r>
              <m:rad>
                <m:radPr>
                  <m:degHide m:val="on"/>
                </m:radPr>
                <m:deg/>
                <m:e>
                  <m:r>
                    <m:t>8</m:t>
                  </m:r>
                </m:e>
              </m:rad>
            </m:e>
            <m:e>
              <m:r>
                <m:t>&amp;</m:t>
              </m:r>
              <m:r>
                <m:rPr>
                  <m:sty m:val="p"/>
                </m:rPr>
                <m:t>&gt;</m:t>
              </m:r>
              <m:rad>
                <m:radPr>
                  <m:degHide m:val="on"/>
                </m:radPr>
                <m:deg/>
                <m:e>
                  <m:r>
                    <m:t>6</m:t>
                  </m:r>
                </m:e>
              </m:rad>
              <m:r>
                <m:rPr>
                  <m:sty m:val="p"/>
                </m:rPr>
                <m:t>,</m:t>
              </m:r>
            </m:e>
          </m:eqArr>
        </m:oMath>
      </m:oMathPara>
    </w:p>
    <w:p>
      <w:pPr>
        <w:pStyle w:val="FirstParagraph"/>
      </w:pPr>
      <w:r>
        <w:t xml:space="preserve">and the difference of squares is</w:t>
      </w:r>
    </w:p>
    <w:p>
      <w:pPr>
        <w:pStyle w:val="BodyText"/>
      </w:pPr>
      <m:oMathPara>
        <m:oMathParaPr>
          <m:jc m:val="center"/>
        </m:oMathParaPr>
        <m:oMath>
          <m:eqArr>
            <m:e>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r>
                    <m:rPr>
                      <m:sty m:val="p"/>
                    </m:rPr>
                    <m:t>−</m:t>
                  </m:r>
                  <m:r>
                    <m:t>1</m:t>
                  </m:r>
                  <m:r>
                    <m:rPr>
                      <m:sty m:val="p"/>
                    </m:rPr>
                    <m:t>,</m:t>
                  </m:r>
                  <m:r>
                    <m:rPr>
                      <m:sty m:val="p"/>
                    </m:rPr>
                    <m:t>−</m:t>
                  </m:r>
                  <m:r>
                    <m:t>1</m:t>
                  </m:r>
                  <m:r>
                    <m:rPr>
                      <m:sty m:val="p"/>
                    </m:rPr>
                    <m:t>,</m:t>
                  </m:r>
                  <m:r>
                    <m:t>0</m:t>
                  </m:r>
                  <m:r>
                    <m:rPr>
                      <m:sty m:val="p"/>
                    </m:rPr>
                    <m:t>)</m:t>
                  </m:r>
                </m:e>
              </m:d>
              <m:sSup>
                <m:e>
                  <m:r>
                    <m:t>​</m:t>
                  </m:r>
                </m:e>
                <m:sup>
                  <m:r>
                    <m:t>2</m:t>
                  </m:r>
                </m:sup>
              </m:sSup>
            </m:e>
            <m:e>
              <m:r>
                <m:t>&amp;</m:t>
              </m:r>
              <m:r>
                <m:rPr>
                  <m:sty m:val="p"/>
                </m:rPr>
                <m:t>=</m:t>
              </m:r>
              <m:r>
                <m:t>2</m:t>
              </m:r>
            </m:e>
            <m:e>
              <m:r>
                <m:t>&amp;</m:t>
              </m:r>
              <m:r>
                <m:rPr>
                  <m:sty m:val="p"/>
                </m:rPr>
                <m:t>=</m:t>
              </m:r>
              <m:r>
                <m:t>8</m:t>
              </m:r>
              <m:r>
                <m:rPr>
                  <m:sty m:val="p"/>
                </m:rPr>
                <m:t>−</m:t>
              </m:r>
              <m:r>
                <m:t>6</m:t>
              </m:r>
              <m:r>
                <m:rPr>
                  <m:sty m:val="p"/>
                </m:rPr>
                <m:t>,</m:t>
              </m:r>
            </m:e>
          </m:eqArr>
        </m:oMath>
      </m:oMathPara>
    </w:p>
    <w:p>
      <w:pPr>
        <w:pStyle w:val="FirstParagraph"/>
      </w:pPr>
      <w:r>
        <w:t xml:space="preserve">by the Pythagorean theorem (</w:t>
      </w:r>
      <w:hyperlink w:anchor="thm-norm-sum-square">
        <w:r>
          <w:rPr>
            <w:rStyle w:val="Hyperlink"/>
          </w:rPr>
          <w:t xml:space="preserve">Theorem 57</w:t>
        </w:r>
      </w:hyperlink>
      <w:r>
        <w:t xml:space="preserve">),</w:t>
      </w:r>
      <w:r>
        <w:t xml:space="preserve"> </w:t>
      </w:r>
      <w:r>
        <w:t xml:space="preserve">since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 </w:t>
      </w:r>
      <w:r>
        <w:t xml:space="preserve">and</w:t>
      </w:r>
      <w:r>
        <w:t xml:space="preserve"> </w:t>
      </w:r>
      <m:oMath>
        <m:acc>
          <m:accPr>
            <m:chr m:val="̃"/>
          </m:accPr>
          <m:e>
            <m:r>
              <m:t>u</m:t>
            </m:r>
          </m:e>
        </m:acc>
        <m:r>
          <m:rPr>
            <m:sty m:val="p"/>
          </m:rPr>
          <m:t>−</m:t>
        </m:r>
        <m:acc>
          <m:accPr>
            <m:chr m:val="̃"/>
          </m:accPr>
          <m:e>
            <m:r>
              <m:t>w</m:t>
            </m:r>
          </m:e>
        </m:acc>
        <m:r>
          <m:rPr>
            <m:sty m:val="p"/>
          </m:rPr>
          <m:t>∈</m:t>
        </m:r>
        <m:r>
          <m:rPr>
            <m:scr m:val="script"/>
            <m:sty m:val="p"/>
          </m:rPr>
          <m:t>S</m:t>
        </m:r>
      </m:oMath>
      <w:r>
        <w:t xml:space="preserve">.</w:t>
      </w:r>
    </w:p>
    <w:bookmarkEnd w:id="552"/>
    <w:bookmarkStart w:id="553" w:name="thm-projector-onb"/>
    <w:p>
      <w:pPr>
        <w:pStyle w:val="BodyText"/>
      </w:pPr>
      <w:r>
        <w:rPr>
          <w:b/>
          <w:bCs/>
        </w:rPr>
        <w:t xml:space="preserve">Theorem 90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oMath>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hyperlink w:anchor="cor-orthonormal-basis-exists">
        <w:r>
          <w:rPr>
            <w:rStyle w:val="Hyperlink"/>
          </w:rPr>
          <w:t xml:space="preserve">Corollary 8</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Q</m:t>
        </m:r>
        <m:sSup>
          <m:e>
            <m:r>
              <m:rPr>
                <m:sty m:val="bi"/>
              </m:rPr>
              <m:t>Q</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87</w:t>
        </w:r>
      </w:hyperlink>
      <w:r>
        <w:t xml:space="preserve">).</w:t>
      </w:r>
    </w:p>
    <w:bookmarkEnd w:id="553"/>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m:oMath>
        <m:sSub>
          <m:e>
            <m:acc>
              <m:accPr>
                <m:chr m:val="̃"/>
              </m:accPr>
              <m:e>
                <m:r>
                  <m:t>q</m:t>
                </m:r>
              </m:e>
            </m:acc>
          </m:e>
          <m:sub>
            <m:r>
              <m:t>i</m:t>
            </m:r>
          </m:sub>
        </m:sSub>
      </m:oMath>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m:oMathPara>
        <m:oMathParaPr>
          <m:jc m:val="center"/>
        </m:oMathParaPr>
        <m:oMath>
          <m:eqArr>
            <m:e>
              <m:r>
                <m:rPr>
                  <m:sty m:val="p"/>
                </m:rPr>
                <m:t>(</m:t>
              </m:r>
              <m:sSup>
                <m:e>
                  <m:r>
                    <m:rPr>
                      <m:sty m:val="bi"/>
                    </m:rPr>
                    <m:t>Q</m:t>
                  </m:r>
                </m:e>
                <m:sup>
                  <m:r>
                    <m:rPr>
                      <m:sty m:val="p"/>
                    </m:rPr>
                    <m:t>⊤</m:t>
                  </m:r>
                </m:sup>
              </m:sSup>
              <m:r>
                <m:rPr>
                  <m:sty m:val="bi"/>
                </m:rPr>
                <m:t>Q</m:t>
              </m:r>
              <m:sSub>
                <m:e>
                  <m:r>
                    <m:rPr>
                      <m:sty m:val="p"/>
                    </m:rPr>
                    <m:t>)</m:t>
                  </m:r>
                </m:e>
                <m:sub>
                  <m:r>
                    <m:t>i</m:t>
                  </m:r>
                  <m:r>
                    <m:t>j</m:t>
                  </m:r>
                </m:sub>
              </m:sSub>
              <m:r>
                <m:t>&amp;</m:t>
              </m:r>
              <m:r>
                <m:rPr>
                  <m:sty m:val="p"/>
                </m:rPr>
                <m:t>=</m:t>
              </m:r>
              <m:nary>
                <m:naryPr>
                  <m:chr m:val="∑"/>
                  <m:limLoc m:val="undOvr"/>
                  <m:subHide m:val="off"/>
                  <m:supHide m:val="off"/>
                </m:naryPr>
                <m:sub>
                  <m:r>
                    <m:t>k</m:t>
                  </m:r>
                  <m:r>
                    <m:rPr>
                      <m:sty m:val="p"/>
                    </m:rPr>
                    <m:t>=</m:t>
                  </m:r>
                  <m:r>
                    <m:t>1</m:t>
                  </m:r>
                </m:sub>
                <m:sup>
                  <m:r>
                    <m:t>p</m:t>
                  </m:r>
                </m:sup>
                <m:e>
                  <m:r>
                    <m:rPr>
                      <m:sty m:val="p"/>
                    </m:rPr>
                    <m:t>(</m:t>
                  </m:r>
                </m:e>
              </m:nary>
              <m:sSup>
                <m:e>
                  <m:r>
                    <m:rPr>
                      <m:sty m:val="bi"/>
                    </m:rPr>
                    <m:t>Q</m:t>
                  </m:r>
                </m:e>
                <m:sup>
                  <m:r>
                    <m:rPr>
                      <m:sty m:val="p"/>
                    </m:rPr>
                    <m:t>⊤</m:t>
                  </m:r>
                </m:sup>
              </m:sSup>
              <m:sSub>
                <m:e>
                  <m:r>
                    <m:rPr>
                      <m:sty m:val="p"/>
                    </m:rPr>
                    <m:t>)</m:t>
                  </m:r>
                </m:e>
                <m:sub>
                  <m:r>
                    <m:t>i</m:t>
                  </m:r>
                  <m:r>
                    <m:t>k</m:t>
                  </m:r>
                </m:sub>
              </m:sSub>
              <m:r>
                <m:t> </m:t>
              </m:r>
              <m:sSub>
                <m:e>
                  <m:r>
                    <m:t>q</m:t>
                  </m:r>
                </m:e>
                <m:sub>
                  <m:r>
                    <m:t>k</m:t>
                  </m:r>
                  <m:r>
                    <m:t>j</m:t>
                  </m:r>
                </m:sub>
              </m:sSub>
              <m:r>
                <m:t>&amp;</m:t>
              </m:r>
              <m:r>
                <m:t>&amp;</m:t>
              </m:r>
              <m:r>
                <m:rPr>
                  <m:nor/>
                  <m:sty m:val="p"/>
                </m:rPr>
                <m:t>(</m:t>
              </m:r>
              <m:r>
                <m:rPr>
                  <m:nor/>
                  <m:sty m:val="p"/>
                </m:rPr>
                <m:t>Definition 26</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q</m:t>
                      </m:r>
                    </m:e>
                    <m:sub>
                      <m:r>
                        <m:t>k</m:t>
                      </m:r>
                      <m:r>
                        <m:t>i</m:t>
                      </m:r>
                    </m:sub>
                  </m:sSub>
                </m:e>
              </m:nary>
              <m:r>
                <m:t> </m:t>
              </m:r>
              <m:sSub>
                <m:e>
                  <m:r>
                    <m:t>q</m:t>
                  </m:r>
                </m:e>
                <m:sub>
                  <m:r>
                    <m:t>k</m:t>
                  </m:r>
                  <m:r>
                    <m:t>j</m:t>
                  </m:r>
                </m:sub>
              </m:sSub>
              <m:r>
                <m:t>&amp;</m:t>
              </m:r>
              <m:r>
                <m:t>&amp;</m:t>
              </m:r>
              <m:r>
                <m:rPr>
                  <m:nor/>
                  <m:sty m:val="p"/>
                </m:rPr>
                <m:t>(</m:t>
              </m:r>
              <m:r>
                <m:rPr>
                  <m:nor/>
                  <m:sty m:val="p"/>
                </m:rPr>
                <m:t>Definition 22</m:t>
              </m:r>
              <m:r>
                <m:rPr>
                  <m:nor/>
                  <m:sty m:val="p"/>
                </m:rPr>
                <m:t>)</m:t>
              </m:r>
            </m:e>
            <m:e>
              <m:r>
                <m:t>&amp;</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Definition 8</m:t>
              </m:r>
              <m:r>
                <m:rPr>
                  <m:nor/>
                  <m:sty m:val="p"/>
                </m:rPr>
                <m:t>)</m:t>
              </m:r>
            </m:e>
          </m:eqArr>
        </m:oMath>
      </m:oMathPara>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19</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31</w:t>
        </w:r>
      </w:hyperlink>
      <w:r>
        <w:t xml:space="preserve">).</w:t>
      </w:r>
    </w:p>
    <w:p>
      <w:pPr>
        <w:pStyle w:val="BodyText"/>
      </w:pPr>
      <w:r>
        <w:rPr>
          <w:b/>
          <w:bCs/>
        </w:rPr>
        <w:t xml:space="preserve">The split.</w:t>
      </w:r>
      <w:r>
        <w:t xml:space="preserve"> </w:t>
      </w:r>
      <w:r>
        <w:t xml:space="preserve">Let</w:t>
      </w:r>
      <w:r>
        <w:t xml:space="preserve"> </w:t>
      </w:r>
      <m:oMath>
        <m:acc>
          <m:accPr>
            <m:chr m:val="̃"/>
          </m:accPr>
          <m:e>
            <m:r>
              <m:t>u</m:t>
            </m:r>
          </m:e>
        </m:acc>
        <m:r>
          <m:rPr>
            <m:sty m:val="p"/>
          </m:rPr>
          <m:t>=</m:t>
        </m:r>
        <m:r>
          <m:rPr>
            <m:sty m:val="bi"/>
          </m:rPr>
          <m:t>Q</m:t>
        </m:r>
        <m:sSup>
          <m:e>
            <m:r>
              <m:rPr>
                <m:sty m:val="bi"/>
              </m:rPr>
              <m:t>Q</m:t>
            </m:r>
          </m:e>
          <m:sup>
            <m:r>
              <m:rPr>
                <m:sty m:val="p"/>
              </m:rPr>
              <m:t>⊤</m:t>
            </m:r>
          </m:sup>
        </m:sSup>
        <m:acc>
          <m:accPr>
            <m:chr m:val="̃"/>
          </m:accPr>
          <m:e>
            <m:r>
              <m:t>y</m:t>
            </m:r>
          </m:e>
        </m:acc>
      </m:oMath>
      <w:r>
        <w:t xml:space="preserve"> </w:t>
      </w:r>
      <w:r>
        <w:t xml:space="preserve">and</w:t>
      </w:r>
      <w:r>
        <w:t xml:space="preserve"> </w:t>
      </w:r>
      <m:oMath>
        <m:acc>
          <m:accPr>
            <m:chr m:val="̃"/>
          </m:accPr>
          <m:e>
            <m:r>
              <m:t>v</m:t>
            </m:r>
          </m:e>
        </m:acc>
        <m:r>
          <m:rPr>
            <m:sty m:val="p"/>
          </m:rPr>
          <m:t>=</m:t>
        </m:r>
        <m:acc>
          <m:accPr>
            <m:chr m:val="̃"/>
          </m:accPr>
          <m:e>
            <m:r>
              <m:t>y</m:t>
            </m:r>
          </m:e>
        </m:acc>
        <m:r>
          <m:rPr>
            <m:sty m:val="p"/>
          </m:rPr>
          <m:t>−</m:t>
        </m:r>
        <m:acc>
          <m:accPr>
            <m:chr m:val="̃"/>
          </m:accPr>
          <m:e>
            <m:r>
              <m:t>u</m:t>
            </m:r>
          </m:e>
        </m:acc>
      </m:oMath>
      <w:r>
        <w:t xml:space="preserve">,</w:t>
      </w:r>
      <w:r>
        <w:t xml:space="preserve"> </w:t>
      </w:r>
      <w:r>
        <w:t xml:space="preserve">so</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w:t>
      </w:r>
      <w:r>
        <w:t xml:space="preserve"> </w:t>
      </w:r>
      <m:oMath>
        <m:acc>
          <m:accPr>
            <m:chr m:val="̃"/>
          </m:accPr>
          <m:e>
            <m:r>
              <m:t>u</m:t>
            </m:r>
          </m:e>
        </m:acc>
        <m:r>
          <m:rPr>
            <m:sty m:val="p"/>
          </m:rPr>
          <m:t>=</m:t>
        </m:r>
        <m:r>
          <m:rPr>
            <m:sty m:val="bi"/>
          </m:rPr>
          <m:t>Q</m:t>
        </m:r>
        <m:r>
          <m:t> </m:t>
        </m:r>
        <m:r>
          <m:rPr>
            <m:sty m:val="p"/>
          </m:rPr>
          <m:t>(</m:t>
        </m:r>
        <m:sSup>
          <m:e>
            <m:r>
              <m:rPr>
                <m:sty m:val="bi"/>
              </m:rPr>
              <m:t>Q</m:t>
            </m:r>
          </m:e>
          <m:sup>
            <m:r>
              <m:rPr>
                <m:sty m:val="p"/>
              </m:rPr>
              <m:t>⊤</m:t>
            </m:r>
          </m:sup>
        </m:sSup>
        <m:acc>
          <m:accPr>
            <m:chr m:val="̃"/>
          </m:accPr>
          <m:e>
            <m:r>
              <m:t>y</m:t>
            </m:r>
          </m:e>
        </m:acc>
        <m:r>
          <m:rPr>
            <m:sty m:val="p"/>
          </m:rPr>
          <m:t>)</m:t>
        </m:r>
      </m:oMath>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which is</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e>
        </m:d>
        <m:r>
          <m:t>​</m:t>
        </m:r>
        <m:r>
          <m:rPr>
            <m:sty m:val="p"/>
          </m:rPr>
          <m:t>=</m:t>
        </m:r>
        <m:r>
          <m:rPr>
            <m:scr m:val="script"/>
            <m:sty m:val="p"/>
          </m:rPr>
          <m:t>S</m:t>
        </m:r>
      </m:oMath>
      <w:r>
        <w:t xml:space="preserve"> </w:t>
      </w:r>
      <w:r>
        <w:t xml:space="preserve">(</w:t>
      </w:r>
      <w:hyperlink w:anchor="thm-column-space-span">
        <w:r>
          <w:rPr>
            <w:rStyle w:val="Hyperlink"/>
          </w:rPr>
          <w:t xml:space="preserve">Theorem 32</w:t>
        </w:r>
      </w:hyperlink>
      <w:r>
        <w:t xml:space="preserve">).</w:t>
      </w:r>
      <w:r>
        <w:t xml:space="preserve"> </w:t>
      </w:r>
      <w:r>
        <w:t xml:space="preserve">For</w:t>
      </w:r>
      <w:r>
        <w:t xml:space="preserve"> </w:t>
      </w:r>
      <m:oMath>
        <m:acc>
          <m:accPr>
            <m:chr m:val="̃"/>
          </m:accPr>
          <m:e>
            <m:r>
              <m:t>v</m:t>
            </m:r>
          </m:e>
        </m:acc>
      </m:oMath>
      <w:r>
        <w:t xml:space="preserve">,</w:t>
      </w:r>
    </w:p>
    <w:p>
      <w:pPr>
        <w:pStyle w:val="BodyText"/>
      </w:pPr>
      <m:oMathPara>
        <m:oMathParaPr>
          <m:jc m:val="center"/>
        </m:oMathParaPr>
        <m:oMath>
          <m:eqArr>
            <m:e>
              <m:sSup>
                <m:e>
                  <m:r>
                    <m:rPr>
                      <m:sty m:val="bi"/>
                    </m:rPr>
                    <m:t>Q</m:t>
                  </m:r>
                </m:e>
                <m:sup>
                  <m:r>
                    <m:rPr>
                      <m:sty m:val="p"/>
                    </m:rPr>
                    <m:t>⊤</m:t>
                  </m:r>
                </m:sup>
              </m:sSup>
              <m:acc>
                <m:accPr>
                  <m:chr m:val="̃"/>
                </m:accPr>
                <m:e>
                  <m:r>
                    <m:t>v</m:t>
                  </m:r>
                </m:e>
              </m:acc>
              <m:r>
                <m:t>&amp;</m:t>
              </m:r>
              <m:r>
                <m:rPr>
                  <m:sty m:val="p"/>
                </m:rPr>
                <m:t>=</m:t>
              </m:r>
              <m:sSup>
                <m:e>
                  <m:r>
                    <m:rPr>
                      <m:sty m:val="bi"/>
                    </m:rPr>
                    <m:t>Q</m:t>
                  </m:r>
                </m:e>
                <m:sup>
                  <m:r>
                    <m:rPr>
                      <m:sty m:val="p"/>
                    </m:rPr>
                    <m:t>⊤</m:t>
                  </m:r>
                </m:sup>
              </m:sSup>
              <m:r>
                <m:t> </m:t>
              </m:r>
              <m:r>
                <m:rPr>
                  <m:sty m:val="p"/>
                </m:rPr>
                <m:t>(</m:t>
              </m:r>
              <m:acc>
                <m:accPr>
                  <m:chr m:val="̃"/>
                </m:accPr>
                <m:e>
                  <m:r>
                    <m:t>y</m:t>
                  </m:r>
                </m:e>
              </m:acc>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(substitute)</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r>
                <m:t> </m:t>
              </m:r>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Q</m:t>
                  </m:r>
                </m:e>
                <m:sup>
                  <m:r>
                    <m:rPr>
                      <m:sty m:val="p"/>
                    </m:rPr>
                    <m:t>⊤</m:t>
                  </m:r>
                </m:sup>
              </m:sSup>
              <m:acc>
                <m:accPr>
                  <m:chr m:val="̃"/>
                </m:accPr>
                <m:e>
                  <m:r>
                    <m:t>y</m:t>
                  </m:r>
                </m:e>
              </m:acc>
              <m:r>
                <m:rPr>
                  <m:sty m:val="p"/>
                </m:rPr>
                <m:t>−</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acc>
                <m:accPr>
                  <m:chr m:val="̃"/>
                </m:accPr>
                <m:e>
                  <m:r>
                    <m:t>y</m:t>
                  </m:r>
                </m:e>
              </m:acc>
              <m:r>
                <m:t>&amp;</m:t>
              </m:r>
              <m:r>
                <m:t>&amp;</m:t>
              </m:r>
              <m:r>
                <m:rPr>
                  <m:nor/>
                  <m:sty m:val="p"/>
                </m:rPr>
                <m:t>(</m:t>
              </m:r>
              <m:r>
                <m:rPr>
                  <m:nor/>
                  <m:sty m:val="p"/>
                </m:rPr>
                <m:t>Theorem 8</m:t>
              </m:r>
              <m:r>
                <m:rPr>
                  <m:nor/>
                  <m:sty m:val="p"/>
                </m:rPr>
                <m:t>)</m:t>
              </m:r>
            </m:e>
            <m:e>
              <m:r>
                <m:t>&amp;</m:t>
              </m:r>
              <m:r>
                <m:rPr>
                  <m:sty m:val="p"/>
                </m:rPr>
                <m:t>=</m:t>
              </m:r>
              <m:sSup>
                <m:e>
                  <m:r>
                    <m:rPr>
                      <m:sty m:val="bi"/>
                    </m:rPr>
                    <m:t>Q</m:t>
                  </m:r>
                </m:e>
                <m:sup>
                  <m:r>
                    <m:rPr>
                      <m:sty m:val="p"/>
                    </m:rPr>
                    <m:t>⊤</m:t>
                  </m:r>
                </m:sup>
              </m:sSup>
              <m:acc>
                <m:accPr>
                  <m:chr m:val="̃"/>
                </m:accPr>
                <m:e>
                  <m:r>
                    <m:t>y</m:t>
                  </m:r>
                </m:e>
              </m:acc>
              <m:r>
                <m:rPr>
                  <m:sty m:val="p"/>
                </m:rPr>
                <m:t>−</m:t>
              </m:r>
              <m:sSub>
                <m:e>
                  <m:r>
                    <m:rPr>
                      <m:sty m:val="bi"/>
                    </m:rPr>
                    <m:t>I</m:t>
                  </m:r>
                </m:e>
                <m:sub>
                  <m:r>
                    <m:t>r</m:t>
                  </m:r>
                </m:sub>
              </m:sSub>
              <m:r>
                <m:t> </m:t>
              </m:r>
              <m:sSup>
                <m:e>
                  <m:r>
                    <m:rPr>
                      <m:sty m:val="bi"/>
                    </m:rPr>
                    <m:t>Q</m:t>
                  </m:r>
                </m:e>
                <m:sup>
                  <m:r>
                    <m:rPr>
                      <m:sty m:val="p"/>
                    </m:rPr>
                    <m:t>⊤</m:t>
                  </m:r>
                </m:sup>
              </m:sSup>
              <m:acc>
                <m:accPr>
                  <m:chr m:val="̃"/>
                </m:accPr>
                <m:e>
                  <m:r>
                    <m:t>y</m:t>
                  </m:r>
                </m:e>
              </m:acc>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acc>
                <m:accPr>
                  <m:chr m:val="̃"/>
                </m:accPr>
                <m:e>
                  <m:r>
                    <m:t>y</m:t>
                  </m:r>
                </m:e>
              </m:acc>
              <m:r>
                <m:t>&amp;</m:t>
              </m:r>
              <m:r>
                <m:t>&amp;</m:t>
              </m:r>
              <m:r>
                <m:rPr>
                  <m:nor/>
                  <m:sty m:val="p"/>
                </m:rPr>
                <m:t>(</m:t>
              </m:r>
              <m:r>
                <m:rPr>
                  <m:nor/>
                  <m:sty m:val="p"/>
                </m:rPr>
                <m:t>Theorem 10</m:t>
              </m:r>
              <m:r>
                <m:rPr>
                  <m:nor/>
                  <m:sty m:val="p"/>
                </m:rPr>
                <m:t>)</m:t>
              </m:r>
            </m:e>
            <m:e>
              <m:r>
                <m:t>&amp;</m:t>
              </m:r>
              <m:r>
                <m:rPr>
                  <m:sty m:val="p"/>
                </m:rPr>
                <m:t>=</m:t>
              </m:r>
              <m:sSub>
                <m:e>
                  <m:acc>
                    <m:accPr>
                      <m:chr m:val="̃"/>
                    </m:accPr>
                    <m:e>
                      <m:r>
                        <m:t>0</m:t>
                      </m:r>
                    </m:e>
                  </m:acc>
                </m:e>
                <m:sub>
                  <m:r>
                    <m:t>r</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v</m:t>
            </m:r>
          </m:e>
        </m:acc>
        <m:r>
          <m:rPr>
            <m:sty m:val="p"/>
          </m:rPr>
          <m:t>∈</m:t>
        </m:r>
        <m:r>
          <m:rPr>
            <m:scr m:val="script"/>
            <m:sty m:val="p"/>
          </m:rPr>
          <m:t>N</m:t>
        </m:r>
        <m:r>
          <m:rPr>
            <m:sty m:val="p"/>
          </m:rPr>
          <m:t>(</m:t>
        </m:r>
        <m:sSup>
          <m:e>
            <m:r>
              <m:rPr>
                <m:sty m:val="bi"/>
              </m:rPr>
              <m:t>Q</m:t>
            </m:r>
          </m:e>
          <m:sup>
            <m:r>
              <m:rPr>
                <m:sty m:val="p"/>
              </m:rPr>
              <m:t>⊤</m:t>
            </m:r>
          </m:sup>
        </m:sSup>
        <m:r>
          <m:rPr>
            <m:sty m:val="p"/>
          </m:rPr>
          <m:t>)</m:t>
        </m:r>
      </m:oMath>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22</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10</m:t>
              </m:r>
              <m:r>
                <m:rPr>
                  <m:nor/>
                  <m:sty m:val="p"/>
                </m:rPr>
                <m:t>)</m:t>
              </m:r>
            </m:e>
          </m:eqArr>
        </m:oMath>
      </m:oMathPara>
    </w:p>
    <w:bookmarkStart w:id="554" w:name="exm-projector-onb"/>
    <w:p>
      <w:pPr>
        <w:pStyle w:val="FirstParagraph"/>
      </w:pPr>
      <w:r>
        <w:rPr>
          <w:b/>
          <w:bCs/>
        </w:rPr>
        <w:t xml:space="preserve">Example 166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r>
                    <m:rPr>
                      <m:sty m:val="p"/>
                    </m:rPr>
                    <m:t>+</m:t>
                  </m:r>
                  <m:r>
                    <m:t>0</m:t>
                  </m:r>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163</w:t>
        </w:r>
      </w:hyperlink>
      <w:r>
        <w:t xml:space="preserve">.</w:t>
      </w:r>
    </w:p>
    <w:bookmarkEnd w:id="554"/>
    <w:bookmarkStart w:id="555" w:name="thm-projection-matrix-projects"/>
    <w:p>
      <w:pPr>
        <w:pStyle w:val="BodyText"/>
      </w:pPr>
      <w:r>
        <w:rPr>
          <w:b/>
          <w:bCs/>
        </w:rPr>
        <w:t xml:space="preserve">Theorem 91 (A projection matrix projects onto its column space, and is the only one that does)</w:t>
      </w:r>
      <w:r>
        <w:t xml:space="preserve"> </w:t>
      </w:r>
      <w:r>
        <w:t xml:space="preserve"> </w:t>
      </w:r>
    </w:p>
    <w:p>
      <w:pPr>
        <w:pStyle w:val="Compact"/>
        <w:numPr>
          <w:ilvl w:val="0"/>
          <w:numId w:val="1083"/>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83"/>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m:oMath>
        <m:acc>
          <m:accPr>
            <m:chr m:val="̃"/>
          </m:accPr>
          <m:e>
            <m:r>
              <m:t>y</m:t>
            </m:r>
          </m:e>
        </m:acc>
      </m:oMath>
      <w:r>
        <w:t xml:space="preserve">,</w:t>
      </w:r>
      <w:r>
        <w:t xml:space="preserve"> </w:t>
      </w:r>
      <w:r>
        <w:t xml:space="preserve">both</w:t>
      </w:r>
      <w:r>
        <w:t xml:space="preserve"> </w:t>
      </w:r>
      <m:oMath>
        <m:sSub>
          <m:e>
            <m:r>
              <m:rPr>
                <m:sty m:val="bi"/>
              </m:rPr>
              <m:t>P</m:t>
            </m:r>
          </m:e>
          <m:sub>
            <m:r>
              <m:t>1</m:t>
            </m:r>
          </m:sub>
        </m:sSub>
        <m:acc>
          <m:accPr>
            <m:chr m:val="̃"/>
          </m:accPr>
          <m:e>
            <m:r>
              <m:t>y</m:t>
            </m:r>
          </m:e>
        </m:acc>
      </m:oMath>
      <w:r>
        <w:t xml:space="preserve"> </w:t>
      </w:r>
      <w:r>
        <w:t xml:space="preserve">and</w:t>
      </w:r>
      <w:r>
        <w:t xml:space="preserve"> </w:t>
      </w:r>
      <m:oMath>
        <m:sSub>
          <m:e>
            <m:r>
              <m:rPr>
                <m:sty m:val="bi"/>
              </m:rPr>
              <m:t>P</m:t>
            </m:r>
          </m:e>
          <m:sub>
            <m:r>
              <m:t>2</m:t>
            </m:r>
          </m:sub>
        </m:sSub>
        <m:acc>
          <m:accPr>
            <m:chr m:val="̃"/>
          </m:accPr>
          <m:e>
            <m:r>
              <m:t>y</m:t>
            </m:r>
          </m:e>
        </m:acc>
      </m:oMath>
      <w:r>
        <w:t xml:space="preserve"> </w:t>
      </w:r>
      <w:r>
        <w:t xml:space="preserve">are the orthogonal projection of</w:t>
      </w:r>
      <w:r>
        <w:t xml:space="preserve"> </w:t>
      </w:r>
      <m:oMath>
        <m:acc>
          <m:accPr>
            <m:chr m:val="̃"/>
          </m:accPr>
          <m:e>
            <m:r>
              <m:t>y</m:t>
            </m:r>
          </m:e>
        </m:acc>
      </m:oMath>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55"/>
    <w:p>
      <w:pPr>
        <w:pStyle w:val="FirstParagraph"/>
      </w:pPr>
      <w:r>
        <w:rPr>
          <w:i/>
          <w:iCs/>
        </w:rPr>
        <w:t xml:space="preserve">Proof</w:t>
      </w:r>
      <w:r>
        <w:t xml:space="preserve">. </w:t>
      </w:r>
      <w:r>
        <w:rPr>
          <w:b/>
          <w:bCs/>
        </w:rPr>
        <w:t xml:space="preserve">Part 1.</w:t>
      </w:r>
      <w:r>
        <w:t xml:space="preserve"> </w:t>
      </w:r>
      <w:r>
        <w:t xml:space="preserve">Write</w:t>
      </w:r>
      <w:r>
        <w:t xml:space="preserve"> </w:t>
      </w:r>
      <m:oMath>
        <m:acc>
          <m:accPr>
            <m:chr m:val="̃"/>
          </m:accPr>
          <m:e>
            <m:r>
              <m:t>y</m:t>
            </m:r>
          </m:e>
        </m:acc>
        <m:r>
          <m:rPr>
            <m:sty m:val="p"/>
          </m:rPr>
          <m:t>=</m:t>
        </m:r>
        <m:r>
          <m:rPr>
            <m:sty m:val="bi"/>
          </m:rPr>
          <m:t>P</m:t>
        </m:r>
        <m:acc>
          <m:accPr>
            <m:chr m:val="̃"/>
          </m:accPr>
          <m:e>
            <m:r>
              <m:t>y</m:t>
            </m:r>
          </m:e>
        </m:acc>
        <m:r>
          <m:rPr>
            <m:sty m:val="p"/>
          </m:rPr>
          <m:t>+</m:t>
        </m:r>
        <m:r>
          <m:rPr>
            <m:sty m:val="p"/>
          </m:rPr>
          <m:t>(</m:t>
        </m:r>
        <m:acc>
          <m:accPr>
            <m:chr m:val="̃"/>
          </m:accPr>
          <m:e>
            <m:r>
              <m:t>y</m:t>
            </m:r>
          </m:e>
        </m:acc>
        <m:r>
          <m:rPr>
            <m:sty m:val="p"/>
          </m:rPr>
          <m:t>−</m:t>
        </m:r>
        <m:r>
          <m:rPr>
            <m:sty m:val="bi"/>
          </m:rPr>
          <m:t>P</m:t>
        </m:r>
        <m:acc>
          <m:accPr>
            <m:chr m:val="̃"/>
          </m:accPr>
          <m:e>
            <m:r>
              <m:t>y</m:t>
            </m:r>
          </m:e>
        </m:acc>
        <m:r>
          <m:rPr>
            <m:sty m:val="p"/>
          </m:rPr>
          <m:t>)</m:t>
        </m:r>
      </m:oMath>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 the second,</w:t>
      </w:r>
    </w:p>
    <w:p>
      <w:pPr>
        <w:pStyle w:val="BodyText"/>
      </w:pPr>
      <m:oMathPara>
        <m:oMathParaPr>
          <m:jc m:val="center"/>
        </m:oMathParaPr>
        <m:oMath>
          <m:eqArr>
            <m:e>
              <m:r>
                <m:rPr>
                  <m:sty m:val="bi"/>
                </m:rPr>
                <m:t>P</m:t>
              </m:r>
              <m:r>
                <m:t> </m:t>
              </m:r>
              <m:r>
                <m:rPr>
                  <m:sty m:val="p"/>
                </m:rPr>
                <m:t>(</m:t>
              </m:r>
              <m:acc>
                <m:accPr>
                  <m:chr m:val="̃"/>
                </m:accPr>
                <m:e>
                  <m:r>
                    <m:t>y</m:t>
                  </m:r>
                </m:e>
              </m:acc>
              <m:r>
                <m:rPr>
                  <m:sty m:val="p"/>
                </m:rPr>
                <m:t>−</m:t>
              </m:r>
              <m:r>
                <m:rPr>
                  <m:sty m:val="bi"/>
                </m:rPr>
                <m:t>P</m:t>
              </m:r>
              <m:acc>
                <m:accPr>
                  <m:chr m:val="̃"/>
                </m:accPr>
                <m:e>
                  <m:r>
                    <m:t>y</m:t>
                  </m:r>
                </m:e>
              </m:acc>
              <m:r>
                <m:rPr>
                  <m:sty m:val="p"/>
                </m:rPr>
                <m:t>)</m:t>
              </m:r>
              <m:r>
                <m:t>&amp;</m:t>
              </m:r>
              <m:r>
                <m:rPr>
                  <m:sty m:val="p"/>
                </m:rPr>
                <m:t>=</m:t>
              </m:r>
              <m:r>
                <m:rPr>
                  <m:sty m:val="bi"/>
                </m:rPr>
                <m:t>P</m:t>
              </m:r>
              <m:acc>
                <m:accPr>
                  <m:chr m:val="̃"/>
                </m:accPr>
                <m:e>
                  <m:r>
                    <m:t>y</m:t>
                  </m:r>
                </m:e>
              </m:acc>
              <m:r>
                <m:rPr>
                  <m:sty m:val="p"/>
                </m:rPr>
                <m:t>−</m:t>
              </m:r>
              <m:r>
                <m:rPr>
                  <m:sty m:val="bi"/>
                </m:rPr>
                <m:t>P</m:t>
              </m:r>
              <m:r>
                <m:t> </m:t>
              </m:r>
              <m:r>
                <m:rPr>
                  <m:sty m:val="p"/>
                </m:rPr>
                <m:t>(</m:t>
              </m:r>
              <m:r>
                <m:rPr>
                  <m:sty m:val="bi"/>
                </m:rPr>
                <m:t>P</m:t>
              </m:r>
              <m:acc>
                <m:accPr>
                  <m:chr m:val="̃"/>
                </m:accPr>
                <m:e>
                  <m:r>
                    <m:t>y</m:t>
                  </m:r>
                </m:e>
              </m:acc>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bi"/>
                </m:rPr>
                <m:t>P</m:t>
              </m:r>
              <m:acc>
                <m:accPr>
                  <m:chr m:val="̃"/>
                </m:accPr>
                <m:e>
                  <m:r>
                    <m:t>y</m:t>
                  </m:r>
                </m:e>
              </m:acc>
              <m:r>
                <m:rPr>
                  <m:sty m:val="p"/>
                </m:rPr>
                <m:t>−</m:t>
              </m:r>
              <m:r>
                <m:rPr>
                  <m:sty m:val="p"/>
                </m:rPr>
                <m:t>(</m:t>
              </m:r>
              <m:r>
                <m:rPr>
                  <m:sty m:val="bi"/>
                </m:rPr>
                <m:t>P</m:t>
              </m:r>
              <m:r>
                <m:rPr>
                  <m:sty m:val="bi"/>
                </m:rPr>
                <m:t>P</m:t>
              </m:r>
              <m:r>
                <m:rPr>
                  <m:sty m:val="p"/>
                </m:rPr>
                <m:t>)</m:t>
              </m:r>
              <m:r>
                <m:t> </m:t>
              </m:r>
              <m:acc>
                <m:accPr>
                  <m:chr m:val="̃"/>
                </m:accPr>
                <m:e>
                  <m:r>
                    <m:t>y</m:t>
                  </m:r>
                </m:e>
              </m:acc>
              <m:r>
                <m:t>&amp;</m:t>
              </m:r>
              <m:r>
                <m:t>&amp;</m:t>
              </m:r>
              <m:r>
                <m:rPr>
                  <m:nor/>
                  <m:sty m:val="p"/>
                </m:rPr>
                <m:t>(</m:t>
              </m:r>
              <m:r>
                <m:rPr>
                  <m:nor/>
                  <m:sty m:val="p"/>
                </m:rPr>
                <m:t>Theorem 8</m:t>
              </m:r>
              <m:r>
                <m:rPr>
                  <m:nor/>
                  <m:sty m:val="p"/>
                </m:rPr>
                <m:t>)</m:t>
              </m:r>
            </m:e>
            <m:e>
              <m:r>
                <m:t>&amp;</m:t>
              </m:r>
              <m:r>
                <m:rPr>
                  <m:sty m:val="p"/>
                </m:rPr>
                <m:t>=</m:t>
              </m:r>
              <m:r>
                <m:rPr>
                  <m:sty m:val="bi"/>
                </m:rPr>
                <m:t>P</m:t>
              </m:r>
              <m:acc>
                <m:accPr>
                  <m:chr m:val="̃"/>
                </m:accPr>
                <m:e>
                  <m:r>
                    <m:t>y</m:t>
                  </m:r>
                </m:e>
              </m:acc>
              <m:r>
                <m:rPr>
                  <m:sty m:val="p"/>
                </m:rPr>
                <m:t>−</m:t>
              </m:r>
              <m:sSup>
                <m:e>
                  <m:r>
                    <m:rPr>
                      <m:sty m:val="bi"/>
                    </m:rPr>
                    <m:t>P</m:t>
                  </m:r>
                </m:e>
                <m:sup>
                  <m:r>
                    <m:t>2</m:t>
                  </m:r>
                </m:sup>
              </m:sSup>
              <m:acc>
                <m:accPr>
                  <m:chr m:val="̃"/>
                </m:accPr>
                <m:e>
                  <m:r>
                    <m:t>y</m:t>
                  </m:r>
                </m:e>
              </m:acc>
              <m:r>
                <m:t>&amp;</m:t>
              </m:r>
              <m:r>
                <m:t>&amp;</m:t>
              </m:r>
              <m:r>
                <m:rPr>
                  <m:nor/>
                  <m:sty m:val="p"/>
                </m:rPr>
                <m:t>(</m:t>
              </m:r>
              <m:r>
                <m:rPr>
                  <m:nor/>
                  <m:sty m:val="p"/>
                </m:rPr>
                <m:t>Definition 81</m:t>
              </m:r>
              <m:r>
                <m:rPr>
                  <m:nor/>
                  <m:sty m:val="p"/>
                </m:rPr>
                <m:t>)</m:t>
              </m:r>
            </m:e>
            <m:e>
              <m:r>
                <m:t>&amp;</m:t>
              </m:r>
              <m:r>
                <m:rPr>
                  <m:sty m:val="p"/>
                </m:rPr>
                <m:t>=</m:t>
              </m:r>
              <m:r>
                <m:rPr>
                  <m:sty m:val="bi"/>
                </m:rPr>
                <m:t>P</m:t>
              </m:r>
              <m:acc>
                <m:accPr>
                  <m:chr m:val="̃"/>
                </m:accPr>
                <m:e>
                  <m:r>
                    <m:t>y</m:t>
                  </m:r>
                </m:e>
              </m:acc>
              <m:r>
                <m:rPr>
                  <m:sty m:val="p"/>
                </m:rPr>
                <m:t>−</m:t>
              </m:r>
              <m:r>
                <m:rPr>
                  <m:sty m:val="bi"/>
                </m:rPr>
                <m:t>P</m:t>
              </m:r>
              <m:acc>
                <m:accPr>
                  <m:chr m:val="̃"/>
                </m:accPr>
                <m:e>
                  <m:r>
                    <m:t>y</m:t>
                  </m:r>
                </m:e>
              </m:acc>
              <m:r>
                <m:t>&amp;</m:t>
              </m:r>
              <m:r>
                <m:t>&amp;</m:t>
              </m:r>
              <m:r>
                <m:rPr>
                  <m:nor/>
                  <m:sty m:val="p"/>
                </m:rPr>
                <m:t>(</m:t>
              </m:r>
              <m:r>
                <m:rPr>
                  <m:sty m:val="bi"/>
                </m:rPr>
                <m:t>P</m:t>
              </m:r>
              <m:r>
                <m:rPr>
                  <m:nor/>
                  <m:sty m:val="p"/>
                </m:rPr>
                <m:t> is idempotent)</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r>
          <m:rPr>
            <m:sty m:val="bi"/>
          </m:rPr>
          <m:t>P</m:t>
        </m:r>
        <m:acc>
          <m:accPr>
            <m:chr m:val="̃"/>
          </m:accPr>
          <m:e>
            <m:r>
              <m:t>y</m:t>
            </m:r>
          </m:e>
        </m:acc>
        <m:r>
          <m:rPr>
            <m:sty m:val="p"/>
          </m:rPr>
          <m:t>∈</m:t>
        </m:r>
        <m:r>
          <m:rPr>
            <m:scr m:val="script"/>
            <m:sty m:val="p"/>
          </m:rPr>
          <m:t>N</m:t>
        </m:r>
        <m:r>
          <m:rPr>
            <m:sty m:val="p"/>
          </m:rPr>
          <m:t>(</m:t>
        </m:r>
        <m:r>
          <m:rPr>
            <m:sty m:val="bi"/>
          </m:rPr>
          <m:t>P</m:t>
        </m:r>
        <m:r>
          <m:rPr>
            <m:sty m:val="p"/>
          </m:rPr>
          <m:t>)</m:t>
        </m:r>
      </m:oMath>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108</w:t>
        </w:r>
      </w:hyperlink>
      <w:r>
        <w:t xml:space="preserve">),</w:t>
      </w:r>
      <w:r>
        <w:t xml:space="preserve"> </w:t>
      </w:r>
      <w:r>
        <w:t xml:space="preserve">so</w:t>
      </w:r>
      <w:r>
        <w:t xml:space="preserve"> </w:t>
      </w:r>
      <m:oMath>
        <m:sSub>
          <m:e>
            <m:r>
              <m:rPr>
                <m:sty m:val="bi"/>
              </m:rPr>
              <m:t>P</m:t>
            </m:r>
          </m:e>
          <m:sub>
            <m:r>
              <m:t>1</m:t>
            </m:r>
          </m:sub>
        </m:sSub>
        <m:sSub>
          <m:e>
            <m:acc>
              <m:accPr>
                <m:chr m:val="̃"/>
              </m:accPr>
              <m:e>
                <m:r>
                  <m:t>e</m:t>
                </m:r>
              </m:e>
            </m:acc>
          </m:e>
          <m:sub>
            <m:r>
              <m:t>j</m:t>
            </m:r>
          </m:sub>
        </m:sSub>
        <m:r>
          <m:rPr>
            <m:sty m:val="p"/>
          </m:rPr>
          <m:t>=</m:t>
        </m:r>
        <m:sSub>
          <m:e>
            <m:r>
              <m:rPr>
                <m:sty m:val="bi"/>
              </m:rPr>
              <m:t>P</m:t>
            </m:r>
          </m:e>
          <m:sub>
            <m:r>
              <m:t>2</m:t>
            </m:r>
          </m:sub>
        </m:sSub>
        <m:sSub>
          <m:e>
            <m:acc>
              <m:accPr>
                <m:chr m:val="̃"/>
              </m:accPr>
              <m:e>
                <m:r>
                  <m:t>e</m:t>
                </m:r>
              </m:e>
            </m:acc>
          </m:e>
          <m:sub>
            <m:r>
              <m:t>j</m:t>
            </m:r>
          </m:sub>
        </m:sSub>
      </m:oMath>
      <w:r>
        <w:t xml:space="preserve"> </w:t>
      </w:r>
      <w:r>
        <w:t xml:space="preserve">for each indicator vector</w:t>
      </w:r>
      <w:r>
        <w:t xml:space="preserve"> </w:t>
      </w:r>
      <m:oMath>
        <m:sSub>
          <m:e>
            <m:acc>
              <m:accPr>
                <m:chr m:val="̃"/>
              </m:accPr>
              <m:e>
                <m:r>
                  <m:t>e</m:t>
                </m:r>
              </m:e>
            </m:acc>
          </m:e>
          <m:sub>
            <m:r>
              <m:t>j</m:t>
            </m:r>
          </m:sub>
        </m:sSub>
      </m:oMath>
      <w:r>
        <w:t xml:space="preserve"> </w:t>
      </w:r>
      <w:r>
        <w:t xml:space="preserve">(</w:t>
      </w:r>
      <w:hyperlink w:anchor="def-indicator-vector">
        <w:r>
          <w:rPr>
            <w:rStyle w:val="Hyperlink"/>
          </w:rPr>
          <w:t xml:space="preserve">Definition 14</w:t>
        </w:r>
      </w:hyperlink>
      <w:r>
        <w:t xml:space="preserve">).</w:t>
      </w:r>
      <w:r>
        <w:t xml:space="preserve"> </w:t>
      </w:r>
      <m:oMath>
        <m:sSub>
          <m:e>
            <m:r>
              <m:rPr>
                <m:sty m:val="bi"/>
              </m:rPr>
              <m:t>P</m:t>
            </m:r>
          </m:e>
          <m:sub>
            <m:r>
              <m:t>1</m:t>
            </m:r>
          </m:sub>
        </m:sSub>
        <m:sSub>
          <m:e>
            <m:acc>
              <m:accPr>
                <m:chr m:val="̃"/>
              </m:accPr>
              <m:e>
                <m:r>
                  <m:t>e</m:t>
                </m:r>
              </m:e>
            </m:acc>
          </m:e>
          <m:sub>
            <m:r>
              <m:t>j</m:t>
            </m:r>
          </m:sub>
        </m:sSub>
      </m:oMath>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23</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m:oMath>
        <m:sSub>
          <m:e>
            <m:acc>
              <m:accPr>
                <m:chr m:val="̃"/>
              </m:accPr>
              <m:e>
                <m:r>
                  <m:t>e</m:t>
                </m:r>
              </m:e>
            </m:acc>
          </m:e>
          <m:sub>
            <m:r>
              <m:t>j</m:t>
            </m:r>
          </m:sub>
        </m:sSub>
      </m:oMath>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14</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56" w:name="exm-projection-matrix-projects"/>
    <w:p>
      <w:pPr>
        <w:pStyle w:val="BodyText"/>
      </w:pPr>
      <w:r>
        <w:rPr>
          <w:b/>
          <w:bCs/>
        </w:rPr>
        <w:t xml:space="preserve">Example 167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132</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m:oMath>
        <m:sSub>
          <m:e>
            <m:acc>
              <m:accPr>
                <m:chr m:val="̃"/>
              </m:accPr>
              <m:e>
                <m:r>
                  <m:t>q</m:t>
                </m:r>
              </m:e>
            </m:acc>
          </m:e>
          <m:sub>
            <m:r>
              <m:t>1</m:t>
            </m:r>
          </m:sub>
        </m:sSub>
        <m:r>
          <m:rPr>
            <m:sty m:val="p"/>
          </m:rPr>
          <m:t>=</m:t>
        </m:r>
        <m:r>
          <m:rPr>
            <m:sty m:val="p"/>
          </m:rPr>
          <m:t>(</m:t>
        </m:r>
        <m:r>
          <m:t>1</m:t>
        </m:r>
        <m:r>
          <m:rPr>
            <m:sty m:val="p"/>
          </m:rPr>
          <m:t>,</m:t>
        </m:r>
        <m:r>
          <m:t>0</m:t>
        </m:r>
        <m:r>
          <m:rPr>
            <m:sty m:val="p"/>
          </m:rPr>
          <m:t>)</m:t>
        </m:r>
      </m:oMath>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m:oMath>
        <m:r>
          <m:rPr>
            <m:sty m:val="bi"/>
          </m:rPr>
          <m:t>B</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90</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132</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56"/>
    <w:bookmarkStart w:id="557" w:name="thm-hat-matrix-projects"/>
    <w:p>
      <w:pPr>
        <w:pStyle w:val="BodyText"/>
      </w:pPr>
      <w:r>
        <w:rPr>
          <w:b/>
          <w:bCs/>
        </w:rPr>
        <w:t xml:space="preserve">Theorem 92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H</m:t>
        </m:r>
        <m:acc>
          <m:accPr>
            <m:chr m:val="̃"/>
          </m:accPr>
          <m:e>
            <m:r>
              <m:t>y</m:t>
            </m:r>
          </m:e>
        </m:acc>
      </m:oMath>
      <w:r>
        <w:t xml:space="preserve"> </w:t>
      </w:r>
      <w:r>
        <w:t xml:space="preserve">(</w:t>
      </w:r>
      <w:hyperlink w:anchor="def-hat-matrix">
        <w:r>
          <w:rPr>
            <w:rStyle w:val="Hyperlink"/>
          </w:rPr>
          <w:t xml:space="preserve">Definition 107</w:t>
        </w:r>
      </w:hyperlink>
      <w:r>
        <w:t xml:space="preserve">) 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57"/>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88</w:t>
        </w:r>
      </w:hyperlink>
      <w:r>
        <w:t xml:space="preserve">),</w:t>
      </w:r>
      <w:r>
        <w:t xml:space="preserve"> </w:t>
      </w:r>
      <w:r>
        <w:t xml:space="preserve">so</w:t>
      </w:r>
      <w:r>
        <w:t xml:space="preserve"> </w:t>
      </w:r>
      <m:oMath>
        <m:r>
          <m:rPr>
            <m:sty m:val="bi"/>
          </m:rPr>
          <m:t>H</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91</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m:oMath>
        <m:r>
          <m:rPr>
            <m:sty m:val="bi"/>
          </m:rPr>
          <m:t>H</m:t>
        </m:r>
        <m:acc>
          <m:accPr>
            <m:chr m:val="̃"/>
          </m:accPr>
          <m:e>
            <m:r>
              <m:t>z</m:t>
            </m:r>
          </m:e>
        </m:acc>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z</m:t>
                </m:r>
              </m:e>
            </m:acc>
          </m:e>
        </m:d>
        <m: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107</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for every</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m:oMath>
        <m:r>
          <m:rPr>
            <m:sty m:val="bi"/>
          </m:rPr>
          <m:t>X</m:t>
        </m:r>
        <m:acc>
          <m:accPr>
            <m:chr m:val="̃"/>
          </m:accPr>
          <m:e>
            <m:r>
              <m:t>b</m:t>
            </m:r>
          </m:e>
        </m:acc>
        <m:r>
          <m:rPr>
            <m:sty m:val="p"/>
          </m:rPr>
          <m:t>=</m:t>
        </m:r>
        <m:r>
          <m:rPr>
            <m:sty m:val="p"/>
          </m:rPr>
          <m:t>(</m:t>
        </m:r>
        <m:r>
          <m:rPr>
            <m:sty m:val="bi"/>
          </m:rPr>
          <m:t>H</m:t>
        </m:r>
        <m:r>
          <m:rPr>
            <m:sty m:val="bi"/>
          </m:rPr>
          <m:t>X</m:t>
        </m:r>
        <m:r>
          <m:rPr>
            <m:sty m:val="p"/>
          </m:rPr>
          <m:t>)</m:t>
        </m:r>
        <m:r>
          <m:t> </m:t>
        </m:r>
        <m:acc>
          <m:accPr>
            <m:chr m:val="̃"/>
          </m:accPr>
          <m:e>
            <m:r>
              <m:t>b</m:t>
            </m:r>
          </m:e>
        </m:acc>
      </m:oMath>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m:oMath>
        <m:r>
          <m:rPr>
            <m:sty m:val="p"/>
          </m:rPr>
          <m:t>(</m:t>
        </m:r>
        <m:r>
          <m:rPr>
            <m:sty m:val="bi"/>
          </m:rPr>
          <m:t>H</m:t>
        </m:r>
        <m:r>
          <m:rPr>
            <m:sty m:val="bi"/>
          </m:rPr>
          <m:t>X</m:t>
        </m:r>
        <m:r>
          <m:rPr>
            <m:sty m:val="p"/>
          </m:rPr>
          <m:t>)</m:t>
        </m:r>
        <m:r>
          <m:t> </m:t>
        </m:r>
        <m:acc>
          <m:accPr>
            <m:chr m:val="̃"/>
          </m:accPr>
          <m:e>
            <m:r>
              <m:t>b</m:t>
            </m:r>
          </m:e>
        </m:acc>
        <m:r>
          <m:rPr>
            <m:sty m:val="p"/>
          </m:rPr>
          <m:t>=</m:t>
        </m:r>
        <m:r>
          <m:rPr>
            <m:sty m:val="bi"/>
          </m:rPr>
          <m:t>H</m:t>
        </m:r>
        <m:r>
          <m:t> </m:t>
        </m:r>
        <m:r>
          <m:rPr>
            <m:sty m:val="p"/>
          </m:rPr>
          <m:t>(</m:t>
        </m:r>
        <m:r>
          <m:rPr>
            <m:sty m:val="bi"/>
          </m:rPr>
          <m:t>X</m:t>
        </m:r>
        <m:acc>
          <m:accPr>
            <m:chr m:val="̃"/>
          </m:accPr>
          <m:e>
            <m:r>
              <m:t>b</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38</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51</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90</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91</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58" w:name="exm-hat-matrix-projects"/>
    <w:p>
      <w:pPr>
        <w:pStyle w:val="BodyText"/>
      </w:pPr>
      <w:r>
        <w:rPr>
          <w:b/>
          <w:bCs/>
        </w:rPr>
        <w:t xml:space="preserve">Example 168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161</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oMath>
      <w:r>
        <w:t xml:space="preserve">,</w:t>
      </w:r>
      <w:r>
        <w:t xml:space="preserve"> </w:t>
      </w:r>
      <w:r>
        <w:t xml:space="preserve">since</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161</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m:oMath>
        <m:acc>
          <m:accPr>
            <m:chr m:val="̃"/>
          </m:accPr>
          <m:e>
            <m:r>
              <m:t>y</m:t>
            </m:r>
          </m:e>
        </m:acc>
      </m:oMath>
      <w:r>
        <w:t xml:space="preserve"> </w:t>
      </w:r>
      <w:r>
        <w:t xml:space="preserve">on the line of constant vectors</w:t>
      </w:r>
      <w:r>
        <w:t xml:space="preserve"> </w:t>
      </w:r>
      <w:r>
        <w:t xml:space="preserve">(</w:t>
      </w:r>
      <w:hyperlink w:anchor="thm-closest-point">
        <w:r>
          <w:rPr>
            <w:rStyle w:val="Hyperlink"/>
          </w:rPr>
          <w:t xml:space="preserve">Theorem 89</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58"/>
    <w:bookmarkEnd w:id="559"/>
    <w:bookmarkStart w:id="588"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60" name="Picture"/>
                  <a:graphic>
                    <a:graphicData uri="http://schemas.openxmlformats.org/drawingml/2006/picture">
                      <pic:pic>
                        <pic:nvPicPr>
                          <pic:cNvPr descr="/opt/quarto/share/formats/docx/note.png" id="561"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45</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62" w:name="thm-scalar-matmul"/>
    <w:p>
      <w:pPr>
        <w:pStyle w:val="BodyText"/>
      </w:pPr>
      <w:r>
        <w:rPr>
          <w:b/>
          <w:bCs/>
        </w:rPr>
        <w:t xml:space="preserve">Theorem 93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25</w:t>
        </w:r>
      </w:hyperlink>
      <w:r>
        <w:t xml:space="preserve">).</w:t>
      </w:r>
    </w:p>
    <w:bookmarkEnd w:id="562"/>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26</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25</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26</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25</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26</m:t>
              </m:r>
              <m:r>
                <m:rPr>
                  <m:nor/>
                  <m:sty m:val="p"/>
                </m:rPr>
                <m:t>, </m:t>
              </m:r>
              <m:r>
                <m:rPr>
                  <m:nor/>
                  <m:sty m:val="p"/>
                </m:rPr>
                <m:t>Definition 25</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26</m:t>
              </m:r>
              <m:r>
                <m:rPr>
                  <m:nor/>
                  <m:sty m:val="p"/>
                </m:rPr>
                <m:t>, </m:t>
              </m:r>
              <m:r>
                <m:rPr>
                  <m:nor/>
                  <m:sty m:val="p"/>
                </m:rPr>
                <m:t>Definition 25</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63" w:name="exm-scalar-matmul"/>
    <w:p>
      <w:pPr>
        <w:pStyle w:val="BodyText"/>
      </w:pPr>
      <w:r>
        <w:rPr>
          <w:b/>
          <w:bCs/>
        </w:rPr>
        <w:t xml:space="preserve">Example 169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63"/>
    <w:bookmarkStart w:id="564" w:name="def-generalized-inverse"/>
    <w:p>
      <w:pPr>
        <w:pStyle w:val="FirstParagraph"/>
      </w:pPr>
      <w:r>
        <w:rPr>
          <w:b/>
          <w:bCs/>
        </w:rPr>
        <w:t xml:space="preserve">Definition 109 (Generalized inverse)</w:t>
      </w:r>
      <w:r>
        <w:t xml:space="preserve"> </w:t>
      </w:r>
      <w:r>
        <w:t xml:space="preserve">A</w:t>
      </w:r>
      <w:r>
        <w:t xml:space="preserve"> </w:t>
      </w:r>
      <w:r>
        <w:rPr>
          <w:b/>
          <w:bCs/>
        </w:rPr>
        <w:t xml:space="preserve">generalized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64"/>
    <w:bookmarkStart w:id="565" w:name="exm-generalized-inverse"/>
    <w:p>
      <w:pPr>
        <w:pStyle w:val="FirstParagraph"/>
      </w:pPr>
      <w:r>
        <w:rPr>
          <w:b/>
          <w:bCs/>
        </w:rPr>
        <w:t xml:space="preserve">Example 170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26</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65"/>
    <w:bookmarkStart w:id="566" w:name="thm-generalized-inverse-invertible"/>
    <w:p>
      <w:pPr>
        <w:pStyle w:val="BodyText"/>
      </w:pPr>
      <w:r>
        <w:rPr>
          <w:b/>
          <w:bCs/>
        </w:rPr>
        <w:t xml:space="preserve">Theorem 94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85</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66"/>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10</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109</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10</m:t>
              </m:r>
              <m:r>
                <m:rPr>
                  <m:nor/>
                  <m:sty m:val="p"/>
                </m:rPr>
                <m:t>)</m:t>
              </m:r>
            </m:e>
          </m:eqArr>
        </m:oMath>
      </m:oMathPara>
    </w:p>
    <w:bookmarkStart w:id="567" w:name="exm-generalized-inverse-invertible"/>
    <w:p>
      <w:pPr>
        <w:pStyle w:val="FirstParagraph"/>
      </w:pPr>
      <w:r>
        <w:rPr>
          <w:b/>
          <w:bCs/>
        </w:rPr>
        <w:t xml:space="preserve">Example 171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127</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170</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94</w:t>
        </w:r>
      </w:hyperlink>
      <w:r>
        <w:t xml:space="preserve"> </w:t>
      </w:r>
      <w:r>
        <w:t xml:space="preserve">it is singular.</w:t>
      </w:r>
    </w:p>
    <w:bookmarkEnd w:id="567"/>
    <w:bookmarkStart w:id="568" w:name="thm-generalized-inverse-solves"/>
    <w:p>
      <w:pPr>
        <w:pStyle w:val="BodyText"/>
      </w:pPr>
      <w:r>
        <w:rPr>
          <w:b/>
          <w:bCs/>
        </w:rPr>
        <w:t xml:space="preserve">Theorem 95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has a solution,</w:t>
      </w:r>
      <w:r>
        <w:t xml:space="preserve"> </w:t>
      </w:r>
      <w:r>
        <w:t xml:space="preserve">then</w:t>
      </w:r>
      <w:r>
        <w:t xml:space="preserve"> </w:t>
      </w:r>
      <m:oMath>
        <m:r>
          <m:rPr>
            <m:sty m:val="bi"/>
          </m:rPr>
          <m:t>G</m:t>
        </m:r>
        <m:acc>
          <m:accPr>
            <m:chr m:val="̃"/>
          </m:accPr>
          <m:e>
            <m:r>
              <m:t>b</m:t>
            </m:r>
          </m:e>
        </m:acc>
      </m:oMath>
      <w:r>
        <w:t xml:space="preserve"> </w:t>
      </w:r>
      <w:r>
        <w:t xml:space="preserve">is a solution.</w:t>
      </w:r>
    </w:p>
    <w:bookmarkEnd w:id="568"/>
    <w:p>
      <w:pPr>
        <w:pStyle w:val="BodyText"/>
      </w:pPr>
      <w:r>
        <w:rPr>
          <w:i/>
          <w:iCs/>
        </w:rPr>
        <w:t xml:space="preserve">Proof</w:t>
      </w:r>
      <w:r>
        <w:t xml:space="preserve">. </w:t>
      </w:r>
      <w:r>
        <w:t xml:space="preserve">Let</w:t>
      </w:r>
      <w:r>
        <w:t xml:space="preserve"> </w:t>
      </w:r>
      <m:oMath>
        <m:sSub>
          <m:e>
            <m:acc>
              <m:accPr>
                <m:chr m:val="̃"/>
              </m:accPr>
              <m:e>
                <m:r>
                  <m:t>x</m:t>
                </m:r>
              </m:e>
            </m:acc>
          </m:e>
          <m:sub>
            <m:r>
              <m:t>0</m:t>
            </m:r>
          </m:sub>
        </m:sSub>
      </m:oMath>
      <w:r>
        <w:t xml:space="preserve"> </w:t>
      </w:r>
      <w:r>
        <w:t xml:space="preserve">be a solution, so</w:t>
      </w:r>
      <w:r>
        <w:t xml:space="preserve"> </w:t>
      </w:r>
      <m:oMath>
        <m:r>
          <m:rPr>
            <m:sty m:val="bi"/>
          </m:rPr>
          <m:t>A</m:t>
        </m:r>
        <m:sSub>
          <m:e>
            <m:acc>
              <m:accPr>
                <m:chr m:val="̃"/>
              </m:accPr>
              <m:e>
                <m:r>
                  <m:t>x</m:t>
                </m:r>
              </m:e>
            </m:acc>
          </m:e>
          <m:sub>
            <m:r>
              <m:t>0</m:t>
            </m:r>
          </m:sub>
        </m:sSub>
        <m:r>
          <m:rPr>
            <m:sty m:val="p"/>
          </m:rPr>
          <m:t>=</m:t>
        </m:r>
        <m:acc>
          <m:accPr>
            <m:chr m:val="̃"/>
          </m:accPr>
          <m:e>
            <m:r>
              <m:t>b</m:t>
            </m:r>
          </m:e>
        </m:acc>
      </m:oMath>
      <w:r>
        <w:t xml:space="preserve">. Then</w:t>
      </w:r>
    </w:p>
    <w:p>
      <w:pPr>
        <w:pStyle w:val="BodyText"/>
      </w:pPr>
      <m:oMathPara>
        <m:oMathParaPr>
          <m:jc m:val="center"/>
        </m:oMathParaPr>
        <m:oMath>
          <m:eqArr>
            <m:e>
              <m:r>
                <m:rPr>
                  <m:sty m:val="bi"/>
                </m:rPr>
                <m:t>A</m:t>
              </m:r>
              <m:r>
                <m:t> </m:t>
              </m:r>
              <m:r>
                <m:rPr>
                  <m:sty m:val="p"/>
                </m:rPr>
                <m:t>(</m:t>
              </m:r>
              <m:r>
                <m:rPr>
                  <m:sty m:val="bi"/>
                </m:rPr>
                <m:t>G</m:t>
              </m:r>
              <m:acc>
                <m:accPr>
                  <m:chr m:val="̃"/>
                </m:accPr>
                <m:e>
                  <m:r>
                    <m:t>b</m:t>
                  </m:r>
                </m:e>
              </m:acc>
              <m:r>
                <m:rPr>
                  <m:sty m:val="p"/>
                </m:rPr>
                <m:t>)</m:t>
              </m:r>
              <m:r>
                <m:t>&amp;</m:t>
              </m:r>
              <m:r>
                <m:rPr>
                  <m:sty m:val="p"/>
                </m:rPr>
                <m:t>=</m:t>
              </m:r>
              <m:r>
                <m:rPr>
                  <m:sty m:val="bi"/>
                </m:rPr>
                <m:t>A</m:t>
              </m:r>
              <m:r>
                <m:rPr>
                  <m:sty m:val="bi"/>
                </m:rPr>
                <m:t>G</m:t>
              </m:r>
              <m:r>
                <m:t> </m:t>
              </m:r>
              <m:r>
                <m:rPr>
                  <m:sty m:val="p"/>
                </m:rPr>
                <m:t>(</m:t>
              </m:r>
              <m:r>
                <m:rPr>
                  <m:sty m:val="bi"/>
                </m:rPr>
                <m:t>A</m:t>
              </m:r>
              <m:sSub>
                <m:e>
                  <m:acc>
                    <m:accPr>
                      <m:chr m:val="̃"/>
                    </m:accPr>
                    <m:e>
                      <m:r>
                        <m:t>x</m:t>
                      </m:r>
                    </m:e>
                  </m:acc>
                </m:e>
                <m:sub>
                  <m:r>
                    <m:t>0</m:t>
                  </m:r>
                </m:sub>
              </m:sSub>
              <m:r>
                <m:rPr>
                  <m:sty m:val="p"/>
                </m:rPr>
                <m:t>)</m:t>
              </m:r>
              <m:r>
                <m:t>&amp;</m:t>
              </m:r>
              <m:r>
                <m:t>&amp;</m:t>
              </m:r>
              <m:r>
                <m:rPr>
                  <m:nor/>
                  <m:sty m:val="p"/>
                </m:rPr>
                <m:t>(substitute </m:t>
              </m:r>
              <m:acc>
                <m:accPr>
                  <m:chr m:val="̃"/>
                </m:accPr>
                <m:e>
                  <m:r>
                    <m:t>b</m:t>
                  </m:r>
                </m:e>
              </m:acc>
              <m:r>
                <m:rPr>
                  <m:sty m:val="p"/>
                </m:rPr>
                <m:t>=</m:t>
              </m:r>
              <m:r>
                <m:rPr>
                  <m:sty m:val="bi"/>
                </m:rPr>
                <m:t>A</m:t>
              </m:r>
              <m:sSub>
                <m:e>
                  <m:acc>
                    <m:accPr>
                      <m:chr m:val="̃"/>
                    </m:accPr>
                    <m:e>
                      <m:r>
                        <m:t>x</m:t>
                      </m:r>
                    </m:e>
                  </m:acc>
                </m:e>
                <m:sub>
                  <m:r>
                    <m:t>0</m:t>
                  </m:r>
                </m:sub>
              </m:sSub>
              <m:r>
                <m:rPr>
                  <m:nor/>
                  <m:sty m:val="p"/>
                </m:rPr>
                <m:t>)</m:t>
              </m:r>
            </m:e>
            <m:e>
              <m:r>
                <m:t>&amp;</m:t>
              </m:r>
              <m:r>
                <m:rPr>
                  <m:sty m:val="p"/>
                </m:rPr>
                <m:t>=</m:t>
              </m:r>
              <m:r>
                <m:rPr>
                  <m:sty m:val="p"/>
                </m:rPr>
                <m:t>(</m:t>
              </m:r>
              <m:r>
                <m:rPr>
                  <m:sty m:val="bi"/>
                </m:rPr>
                <m:t>A</m:t>
              </m:r>
              <m:r>
                <m:rPr>
                  <m:sty m:val="bi"/>
                </m:rPr>
                <m:t>G</m:t>
              </m:r>
              <m:r>
                <m:rPr>
                  <m:sty m:val="bi"/>
                </m:rPr>
                <m:t>A</m:t>
              </m:r>
              <m:r>
                <m:rPr>
                  <m:sty m:val="p"/>
                </m:rPr>
                <m:t>)</m:t>
              </m:r>
              <m:r>
                <m:t> </m:t>
              </m:r>
              <m:sSub>
                <m:e>
                  <m:acc>
                    <m:accPr>
                      <m:chr m:val="̃"/>
                    </m:accPr>
                    <m:e>
                      <m:r>
                        <m:t>x</m:t>
                      </m:r>
                    </m:e>
                  </m:acc>
                </m:e>
                <m:sub>
                  <m:r>
                    <m:t>0</m:t>
                  </m:r>
                </m:sub>
              </m:sSub>
              <m:r>
                <m:t>&amp;</m:t>
              </m:r>
              <m:r>
                <m:t>&amp;</m:t>
              </m:r>
              <m:r>
                <m:rPr>
                  <m:nor/>
                  <m:sty m:val="p"/>
                </m:rPr>
                <m:t>(</m:t>
              </m:r>
              <m:r>
                <m:rPr>
                  <m:nor/>
                  <m:sty m:val="p"/>
                </m:rPr>
                <m:t>Theorem 8</m:t>
              </m:r>
              <m:r>
                <m:rPr>
                  <m:nor/>
                  <m:sty m:val="p"/>
                </m:rPr>
                <m:t>)</m:t>
              </m:r>
            </m:e>
            <m:e>
              <m:r>
                <m:t>&amp;</m:t>
              </m:r>
              <m:r>
                <m:rPr>
                  <m:sty m:val="p"/>
                </m:rPr>
                <m:t>=</m:t>
              </m:r>
              <m:r>
                <m:rPr>
                  <m:sty m:val="bi"/>
                </m:rPr>
                <m:t>A</m:t>
              </m:r>
              <m:sSub>
                <m:e>
                  <m:acc>
                    <m:accPr>
                      <m:chr m:val="̃"/>
                    </m:accPr>
                    <m:e>
                      <m:r>
                        <m:t>x</m:t>
                      </m:r>
                    </m:e>
                  </m:acc>
                </m:e>
                <m:sub>
                  <m:r>
                    <m:t>0</m:t>
                  </m:r>
                </m:sub>
              </m:sSub>
              <m:r>
                <m:t>&amp;</m:t>
              </m:r>
              <m:r>
                <m:t>&amp;</m:t>
              </m:r>
              <m:r>
                <m:rPr>
                  <m:nor/>
                  <m:sty m:val="p"/>
                </m:rPr>
                <m:t>(</m:t>
              </m:r>
              <m:r>
                <m:rPr>
                  <m:nor/>
                  <m:sty m:val="p"/>
                </m:rPr>
                <m:t>Definition 109</m:t>
              </m:r>
              <m:r>
                <m:rPr>
                  <m:nor/>
                  <m:sty m:val="p"/>
                </m:rPr>
                <m:t>)</m:t>
              </m:r>
            </m:e>
            <m:e>
              <m:r>
                <m:t>&amp;</m:t>
              </m:r>
              <m:r>
                <m:rPr>
                  <m:sty m:val="p"/>
                </m:rPr>
                <m:t>=</m:t>
              </m:r>
              <m:acc>
                <m:accPr>
                  <m:chr m:val="̃"/>
                </m:accPr>
                <m:e>
                  <m:r>
                    <m:t>b</m:t>
                  </m:r>
                </m:e>
              </m:acc>
              <m:r>
                <m:rPr>
                  <m:sty m:val="p"/>
                </m:rPr>
                <m:t>.</m:t>
              </m:r>
              <m:r>
                <m:t>&amp;</m:t>
              </m:r>
              <m:r>
                <m:t>&amp;</m:t>
              </m:r>
              <m:r>
                <m:rPr>
                  <m:nor/>
                  <m:sty m:val="p"/>
                </m:rPr>
                <m:t>(</m:t>
              </m:r>
              <m:sSub>
                <m:e>
                  <m:acc>
                    <m:accPr>
                      <m:chr m:val="̃"/>
                    </m:accPr>
                    <m:e>
                      <m:r>
                        <m:t>x</m:t>
                      </m:r>
                    </m:e>
                  </m:acc>
                </m:e>
                <m:sub>
                  <m:r>
                    <m:t>0</m:t>
                  </m:r>
                </m:sub>
              </m:sSub>
              <m:r>
                <m:rPr>
                  <m:nor/>
                  <m:sty m:val="p"/>
                </m:rPr>
                <m:t> is a solution)</m:t>
              </m:r>
            </m:e>
          </m:eqArr>
        </m:oMath>
      </m:oMathPara>
    </w:p>
    <w:bookmarkStart w:id="569" w:name="exm-generalized-inverse-solves"/>
    <w:p>
      <w:pPr>
        <w:pStyle w:val="FirstParagraph"/>
      </w:pPr>
      <w:r>
        <w:rPr>
          <w:b/>
          <w:bCs/>
        </w:rPr>
        <w:t xml:space="preserve">Example 172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170</w:t>
        </w:r>
      </w:hyperlink>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has no solution,</w:t>
      </w:r>
      <w:r>
        <w:t xml:space="preserve"> </w:t>
      </w:r>
      <w:r>
        <w:t xml:space="preserve">since 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69"/>
    <w:bookmarkStart w:id="570" w:name="def-moore-penrose"/>
    <w:p>
      <w:pPr>
        <w:pStyle w:val="BodyText"/>
      </w:pPr>
      <w:r>
        <w:rPr>
          <w:b/>
          <w:bCs/>
        </w:rPr>
        <w:t xml:space="preserve">Definition 110 (Moore-Penrose inverse)</w:t>
      </w:r>
      <w:r>
        <w:t xml:space="preserve"> </w:t>
      </w:r>
      <w:r>
        <w:t xml:space="preserve">A</w:t>
      </w:r>
      <w:r>
        <w:t xml:space="preserve"> </w:t>
      </w:r>
      <w:r>
        <w:rPr>
          <w:b/>
          <w:bCs/>
        </w:rPr>
        <w:t xml:space="preserve">Moore-Penrose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4"/>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4"/>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4"/>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4"/>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70"/>
    <w:bookmarkStart w:id="571" w:name="exm-moore-penrose"/>
    <w:p>
      <w:pPr>
        <w:pStyle w:val="FirstParagraph"/>
      </w:pPr>
      <w:r>
        <w:rPr>
          <w:b/>
          <w:bCs/>
        </w:rPr>
        <w:t xml:space="preserve">Example 173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170</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71"/>
    <w:bookmarkStart w:id="572" w:name="thm-moore-penrose-generalized-inverse"/>
    <w:p>
      <w:pPr>
        <w:pStyle w:val="BodyText"/>
      </w:pPr>
      <w:r>
        <w:rPr>
          <w:b/>
          <w:bCs/>
        </w:rPr>
        <w:t xml:space="preserve">Theorem 96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p>
    <w:bookmarkEnd w:id="572"/>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110</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73" w:name="exm-moore-penrose-generalized-inverse"/>
    <w:p>
      <w:pPr>
        <w:pStyle w:val="BodyText"/>
      </w:pPr>
      <w:r>
        <w:rPr>
          <w:b/>
          <w:bCs/>
        </w:rPr>
        <w:t xml:space="preserve">Example 174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110</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96</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73"/>
    <w:bookmarkStart w:id="574" w:name="thm-moore-penrose-unique"/>
    <w:p>
      <w:pPr>
        <w:pStyle w:val="BodyText"/>
      </w:pPr>
      <w:r>
        <w:rPr>
          <w:b/>
          <w:bCs/>
        </w:rPr>
        <w:t xml:space="preserve">Theorem 97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74"/>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75" w:name="exm-moore-penrose-unique"/>
    <w:p>
      <w:pPr>
        <w:pStyle w:val="FirstParagraph"/>
      </w:pPr>
      <w:r>
        <w:rPr>
          <w:b/>
          <w:bCs/>
        </w:rPr>
        <w:t xml:space="preserve">Example 175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170</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173</w:t>
        </w:r>
      </w:hyperlink>
      <w:r>
        <w:t xml:space="preserve">).</w:t>
      </w:r>
      <w:r>
        <w:t xml:space="preserve"> </w:t>
      </w:r>
      <w:r>
        <w:t xml:space="preserve">By</w:t>
      </w:r>
      <w:r>
        <w:t xml:space="preserve"> </w:t>
      </w:r>
      <w:hyperlink w:anchor="thm-moore-penrose-unique">
        <w:r>
          <w:rPr>
            <w:rStyle w:val="Hyperlink"/>
          </w:rPr>
          <w:t xml:space="preserve">Theorem 97</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75"/>
    <w:bookmarkStart w:id="576" w:name="thm-moore-penrose-exists"/>
    <w:p>
      <w:pPr>
        <w:pStyle w:val="BodyText"/>
      </w:pPr>
      <w:r>
        <w:rPr>
          <w:b/>
          <w:bCs/>
        </w:rPr>
        <w:t xml:space="preserve">Theorem 98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110</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97</w:t>
        </w:r>
      </w:hyperlink>
      <w:r>
        <w:t xml:space="preserve">.</w:t>
      </w:r>
    </w:p>
    <w:p>
      <w:pPr>
        <w:pStyle w:val="Compact"/>
        <w:numPr>
          <w:ilvl w:val="0"/>
          <w:numId w:val="1085"/>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5"/>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62</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76"/>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45</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19</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41</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87</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9</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10</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22</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22</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G</m:t>
              </m:r>
              <m:r>
                <m:rPr>
                  <m:sty m:val="p"/>
                </m:rPr>
                <m:t>.</m:t>
              </m:r>
              <m:r>
                <m:t>&amp;</m:t>
              </m:r>
              <m:r>
                <m:t>&amp;</m:t>
              </m:r>
              <m:r>
                <m:rPr>
                  <m:nor/>
                  <m:sty m:val="p"/>
                </m:rPr>
                <m:t>(</m:t>
              </m:r>
              <m:r>
                <m:rPr>
                  <m:nor/>
                  <m:sty m:val="p"/>
                </m:rPr>
                <m:t>Theorem 10</m:t>
              </m:r>
              <m:r>
                <m:rPr>
                  <m:nor/>
                  <m:sty m:val="p"/>
                </m:rPr>
                <m:t>)</m:t>
              </m:r>
            </m:e>
          </m:eqArr>
        </m:oMath>
      </m:oMathPara>
    </w:p>
    <w:bookmarkStart w:id="577" w:name="exm-moore-penrose-exists"/>
    <w:p>
      <w:pPr>
        <w:pStyle w:val="FirstParagraph"/>
      </w:pPr>
      <w:r>
        <w:rPr>
          <w:b/>
          <w:bCs/>
        </w:rPr>
        <w:t xml:space="preserve">Example 176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77</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77"/>
    <w:bookmarkStart w:id="578" w:name="def-consistent-system"/>
    <w:p>
      <w:pPr>
        <w:pStyle w:val="BodyText"/>
      </w:pPr>
      <w:r>
        <w:rPr>
          <w:b/>
          <w:bCs/>
        </w:rPr>
        <w:t xml:space="preserve">Definition 111 (Consistent linear system)</w:t>
      </w:r>
      <w:r>
        <w:t xml:space="preserve"> </w:t>
      </w:r>
      <w:r>
        <w:t xml:space="preserve">A linear system (</w:t>
      </w:r>
      <w:hyperlink w:anchor="def-linear-system">
        <w:r>
          <w:rPr>
            <w:rStyle w:val="Hyperlink"/>
          </w:rPr>
          <w:t xml:space="preserve">Definition 33</w:t>
        </w:r>
      </w:hyperlink>
      <w:r>
        <w:t xml:space="preserve">)</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is</w:t>
      </w:r>
      <w:r>
        <w:t xml:space="preserve"> </w:t>
      </w:r>
      <w:r>
        <w:rPr>
          <w:b/>
          <w:bCs/>
        </w:rPr>
        <w:t xml:space="preserve">consistent</w:t>
      </w:r>
      <w:r>
        <w:t xml:space="preserve"> </w:t>
      </w:r>
      <w:r>
        <w:t xml:space="preserve">if it has at least one solution</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and</w:t>
      </w:r>
      <w:r>
        <w:t xml:space="preserve"> </w:t>
      </w:r>
      <w:r>
        <w:rPr>
          <w:b/>
          <w:bCs/>
        </w:rPr>
        <w:t xml:space="preserve">inconsistent</w:t>
      </w:r>
      <w:r>
        <w:t xml:space="preserve"> </w:t>
      </w:r>
      <w:r>
        <w:t xml:space="preserve">otherwise.</w:t>
      </w:r>
    </w:p>
    <w:bookmarkEnd w:id="578"/>
    <w:bookmarkStart w:id="579" w:name="exm-consistent-system"/>
    <w:p>
      <w:pPr>
        <w:pStyle w:val="BodyText"/>
      </w:pPr>
      <w:r>
        <w:rPr>
          <w:b/>
          <w:bCs/>
        </w:rPr>
        <w:t xml:space="preserve">Example 177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32</w:t>
        </w:r>
      </w:hyperlink>
      <w:r>
        <w:t xml:space="preserve">).</w:t>
      </w:r>
    </w:p>
    <w:p>
      <w:pPr>
        <w:pStyle w:val="Compact"/>
        <w:numPr>
          <w:ilvl w:val="0"/>
          <w:numId w:val="1086"/>
        </w:numPr>
      </w:pP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is consistent:</w:t>
      </w:r>
      <w:r>
        <w:t xml:space="preserve"> </w:t>
      </w:r>
      <m:oMath>
        <m:acc>
          <m:accPr>
            <m:chr m:val="̃"/>
          </m:accPr>
          <m:e>
            <m:r>
              <m:t>x</m:t>
            </m:r>
          </m:e>
        </m:acc>
        <m:r>
          <m:rPr>
            <m:sty m:val="p"/>
          </m:rPr>
          <m:t>=</m:t>
        </m:r>
        <m:r>
          <m:rPr>
            <m:sty m:val="p"/>
          </m:rPr>
          <m:t>(</m:t>
        </m:r>
        <m:r>
          <m:t>2</m:t>
        </m:r>
        <m:r>
          <m:rPr>
            <m:sty m:val="p"/>
          </m:rPr>
          <m:t>,</m:t>
        </m:r>
        <m:r>
          <m:t>0</m:t>
        </m:r>
        <m:r>
          <m:rPr>
            <m:sty m:val="p"/>
          </m:rPr>
          <m:t>)</m:t>
        </m:r>
      </m:oMath>
      <w:r>
        <w:t xml:space="preserve"> </w:t>
      </w:r>
      <w:r>
        <w:t xml:space="preserve">is a solution.</w:t>
      </w:r>
    </w:p>
    <w:p>
      <w:pPr>
        <w:pStyle w:val="Compact"/>
        <w:numPr>
          <w:ilvl w:val="0"/>
          <w:numId w:val="1086"/>
        </w:numPr>
      </w:pP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is inconsistent:</w:t>
      </w:r>
      <w:r>
        <w:t xml:space="preserve"> </w:t>
      </w:r>
      <w:r>
        <w:t xml:space="preserve">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 never</w:t>
      </w:r>
      <w:r>
        <w:t xml:space="preserve"> </w:t>
      </w:r>
      <m:oMath>
        <m:r>
          <m:t>1</m:t>
        </m:r>
      </m:oMath>
      <w:r>
        <w:t xml:space="preserve">.</w:t>
      </w:r>
    </w:p>
    <w:bookmarkEnd w:id="579"/>
    <w:bookmarkStart w:id="580" w:name="thm-consistency"/>
    <w:p>
      <w:pPr>
        <w:pStyle w:val="FirstParagraph"/>
      </w:pPr>
      <w:r>
        <w:rPr>
          <w:b/>
          <w:bCs/>
        </w:rPr>
        <w:t xml:space="preserve">Theorem 99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r>
        <w:t xml:space="preserve"> </w:t>
      </w:r>
      <w:r>
        <w:t xml:space="preserve">The following statements are equivalent:</w:t>
      </w:r>
    </w:p>
    <w:p>
      <w:pPr>
        <w:pStyle w:val="Compact"/>
        <w:numPr>
          <w:ilvl w:val="0"/>
          <w:numId w:val="1087"/>
        </w:numPr>
      </w:pP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111</w:t>
        </w:r>
      </w:hyperlink>
      <w:r>
        <w:t xml:space="preserve">);</w:t>
      </w:r>
    </w:p>
    <w:p>
      <w:pPr>
        <w:pStyle w:val="Compact"/>
        <w:numPr>
          <w:ilvl w:val="0"/>
          <w:numId w:val="1087"/>
        </w:numPr>
      </w:pPr>
      <m:oMath>
        <m:acc>
          <m:accPr>
            <m:chr m:val="̃"/>
          </m:accPr>
          <m:e>
            <m:r>
              <m:t>b</m:t>
            </m:r>
          </m:e>
        </m:acc>
        <m:r>
          <m:rPr>
            <m:sty m:val="p"/>
          </m:rPr>
          <m:t>∈</m:t>
        </m:r>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52</w:t>
        </w:r>
      </w:hyperlink>
      <w:r>
        <w:t xml:space="preserve">);</w:t>
      </w:r>
    </w:p>
    <w:p>
      <w:pPr>
        <w:pStyle w:val="Compact"/>
        <w:numPr>
          <w:ilvl w:val="0"/>
          <w:numId w:val="1087"/>
        </w:numPr>
      </w:pPr>
      <m:oMath>
        <m:r>
          <m:rPr>
            <m:sty m:val="bi"/>
          </m:rPr>
          <m:t>A</m:t>
        </m:r>
        <m:r>
          <m:rPr>
            <m:sty m:val="bi"/>
          </m:rPr>
          <m:t>G</m:t>
        </m:r>
        <m:acc>
          <m:accPr>
            <m:chr m:val="̃"/>
          </m:accPr>
          <m:e>
            <m:r>
              <m:t>b</m:t>
            </m:r>
          </m:e>
        </m:acc>
        <m:r>
          <m:rPr>
            <m:sty m:val="p"/>
          </m:rPr>
          <m:t>=</m:t>
        </m:r>
        <m:acc>
          <m:accPr>
            <m:chr m:val="̃"/>
          </m:accPr>
          <m:e>
            <m:r>
              <m:t>b</m:t>
            </m:r>
          </m:e>
        </m:acc>
      </m:oMath>
      <w:r>
        <w:t xml:space="preserve">.</w:t>
      </w:r>
    </w:p>
    <w:bookmarkEnd w:id="580"/>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 </w:t>
      </w:r>
      <w:r>
        <w:t xml:space="preserve">(</w:t>
      </w:r>
      <w:hyperlink w:anchor="def-consistent-system">
        <w:r>
          <w:rPr>
            <w:rStyle w:val="Hyperlink"/>
          </w:rPr>
          <w:t xml:space="preserve">Definition 111</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52</w:t>
        </w:r>
      </w:hyperlink>
      <w:r>
        <w:t xml:space="preserve">),</w:t>
      </w:r>
      <w:r>
        <w:t xml:space="preserve"> </w:t>
      </w:r>
      <w:r>
        <w:t xml:space="preserve">so</w:t>
      </w:r>
      <w:r>
        <w:t xml:space="preserve"> </w:t>
      </w:r>
      <m:oMath>
        <m:acc>
          <m:accPr>
            <m:chr m:val="̃"/>
          </m:accPr>
          <m:e>
            <m:r>
              <m:t>b</m:t>
            </m:r>
          </m:e>
        </m:acc>
      </m:oMath>
      <w:r>
        <w:t xml:space="preserve"> </w:t>
      </w:r>
      <w:r>
        <w:t xml:space="preserve">is in it exactly when</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95</w:t>
        </w:r>
      </w:hyperlink>
      <w:r>
        <w:t xml:space="preserve">,</w:t>
      </w:r>
      <w:r>
        <w:t xml:space="preserve"> </w:t>
      </w:r>
      <m:oMath>
        <m:r>
          <m:rPr>
            <m:sty m:val="bi"/>
          </m:rPr>
          <m:t>G</m:t>
        </m:r>
        <m:acc>
          <m:accPr>
            <m:chr m:val="̃"/>
          </m:accPr>
          <m:e>
            <m:r>
              <m:t>b</m:t>
            </m:r>
          </m:e>
        </m:acc>
      </m:oMath>
      <w:r>
        <w:t xml:space="preserve"> </w:t>
      </w:r>
      <w:r>
        <w:t xml:space="preserve">is a solution,</w:t>
      </w:r>
      <w:r>
        <w:t xml:space="preserve"> </w:t>
      </w:r>
      <w:r>
        <w:t xml:space="preserve">so</w:t>
      </w:r>
      <w:r>
        <w:t xml:space="preserve"> </w:t>
      </w:r>
      <m:oMath>
        <m:r>
          <m:rPr>
            <m:sty m:val="bi"/>
          </m:rPr>
          <m:t>A</m:t>
        </m:r>
        <m:r>
          <m:t> </m:t>
        </m:r>
        <m:r>
          <m:rPr>
            <m:sty m:val="p"/>
          </m:rPr>
          <m:t>(</m:t>
        </m:r>
        <m:r>
          <m:rPr>
            <m:sty m:val="bi"/>
          </m:rPr>
          <m:t>G</m:t>
        </m:r>
        <m:acc>
          <m:accPr>
            <m:chr m:val="̃"/>
          </m:accPr>
          <m:e>
            <m:r>
              <m:t>b</m:t>
            </m:r>
          </m:e>
        </m:acc>
        <m:r>
          <m:rPr>
            <m:sty m:val="p"/>
          </m:rPr>
          <m:t>)</m:t>
        </m:r>
        <m:r>
          <m:rPr>
            <m:sty m:val="p"/>
          </m:rPr>
          <m:t>=</m:t>
        </m:r>
        <m:acc>
          <m:accPr>
            <m:chr m:val="̃"/>
          </m:accPr>
          <m:e>
            <m:r>
              <m:t>b</m:t>
            </m:r>
          </m:e>
        </m:acc>
      </m:oMath>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m:oMath>
        <m:r>
          <m:rPr>
            <m:sty m:val="bi"/>
          </m:rPr>
          <m:t>A</m:t>
        </m:r>
        <m:r>
          <m:rPr>
            <m:sty m:val="bi"/>
          </m:rPr>
          <m:t>G</m:t>
        </m:r>
        <m:acc>
          <m:accPr>
            <m:chr m:val="̃"/>
          </m:accPr>
          <m:e>
            <m:r>
              <m:t>b</m:t>
            </m:r>
          </m:e>
        </m:acc>
        <m:r>
          <m:rPr>
            <m:sty m:val="p"/>
          </m:rPr>
          <m:t>=</m:t>
        </m:r>
        <m:acc>
          <m:accPr>
            <m:chr m:val="̃"/>
          </m:accPr>
          <m:e>
            <m:r>
              <m:t>b</m:t>
            </m:r>
          </m:e>
        </m:acc>
      </m:oMath>
      <w:r>
        <w:t xml:space="preserve">,</w:t>
      </w:r>
      <w:r>
        <w:t xml:space="preserve"> </w:t>
      </w:r>
      <w:r>
        <w:t xml:space="preserve">then</w:t>
      </w:r>
      <w:r>
        <w:t xml:space="preserve"> </w:t>
      </w:r>
      <m:oMath>
        <m:acc>
          <m:accPr>
            <m:chr m:val="̃"/>
          </m:accPr>
          <m:e>
            <m:r>
              <m:t>x</m:t>
            </m:r>
          </m:e>
        </m:acc>
        <m:r>
          <m:rPr>
            <m:sty m:val="p"/>
          </m:rPr>
          <m:t>=</m:t>
        </m:r>
        <m:r>
          <m:rPr>
            <m:sty m:val="bi"/>
          </m:rPr>
          <m:t>G</m:t>
        </m:r>
        <m:acc>
          <m:accPr>
            <m:chr m:val="̃"/>
          </m:accPr>
          <m:e>
            <m:r>
              <m:t>b</m:t>
            </m:r>
          </m:e>
        </m:acc>
      </m:oMath>
      <w:r>
        <w:t xml:space="preserve"> </w:t>
      </w:r>
      <w:r>
        <w:t xml:space="preserve">is a solution,</w:t>
      </w:r>
      <w:r>
        <w:t xml:space="preserve"> </w:t>
      </w:r>
      <w:r>
        <w:t xml:space="preserve">since</w:t>
      </w:r>
      <w:r>
        <w:t xml:space="preserve"> </w:t>
      </w:r>
      <m:oMath>
        <m:r>
          <m:rPr>
            <m:sty m:val="bi"/>
          </m:rPr>
          <m:t>A</m:t>
        </m:r>
        <m:r>
          <m:t> </m:t>
        </m:r>
        <m:r>
          <m:rPr>
            <m:sty m:val="p"/>
          </m:rPr>
          <m:t>(</m:t>
        </m:r>
        <m:r>
          <m:rPr>
            <m:sty m:val="bi"/>
          </m:rPr>
          <m:t>G</m:t>
        </m:r>
        <m:acc>
          <m:accPr>
            <m:chr m:val="̃"/>
          </m:accPr>
          <m:e>
            <m:r>
              <m:t>b</m:t>
            </m:r>
          </m:e>
        </m:acc>
        <m:r>
          <m:rPr>
            <m:sty m:val="p"/>
          </m:rPr>
          <m:t>)</m:t>
        </m:r>
        <m:r>
          <m:rPr>
            <m:sty m:val="p"/>
          </m:rPr>
          <m:t>=</m:t>
        </m:r>
        <m:r>
          <m:rPr>
            <m:sty m:val="p"/>
          </m:rPr>
          <m:t>(</m:t>
        </m:r>
        <m:r>
          <m:rPr>
            <m:sty m:val="bi"/>
          </m:rPr>
          <m:t>A</m:t>
        </m:r>
        <m:r>
          <m:rPr>
            <m:sty m:val="bi"/>
          </m:rPr>
          <m:t>G</m:t>
        </m:r>
        <m:r>
          <m:rPr>
            <m:sty m:val="p"/>
          </m:rPr>
          <m:t>)</m:t>
        </m:r>
        <m:r>
          <m:t> </m:t>
        </m:r>
        <m:acc>
          <m:accPr>
            <m:chr m:val="̃"/>
          </m:accPr>
          <m:e>
            <m:r>
              <m:t>b</m:t>
            </m:r>
          </m:e>
        </m:acc>
      </m:oMath>
      <w:r>
        <w:t xml:space="preserve"> </w:t>
      </w:r>
      <w:r>
        <w:t xml:space="preserve">(</w:t>
      </w:r>
      <w:hyperlink w:anchor="thm-matmul-assoc">
        <w:r>
          <w:rPr>
            <w:rStyle w:val="Hyperlink"/>
          </w:rPr>
          <w:t xml:space="preserve">Theorem 8</w:t>
        </w:r>
      </w:hyperlink>
      <w:r>
        <w:t xml:space="preserve">).</w:t>
      </w:r>
    </w:p>
    <w:bookmarkStart w:id="581" w:name="exm-consistency"/>
    <w:p>
      <w:pPr>
        <w:pStyle w:val="BodyText"/>
      </w:pPr>
      <w:r>
        <w:rPr>
          <w:b/>
          <w:bCs/>
        </w:rPr>
        <w:t xml:space="preserve">Example 178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8"/>
        </w:numPr>
      </w:pPr>
      <m:oMath>
        <m:acc>
          <m:accPr>
            <m:chr m:val="̃"/>
          </m:accPr>
          <m:e>
            <m:r>
              <m:t>b</m:t>
            </m:r>
          </m:e>
        </m:acc>
        <m:r>
          <m:rPr>
            <m:sty m:val="p"/>
          </m:rPr>
          <m:t>=</m:t>
        </m:r>
        <m:r>
          <m:rPr>
            <m:sty m:val="p"/>
          </m:rPr>
          <m:t>(</m:t>
        </m:r>
        <m:r>
          <m:t>2</m:t>
        </m:r>
        <m:r>
          <m:rPr>
            <m:sty m:val="p"/>
          </m:rPr>
          <m:t>,</m:t>
        </m:r>
        <m:r>
          <m:t>0</m:t>
        </m:r>
        <m:r>
          <m:rPr>
            <m:sty m:val="p"/>
          </m:rPr>
          <m:t>)</m:t>
        </m:r>
      </m:oMath>
      <w:r>
        <w:t xml:space="preserve">:</w:t>
      </w:r>
    </w:p>
    <w:p>
      <w:pPr>
        <w:pStyle w:val="BodyText"/>
      </w:pPr>
      <m:oMathPara>
        <m:oMathParaPr>
          <m:jc m:val="center"/>
        </m:oMathParaPr>
        <m:oMath>
          <m:eqArr>
            <m:e>
              <m:r>
                <m:rPr>
                  <m:sty m:val="bi"/>
                </m:rPr>
                <m:t>A</m:t>
              </m:r>
              <m:r>
                <m:rPr>
                  <m:sty m:val="bi"/>
                </m:rPr>
                <m:t>G</m:t>
              </m:r>
              <m:acc>
                <m:accPr>
                  <m:chr m:val="̃"/>
                </m:accPr>
                <m:e>
                  <m:r>
                    <m:t>b</m:t>
                  </m:r>
                </m:e>
              </m:acc>
              <m:r>
                <m:t>&amp;</m:t>
              </m:r>
              <m:r>
                <m:rPr>
                  <m:sty m:val="p"/>
                </m:rPr>
                <m:t>=</m:t>
              </m:r>
              <m:r>
                <m:rPr>
                  <m:sty m:val="p"/>
                </m:rPr>
                <m:t>(</m:t>
              </m:r>
              <m:r>
                <m:t>2</m:t>
              </m:r>
              <m:r>
                <m:rPr>
                  <m:sty m:val="p"/>
                </m:rPr>
                <m:t>,</m:t>
              </m:r>
              <m:r>
                <m:t>0</m:t>
              </m:r>
              <m:r>
                <m:rPr>
                  <m:sty m:val="p"/>
                </m:rPr>
                <m:t>)</m:t>
              </m:r>
            </m:e>
            <m:e>
              <m:r>
                <m:t>&amp;</m:t>
              </m:r>
              <m:r>
                <m:rPr>
                  <m:sty m:val="p"/>
                </m:rPr>
                <m:t>=</m:t>
              </m:r>
              <m:acc>
                <m:accPr>
                  <m:chr m:val="̃"/>
                </m:accPr>
                <m:e>
                  <m:r>
                    <m:t>b</m:t>
                  </m:r>
                </m:e>
              </m:acc>
              <m:r>
                <m:rPr>
                  <m:sty m:val="p"/>
                </m:rPr>
                <m:t>,</m:t>
              </m:r>
            </m:e>
          </m:eqArr>
        </m:oMath>
      </m:oMathPara>
    </w:p>
    <w:p>
      <w:pPr>
        <w:numPr>
          <w:ilvl w:val="0"/>
          <w:numId w:val="1000"/>
        </w:numPr>
      </w:pPr>
      <w:r>
        <w:t xml:space="preserve">so the system is consistent.</w:t>
      </w:r>
    </w:p>
    <w:p>
      <w:pPr>
        <w:numPr>
          <w:ilvl w:val="0"/>
          <w:numId w:val="1088"/>
        </w:numPr>
      </w:pPr>
      <m:oMath>
        <m:acc>
          <m:accPr>
            <m:chr m:val="̃"/>
          </m:accPr>
          <m:e>
            <m:r>
              <m:t>b</m:t>
            </m:r>
          </m:e>
        </m:acc>
        <m:r>
          <m:rPr>
            <m:sty m:val="p"/>
          </m:rPr>
          <m:t>=</m:t>
        </m:r>
        <m:r>
          <m:rPr>
            <m:sty m:val="p"/>
          </m:rPr>
          <m:t>(</m:t>
        </m:r>
        <m:r>
          <m:t>2</m:t>
        </m:r>
        <m:r>
          <m:rPr>
            <m:sty m:val="p"/>
          </m:rPr>
          <m:t>,</m:t>
        </m:r>
        <m:r>
          <m:t>1</m:t>
        </m:r>
        <m:r>
          <m:rPr>
            <m:sty m:val="p"/>
          </m:rPr>
          <m:t>)</m:t>
        </m:r>
      </m:oMath>
      <w:r>
        <w:t xml:space="preserve">:</w:t>
      </w:r>
      <w:r>
        <w:t xml:space="preserve"> </w:t>
      </w:r>
      <m:oMath>
        <m:r>
          <m:rPr>
            <m:sty m:val="bi"/>
          </m:rPr>
          <m:t>A</m:t>
        </m:r>
        <m:r>
          <m:rPr>
            <m:sty m:val="bi"/>
          </m:rPr>
          <m:t>G</m:t>
        </m:r>
        <m:acc>
          <m:accPr>
            <m:chr m:val="̃"/>
          </m:accPr>
          <m:e>
            <m:r>
              <m:t>b</m:t>
            </m:r>
          </m:e>
        </m:acc>
        <m:r>
          <m:rPr>
            <m:sty m:val="p"/>
          </m:rPr>
          <m:t>=</m:t>
        </m:r>
        <m:r>
          <m:rPr>
            <m:sty m:val="p"/>
          </m:rPr>
          <m:t>(</m:t>
        </m:r>
        <m:r>
          <m:t>7</m:t>
        </m:r>
        <m:r>
          <m:rPr>
            <m:sty m:val="p"/>
          </m:rPr>
          <m:t>,</m:t>
        </m:r>
        <m:r>
          <m:t>0</m:t>
        </m:r>
        <m:r>
          <m:rPr>
            <m:sty m:val="p"/>
          </m:rPr>
          <m:t>)</m:t>
        </m:r>
        <m:r>
          <m:rPr>
            <m:sty m:val="p"/>
          </m:rPr>
          <m:t>≠</m:t>
        </m:r>
        <m:acc>
          <m:accPr>
            <m:chr m:val="̃"/>
          </m:accPr>
          <m:e>
            <m:r>
              <m:t>b</m:t>
            </m:r>
          </m:e>
        </m:acc>
      </m:oMath>
      <w:r>
        <w:t xml:space="preserve">, so it is not,</w:t>
      </w:r>
      <w:r>
        <w:t xml:space="preserve"> </w:t>
      </w:r>
      <w:r>
        <w:t xml:space="preserve">as</w:t>
      </w:r>
      <w:r>
        <w:t xml:space="preserve"> </w:t>
      </w:r>
      <w:hyperlink w:anchor="exm-generalized-inverse-solves">
        <w:r>
          <w:rPr>
            <w:rStyle w:val="Hyperlink"/>
          </w:rPr>
          <w:t xml:space="preserve">Example 172</w:t>
        </w:r>
      </w:hyperlink>
      <w:r>
        <w:t xml:space="preserve"> </w:t>
      </w:r>
      <w:r>
        <w:t xml:space="preserve">found directly.</w:t>
      </w:r>
    </w:p>
    <w:bookmarkEnd w:id="581"/>
    <w:bookmarkStart w:id="582" w:name="thm-solution-set"/>
    <w:p>
      <w:pPr>
        <w:pStyle w:val="FirstParagraph"/>
      </w:pPr>
      <w:r>
        <w:rPr>
          <w:b/>
          <w:bCs/>
        </w:rPr>
        <w:t xml:space="preserve">Theorem 100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109</w:t>
        </w:r>
      </w:hyperlink>
      <w:r>
        <w:t xml:space="preserve">).</w:t>
      </w:r>
    </w:p>
    <w:p>
      <w:pPr>
        <w:pStyle w:val="Compact"/>
        <w:numPr>
          <w:ilvl w:val="0"/>
          <w:numId w:val="1089"/>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exactly when</w:t>
      </w:r>
      <w:r>
        <w:t xml:space="preserve"> </w:t>
      </w:r>
      <m:oMath>
        <m:acc>
          <m:accPr>
            <m:chr m:val="̃"/>
          </m:accPr>
          <m:e>
            <m:r>
              <m:t>x</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r>
          <m:rPr>
            <m:sty m:val="p"/>
          </m:rPr>
          <m:t>∈</m:t>
        </m:r>
        <m:sSup>
          <m:e>
            <m:r>
              <m:rPr>
                <m:scr m:val="double-struck"/>
                <m:sty m:val="p"/>
              </m:rPr>
              <m:t>R</m:t>
            </m:r>
          </m:e>
          <m:sup>
            <m:r>
              <m:t>n</m:t>
            </m:r>
          </m:sup>
        </m:sSup>
      </m:oMath>
      <w:r>
        <w:t xml:space="preserve">.</w:t>
      </w:r>
    </w:p>
    <w:p>
      <w:pPr>
        <w:pStyle w:val="Compact"/>
        <w:numPr>
          <w:ilvl w:val="0"/>
          <w:numId w:val="1089"/>
        </w:numPr>
      </w:pP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111</w:t>
        </w:r>
      </w:hyperlink>
      <w:r>
        <w:t xml:space="preserve">),</w:t>
      </w:r>
      <w:r>
        <w:t xml:space="preserve"> </w:t>
      </w:r>
      <w:r>
        <w:t xml:space="preserve">then</w:t>
      </w:r>
      <w:r>
        <w:t xml:space="preserve"> </w:t>
      </w:r>
      <m:oMath>
        <m:acc>
          <m:accPr>
            <m:chr m:val="̃"/>
          </m:accPr>
          <m:e>
            <m:r>
              <m:t>x</m:t>
            </m:r>
          </m:e>
        </m:acc>
      </m:oMath>
      <w:r>
        <w:t xml:space="preserve"> </w:t>
      </w:r>
      <w:r>
        <w:t xml:space="preserve">is a solution exactly when</w:t>
      </w:r>
    </w:p>
    <w:p>
      <w:pPr>
        <w:pStyle w:val="Compact"/>
      </w:pPr>
      <m:oMathPara>
        <m:oMathParaPr>
          <m:jc m:val="center"/>
        </m:oMathParaP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t> </m:t>
          </m:r>
          <m:r>
            <m:rPr>
              <m:nor/>
              <m:sty m:val="p"/>
            </m:rPr>
            <m:t>for some </m:t>
          </m:r>
          <m:acc>
            <m:accPr>
              <m:chr m:val="̃"/>
            </m:accPr>
            <m:e>
              <m:r>
                <m:t>q</m:t>
              </m:r>
            </m:e>
          </m:acc>
          <m:r>
            <m:rPr>
              <m:sty m:val="p"/>
            </m:rPr>
            <m:t>∈</m:t>
          </m:r>
          <m:sSup>
            <m:e>
              <m:r>
                <m:rPr>
                  <m:scr m:val="double-struck"/>
                  <m:sty m:val="p"/>
                </m:rPr>
                <m:t>R</m:t>
              </m:r>
            </m:e>
            <m:sup>
              <m:r>
                <m:t>n</m:t>
              </m:r>
            </m:sup>
          </m:sSup>
          <m:r>
            <m:rPr>
              <m:sty m:val="p"/>
            </m:rPr>
            <m:t>:</m:t>
          </m:r>
        </m:oMath>
      </m:oMathPara>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82"/>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93</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10</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109</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rPr>
            <m:sty m:val="p"/>
          </m:rPr>
          <m:t>=</m:t>
        </m:r>
        <m:sSub>
          <m:e>
            <m:acc>
              <m:accPr>
                <m:chr m:val="̃"/>
              </m:accPr>
              <m:e>
                <m:r>
                  <m:t>0</m:t>
                </m:r>
              </m:e>
            </m:acc>
          </m:e>
          <m:sub>
            <m:r>
              <m:t>m</m:t>
            </m:r>
          </m:sub>
        </m:sSub>
      </m:oMath>
      <w:r>
        <w:t xml:space="preserve"> </w:t>
      </w:r>
      <w:r>
        <w:t xml:space="preserve">for every</w:t>
      </w:r>
      <w:r>
        <w:t xml:space="preserve"> </w:t>
      </w:r>
      <m:oMath>
        <m:acc>
          <m:accPr>
            <m:chr m:val="̃"/>
          </m:accPr>
          <m:e>
            <m:r>
              <m:t>q</m:t>
            </m:r>
          </m:e>
        </m:acc>
      </m:oMath>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then</w:t>
      </w:r>
    </w:p>
    <w:p>
      <w:pPr>
        <w:pStyle w:val="BodyText"/>
      </w:pPr>
      <m:oMathPara>
        <m:oMathParaPr>
          <m:jc m:val="center"/>
        </m:oMathParaPr>
        <m:oMath>
          <m:eqArr>
            <m:e>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x</m:t>
                  </m:r>
                </m:e>
              </m:acc>
              <m:r>
                <m:t>&amp;</m:t>
              </m:r>
              <m:r>
                <m:rPr>
                  <m:sty m:val="p"/>
                </m:rPr>
                <m:t>=</m:t>
              </m:r>
              <m:sSub>
                <m:e>
                  <m:r>
                    <m:rPr>
                      <m:sty m:val="bi"/>
                    </m:rPr>
                    <m:t>I</m:t>
                  </m:r>
                </m:e>
                <m:sub>
                  <m:r>
                    <m:t>n</m:t>
                  </m:r>
                </m:sub>
              </m:sSub>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93</m:t>
              </m:r>
              <m:r>
                <m:rPr>
                  <m:nor/>
                  <m:sty m:val="p"/>
                </m:rPr>
                <m:t>, with </m:t>
              </m:r>
              <m:acc>
                <m:accPr>
                  <m:chr m:val="̃"/>
                </m:accPr>
                <m:e>
                  <m:r>
                    <m:t>x</m:t>
                  </m:r>
                </m:e>
              </m:acc>
              <m:r>
                <m:rPr>
                  <m:nor/>
                  <m:sty m:val="p"/>
                </m:rPr>
                <m:t> as the last factor)</m:t>
              </m:r>
            </m:e>
            <m:e>
              <m:r>
                <m:t>&amp;</m:t>
              </m:r>
              <m:r>
                <m:rPr>
                  <m:sty m:val="p"/>
                </m:rPr>
                <m:t>=</m:t>
              </m:r>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10</m:t>
              </m:r>
              <m:r>
                <m:rPr>
                  <m:nor/>
                  <m:sty m:val="p"/>
                </m:rPr>
                <m:t>)</m:t>
              </m:r>
            </m:e>
            <m:e>
              <m:r>
                <m:t>&amp;</m:t>
              </m:r>
              <m:r>
                <m:rPr>
                  <m:sty m:val="p"/>
                </m:rPr>
                <m:t>=</m:t>
              </m:r>
              <m:acc>
                <m:accPr>
                  <m:chr m:val="̃"/>
                </m:accPr>
                <m:e>
                  <m:r>
                    <m:t>x</m:t>
                  </m:r>
                </m:e>
              </m:acc>
              <m:r>
                <m:rPr>
                  <m:sty m:val="p"/>
                </m:rPr>
                <m:t>−</m:t>
              </m:r>
              <m:r>
                <m:rPr>
                  <m:sty m:val="bi"/>
                </m:rPr>
                <m:t>G</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acc>
                <m:accPr>
                  <m:chr m:val="̃"/>
                </m:accPr>
                <m:e>
                  <m:r>
                    <m:t>x</m:t>
                  </m:r>
                </m:e>
              </m:acc>
              <m:r>
                <m:rPr>
                  <m:sty m:val="p"/>
                </m:rPr>
                <m:t>−</m:t>
              </m:r>
              <m:r>
                <m:rPr>
                  <m:sty m:val="bi"/>
                </m:rPr>
                <m:t>G</m:t>
              </m:r>
              <m:r>
                <m:t> </m:t>
              </m:r>
              <m:sSub>
                <m:e>
                  <m:acc>
                    <m:accPr>
                      <m:chr m:val="̃"/>
                    </m:accPr>
                    <m:e>
                      <m:r>
                        <m:t>0</m:t>
                      </m:r>
                    </m:e>
                  </m:acc>
                </m:e>
                <m:sub>
                  <m:r>
                    <m:t>m</m:t>
                  </m:r>
                </m:sub>
              </m:sSub>
              <m:r>
                <m:t>&amp;</m:t>
              </m:r>
              <m:r>
                <m:t>&amp;</m:t>
              </m:r>
              <m:r>
                <m:rPr>
                  <m:nor/>
                  <m:sty m:val="p"/>
                </m:rPr>
                <m:t>(</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acc>
                <m:accPr>
                  <m:chr m:val="̃"/>
                </m:accPr>
                <m:e>
                  <m:r>
                    <m:t>x</m:t>
                  </m:r>
                </m:e>
              </m:acc>
              <m:r>
                <m:rPr>
                  <m:sty m:val="p"/>
                </m:rPr>
                <m:t>,</m:t>
              </m:r>
              <m:r>
                <m:t>&amp;</m:t>
              </m:r>
              <m:r>
                <m:t>&amp;</m:t>
              </m:r>
              <m:r>
                <m:rPr>
                  <m:nor/>
                  <m:sty m:val="p"/>
                </m:rPr>
                <m:t>(</m:t>
              </m:r>
              <m:r>
                <m:rPr>
                  <m:sty m:val="bi"/>
                </m:rPr>
                <m:t>G</m:t>
              </m:r>
              <m:r>
                <m:t> </m:t>
              </m:r>
              <m:sSub>
                <m:e>
                  <m:acc>
                    <m:accPr>
                      <m:chr m:val="̃"/>
                    </m:accPr>
                    <m:e>
                      <m:r>
                        <m:t>0</m:t>
                      </m:r>
                    </m:e>
                  </m:acc>
                </m:e>
                <m:sub>
                  <m:r>
                    <m:t>m</m:t>
                  </m:r>
                </m:sub>
              </m:sSub>
              <m:r>
                <m:rPr>
                  <m:sty m:val="p"/>
                </m:rPr>
                <m:t>=</m:t>
              </m:r>
              <m:sSub>
                <m:e>
                  <m:acc>
                    <m:accPr>
                      <m:chr m:val="̃"/>
                    </m:accPr>
                    <m:e>
                      <m:r>
                        <m:t>0</m:t>
                      </m:r>
                    </m:e>
                  </m:acc>
                </m:e>
                <m:sub>
                  <m:r>
                    <m:t>n</m:t>
                  </m:r>
                </m:sub>
              </m:sSub>
              <m:r>
                <m:rPr>
                  <m:nor/>
                  <m:sty m:val="p"/>
                </m:rPr>
                <m:t>)</m:t>
              </m:r>
            </m:e>
          </m:eqArr>
        </m:oMath>
      </m:oMathPara>
    </w:p>
    <w:p>
      <w:pPr>
        <w:pStyle w:val="FirstParagraph"/>
      </w:pPr>
      <w:r>
        <w:t xml:space="preserve">so</w:t>
      </w:r>
      <w:r>
        <w:t xml:space="preserve"> </w:t>
      </w:r>
      <m:oMath>
        <m:acc>
          <m:accPr>
            <m:chr m:val="̃"/>
          </m:accPr>
          <m:e>
            <m:r>
              <m:t>x</m:t>
            </m:r>
          </m:e>
        </m:acc>
      </m:oMath>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m:oMath>
        <m:acc>
          <m:accPr>
            <m:chr m:val="̃"/>
          </m:accPr>
          <m:e>
            <m:r>
              <m:t>q</m:t>
            </m:r>
          </m:e>
        </m:acc>
        <m:r>
          <m:rPr>
            <m:sty m:val="p"/>
          </m:rPr>
          <m:t>=</m:t>
        </m:r>
        <m:acc>
          <m:accPr>
            <m:chr m:val="̃"/>
          </m:accPr>
          <m:e>
            <m:r>
              <m:t>x</m:t>
            </m:r>
          </m:e>
        </m:acc>
      </m:oMath>
      <w:r>
        <w:t xml:space="preserve">.</w:t>
      </w:r>
    </w:p>
    <w:p>
      <w:pPr>
        <w:pStyle w:val="BodyText"/>
      </w:pPr>
      <w:r>
        <w:rPr>
          <w:b/>
          <w:bCs/>
        </w:rPr>
        <w:t xml:space="preserve">Part 2.</w:t>
      </w:r>
      <w:r>
        <w:t xml:space="preserve"> </w:t>
      </w:r>
      <m:oMath>
        <m:r>
          <m:rPr>
            <m:sty m:val="bi"/>
          </m:rPr>
          <m:t>G</m:t>
        </m:r>
        <m:acc>
          <m:accPr>
            <m:chr m:val="̃"/>
          </m:accPr>
          <m:e>
            <m:r>
              <m:t>b</m:t>
            </m:r>
          </m:e>
        </m:acc>
      </m:oMath>
      <w:r>
        <w:t xml:space="preserve"> </w:t>
      </w:r>
      <w:r>
        <w:t xml:space="preserve">is a solution (</w:t>
      </w:r>
      <w:hyperlink w:anchor="thm-generalized-inverse-solves">
        <w:r>
          <w:rPr>
            <w:rStyle w:val="Hyperlink"/>
          </w:rPr>
          <w:t xml:space="preserve">Theorem 95</w:t>
        </w:r>
      </w:hyperlink>
      <w:r>
        <w:t xml:space="preserve">).</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r>
                <m:rPr>
                  <m:sty m:val="bi"/>
                </m:rPr>
                <m:t>A</m:t>
              </m:r>
              <m:r>
                <m:t> </m:t>
              </m:r>
              <m:r>
                <m:rPr>
                  <m:sty m:val="p"/>
                </m:rPr>
                <m:t>(</m:t>
              </m:r>
              <m:acc>
                <m:accPr>
                  <m:chr m:val="̃"/>
                </m:accPr>
                <m:e>
                  <m:r>
                    <m:t>x</m:t>
                  </m:r>
                </m:e>
              </m:acc>
              <m:r>
                <m:rPr>
                  <m:sty m:val="p"/>
                </m:rPr>
                <m:t>−</m:t>
              </m:r>
              <m:r>
                <m:rPr>
                  <m:sty m:val="bi"/>
                </m:rPr>
                <m:t>G</m:t>
              </m:r>
              <m:acc>
                <m:accPr>
                  <m:chr m:val="̃"/>
                </m:accPr>
                <m:e>
                  <m:r>
                    <m:t>b</m:t>
                  </m:r>
                </m:e>
              </m:acc>
              <m:r>
                <m:rPr>
                  <m:sty m:val="p"/>
                </m:rPr>
                <m:t>)</m:t>
              </m:r>
              <m:r>
                <m:t>&amp;</m:t>
              </m:r>
              <m:r>
                <m:rPr>
                  <m:sty m:val="p"/>
                </m:rPr>
                <m:t>=</m:t>
              </m:r>
              <m:r>
                <m:rPr>
                  <m:sty m:val="bi"/>
                </m:rPr>
                <m:t>A</m:t>
              </m:r>
              <m:acc>
                <m:accPr>
                  <m:chr m:val="̃"/>
                </m:accPr>
                <m:e>
                  <m:r>
                    <m:t>x</m:t>
                  </m:r>
                </m:e>
              </m:acc>
              <m:r>
                <m:rPr>
                  <m:sty m:val="p"/>
                </m:rPr>
                <m:t>−</m:t>
              </m:r>
              <m:r>
                <m:rPr>
                  <m:sty m:val="bi"/>
                </m:rPr>
                <m:t>A</m:t>
              </m:r>
              <m:r>
                <m:t> </m:t>
              </m:r>
              <m:r>
                <m:rPr>
                  <m:sty m:val="p"/>
                </m:rPr>
                <m:t>(</m:t>
              </m:r>
              <m:r>
                <m:rPr>
                  <m:sty m:val="bi"/>
                </m:rPr>
                <m:t>G</m:t>
              </m:r>
              <m:acc>
                <m:accPr>
                  <m:chr m:val="̃"/>
                </m:accPr>
                <m:e>
                  <m:r>
                    <m:t>b</m:t>
                  </m:r>
                </m:e>
              </m:acc>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bi"/>
                </m:rPr>
                <m:t>A</m:t>
              </m:r>
              <m:acc>
                <m:accPr>
                  <m:chr m:val="̃"/>
                </m:accPr>
                <m:e>
                  <m:r>
                    <m:t>x</m:t>
                  </m:r>
                </m:e>
              </m:acc>
              <m:r>
                <m:rPr>
                  <m:sty m:val="p"/>
                </m:rPr>
                <m:t>−</m:t>
              </m:r>
              <m:r>
                <m:rPr>
                  <m:sty m:val="bi"/>
                </m:rPr>
                <m:t>A</m:t>
              </m:r>
              <m:r>
                <m:rPr>
                  <m:sty m:val="bi"/>
                </m:rPr>
                <m:t>G</m:t>
              </m:r>
              <m:acc>
                <m:accPr>
                  <m:chr m:val="̃"/>
                </m:accPr>
                <m:e>
                  <m:r>
                    <m:t>b</m:t>
                  </m:r>
                </m:e>
              </m:acc>
              <m:r>
                <m:t>&amp;</m:t>
              </m:r>
              <m:r>
                <m:t>&amp;</m:t>
              </m:r>
              <m:r>
                <m:rPr>
                  <m:nor/>
                  <m:sty m:val="p"/>
                </m:rPr>
                <m:t>(</m:t>
              </m:r>
              <m:r>
                <m:rPr>
                  <m:nor/>
                  <m:sty m:val="p"/>
                </m:rPr>
                <m:t>Theorem 8</m:t>
              </m:r>
              <m:r>
                <m:rPr>
                  <m:nor/>
                  <m:sty m:val="p"/>
                </m:rPr>
                <m:t>)</m:t>
              </m:r>
            </m:e>
            <m:e>
              <m:r>
                <m:t>&amp;</m:t>
              </m:r>
              <m:r>
                <m:rPr>
                  <m:sty m:val="p"/>
                </m:rPr>
                <m:t>=</m:t>
              </m:r>
              <m:r>
                <m:rPr>
                  <m:sty m:val="bi"/>
                </m:rPr>
                <m:t>A</m:t>
              </m:r>
              <m:acc>
                <m:accPr>
                  <m:chr m:val="̃"/>
                </m:accPr>
                <m:e>
                  <m:r>
                    <m:t>x</m:t>
                  </m:r>
                </m:e>
              </m:acc>
              <m:r>
                <m:rPr>
                  <m:sty m:val="p"/>
                </m:rPr>
                <m:t>−</m:t>
              </m:r>
              <m:acc>
                <m:accPr>
                  <m:chr m:val="̃"/>
                </m:accPr>
                <m:e>
                  <m:r>
                    <m:t>b</m:t>
                  </m:r>
                </m:e>
              </m:acc>
              <m:r>
                <m:rPr>
                  <m:sty m:val="p"/>
                </m:rPr>
                <m:t>,</m:t>
              </m:r>
              <m:r>
                <m:t>&amp;</m:t>
              </m:r>
              <m:r>
                <m:t>&amp;</m:t>
              </m:r>
              <m:r>
                <m:rPr>
                  <m:nor/>
                  <m:sty m:val="p"/>
                </m:rPr>
                <m:t>(</m:t>
              </m:r>
              <m:r>
                <m:rPr>
                  <m:nor/>
                  <m:sty m:val="p"/>
                </m:rPr>
                <m:t>Theorem 99</m:t>
              </m:r>
              <m:r>
                <m:rPr>
                  <m:nor/>
                  <m:sty m:val="p"/>
                </m:rPr>
                <m:t>, statement 3)</m:t>
              </m:r>
            </m:e>
          </m:eqArr>
        </m:oMath>
      </m:oMathPara>
    </w:p>
    <w:p>
      <w:pPr>
        <w:pStyle w:val="FirstParagraph"/>
      </w:pPr>
      <w:r>
        <w:t xml:space="preserve">so</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acc>
          <m:accPr>
            <m:chr m:val="̃"/>
          </m:accPr>
          <m:e>
            <m:r>
              <m:t>b</m:t>
            </m:r>
          </m:e>
        </m:acc>
      </m:oMath>
      <w:r>
        <w:t xml:space="preserve"> </w:t>
      </w:r>
      <w:r>
        <w:t xml:space="preserve">exactly when</w:t>
      </w:r>
      <w:r>
        <w:t xml:space="preserve"> </w:t>
      </w:r>
      <m:oMath>
        <m:acc>
          <m:accPr>
            <m:chr m:val="̃"/>
          </m:accPr>
          <m:e>
            <m:r>
              <m:t>x</m:t>
            </m:r>
          </m:e>
        </m:acc>
        <m:r>
          <m:rPr>
            <m:sty m:val="p"/>
          </m:rPr>
          <m:t>−</m:t>
        </m:r>
        <m:r>
          <m:rPr>
            <m:sty m:val="bi"/>
          </m:rPr>
          <m:t>G</m:t>
        </m:r>
        <m:acc>
          <m:accPr>
            <m:chr m:val="̃"/>
          </m:accPr>
          <m:e>
            <m:r>
              <m:t>b</m:t>
            </m:r>
          </m:e>
        </m:acc>
        <m:r>
          <m:rPr>
            <m:sty m:val="p"/>
          </m:rPr>
          <m:t>∈</m:t>
        </m:r>
        <m:r>
          <m:rPr>
            <m:scr m:val="script"/>
            <m:sty m:val="p"/>
          </m:rPr>
          <m:t>N</m:t>
        </m:r>
        <m:r>
          <m:rPr>
            <m:sty m:val="p"/>
          </m:rPr>
          <m:t>(</m:t>
        </m:r>
        <m:r>
          <m:rPr>
            <m:sty m:val="bi"/>
          </m:rPr>
          <m:t>A</m:t>
        </m:r>
        <m:r>
          <m:rPr>
            <m:sty m:val="p"/>
          </m:rPr>
          <m:t>)</m:t>
        </m:r>
      </m:oMath>
      <w:r>
        <w:t xml:space="preserve">,</w:t>
      </w:r>
      <w:r>
        <w:t xml:space="preserve"> </w:t>
      </w:r>
      <w:r>
        <w:t xml:space="preserve">that is, by part 1, exactly when</w:t>
      </w:r>
      <w:r>
        <w:t xml:space="preserve"> </w:t>
      </w: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oMath>
      <w:r>
        <w:t xml:space="preserve">.</w:t>
      </w:r>
    </w:p>
    <w:bookmarkStart w:id="583" w:name="exm-solution-set"/>
    <w:p>
      <w:pPr>
        <w:pStyle w:val="BodyText"/>
      </w:pPr>
      <w:r>
        <w:rPr>
          <w:b/>
          <w:bCs/>
        </w:rPr>
        <w:t xml:space="preserve">Example 179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m:oMath>
        <m:acc>
          <m:accPr>
            <m:chr m:val="̃"/>
          </m:accPr>
          <m:e>
            <m:r>
              <m:t>b</m:t>
            </m:r>
          </m:e>
        </m:acc>
        <m:r>
          <m:rPr>
            <m:sty m:val="p"/>
          </m:rPr>
          <m:t>=</m:t>
        </m:r>
        <m:r>
          <m:rPr>
            <m:sty m:val="p"/>
          </m:rPr>
          <m:t>(</m:t>
        </m:r>
        <m:r>
          <m:t>2</m:t>
        </m:r>
        <m:r>
          <m:rPr>
            <m:sty m:val="p"/>
          </m:rPr>
          <m:t>,</m:t>
        </m:r>
        <m:r>
          <m:t>0</m:t>
        </m:r>
        <m:r>
          <m:rPr>
            <m:sty m:val="p"/>
          </m:rPr>
          <m:t>)</m:t>
        </m:r>
      </m:oMath>
      <w:r>
        <w:t xml:space="preserve">:</w:t>
      </w:r>
      <w:r>
        <w:t xml:space="preserve"> </w:t>
      </w:r>
      <m:oMath>
        <m:r>
          <m:rPr>
            <m:sty m:val="bi"/>
          </m:rPr>
          <m:t>G</m:t>
        </m:r>
        <m:acc>
          <m:accPr>
            <m:chr m:val="̃"/>
          </m:accPr>
          <m:e>
            <m:r>
              <m:t>b</m:t>
            </m:r>
          </m:e>
        </m:acc>
        <m:r>
          <m:rPr>
            <m:sty m:val="p"/>
          </m:rPr>
          <m:t>=</m:t>
        </m:r>
        <m:r>
          <m:rPr>
            <m:sty m:val="p"/>
          </m:rPr>
          <m:t>(</m:t>
        </m:r>
        <m:r>
          <m:t>2</m:t>
        </m:r>
        <m:r>
          <m:rPr>
            <m:sty m:val="p"/>
          </m:rPr>
          <m:t>,</m:t>
        </m:r>
        <m:r>
          <m:t>14</m:t>
        </m:r>
        <m:r>
          <m:rPr>
            <m:sty m:val="p"/>
          </m:rPr>
          <m:t>)</m:t>
        </m:r>
      </m:oMath>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m:oMathPara>
        <m:oMathParaPr>
          <m:jc m:val="center"/>
        </m:oMathParaPr>
        <m:oMath>
          <m:acc>
            <m:accPr>
              <m:chr m:val="̃"/>
            </m:accPr>
            <m:e>
              <m:r>
                <m:t>x</m:t>
              </m:r>
            </m:e>
          </m:acc>
          <m:r>
            <m:rPr>
              <m:sty m:val="p"/>
            </m:rPr>
            <m:t>=</m:t>
          </m:r>
          <m:r>
            <m:rPr>
              <m:sty m:val="p"/>
            </m:rPr>
            <m:t>(</m:t>
          </m:r>
          <m:r>
            <m:t>2</m:t>
          </m:r>
          <m:r>
            <m:rPr>
              <m:sty m:val="p"/>
            </m:rPr>
            <m:t>,</m:t>
          </m:r>
          <m:r>
            <m:t>14</m:t>
          </m:r>
          <m:r>
            <m:rPr>
              <m:sty m:val="p"/>
            </m:rPr>
            <m:t>)</m:t>
          </m:r>
          <m:r>
            <m:rPr>
              <m:sty m:val="p"/>
            </m:rPr>
            <m:t>+</m:t>
          </m:r>
          <m:r>
            <m:rPr>
              <m:sty m:val="p"/>
            </m:rPr>
            <m:t>(</m:t>
          </m:r>
          <m:r>
            <m:t>0</m:t>
          </m:r>
          <m:r>
            <m:rPr>
              <m:sty m:val="p"/>
            </m:rPr>
            <m:t>,</m:t>
          </m:r>
          <m:r>
            <m:rPr>
              <m:sty m:val="p"/>
            </m:rPr>
            <m:t>−</m:t>
          </m:r>
          <m:r>
            <m:t>7</m:t>
          </m:r>
          <m:sSub>
            <m:e>
              <m:r>
                <m:t>q</m:t>
              </m:r>
            </m:e>
            <m:sub>
              <m:r>
                <m:t>1</m:t>
              </m:r>
            </m:sub>
          </m:sSub>
          <m:r>
            <m:rPr>
              <m:sty m:val="p"/>
            </m:rPr>
            <m:t>+</m:t>
          </m:r>
          <m:sSub>
            <m:e>
              <m:r>
                <m:t>q</m:t>
              </m:r>
            </m:e>
            <m:sub>
              <m:r>
                <m:t>2</m:t>
              </m:r>
            </m:sub>
          </m:sSub>
          <m:r>
            <m:rPr>
              <m:sty m:val="p"/>
            </m:rPr>
            <m:t>)</m:t>
          </m:r>
          <m:r>
            <m:rPr>
              <m:sty m:val="p"/>
            </m:rPr>
            <m:t>,</m:t>
          </m:r>
          <m:r>
            <m:t>  </m:t>
          </m:r>
          <m:sSub>
            <m:e>
              <m:r>
                <m:t>q</m:t>
              </m:r>
            </m:e>
            <m:sub>
              <m:r>
                <m:t>1</m:t>
              </m:r>
            </m:sub>
          </m:sSub>
          <m:r>
            <m:rPr>
              <m:sty m:val="p"/>
            </m:rPr>
            <m:t>,</m:t>
          </m:r>
          <m:sSub>
            <m:e>
              <m:r>
                <m:t>q</m:t>
              </m:r>
            </m:e>
            <m:sub>
              <m:r>
                <m:t>2</m:t>
              </m:r>
            </m:sub>
          </m:sSub>
          <m:r>
            <m:rPr>
              <m:sty m:val="p"/>
            </m:rPr>
            <m:t>∈</m:t>
          </m:r>
          <m:r>
            <m:rPr>
              <m:scr m:val="double-struck"/>
              <m:sty m:val="p"/>
            </m:rPr>
            <m:t>R</m:t>
          </m:r>
          <m:r>
            <m:rPr>
              <m:sty m:val="p"/>
            </m:rPr>
            <m:t>.</m:t>
          </m:r>
        </m:oMath>
      </m:oMathPara>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83"/>
    <w:bookmarkStart w:id="584" w:name="cor-solution-unique"/>
    <w:p>
      <w:pPr>
        <w:pStyle w:val="BodyText"/>
      </w:pPr>
      <w:r>
        <w:rPr>
          <w:b/>
          <w:bCs/>
        </w:rPr>
        <w:t xml:space="preserve">Corollary 12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90"/>
        </w:numPr>
      </w:pP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r>
          <m:rPr>
            <m:sty m:val="p"/>
          </m:rPr>
          <m:t>∈</m:t>
        </m:r>
        <m:sSup>
          <m:e>
            <m:r>
              <m:rPr>
                <m:scr m:val="double-struck"/>
                <m:sty m:val="p"/>
              </m:rPr>
              <m:t>R</m:t>
            </m:r>
          </m:e>
          <m:sup>
            <m:r>
              <m:t>m</m:t>
            </m:r>
          </m:sup>
        </m:sSup>
      </m:oMath>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90"/>
        </w:numPr>
      </w:pPr>
      <w:r>
        <w:t xml:space="preserve">A consistent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84"/>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99</w:t>
        </w:r>
      </w:hyperlink>
      <w:r>
        <w:t xml:space="preserve">, the system is consistent for every</w:t>
      </w:r>
      <w:r>
        <w:t xml:space="preserve"> </w:t>
      </w:r>
      <m:oMath>
        <m:acc>
          <m:accPr>
            <m:chr m:val="̃"/>
          </m:accPr>
          <m:e>
            <m:r>
              <m:t>b</m:t>
            </m:r>
          </m:e>
        </m:acc>
      </m:oMath>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38</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50</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31</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100</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w:t>
      </w:r>
      <w:r>
        <w:t xml:space="preserve"> </w:t>
      </w:r>
      <w:r>
        <w:t xml:space="preserve">by</w:t>
      </w:r>
      <w:r>
        <w:t xml:space="preserve"> </w:t>
      </w:r>
      <w:hyperlink w:anchor="def-dimension">
        <w:r>
          <w:rPr>
            <w:rStyle w:val="Hyperlink"/>
          </w:rPr>
          <w:t xml:space="preserve">Definition 51</w:t>
        </w:r>
      </w:hyperlink>
      <w:r>
        <w:t xml:space="preserve"> </w:t>
      </w:r>
      <w:r>
        <w:t xml:space="preserve">and</w:t>
      </w:r>
      <w:r>
        <w:t xml:space="preserve"> </w:t>
      </w:r>
      <w:hyperlink w:anchor="def-span">
        <w:r>
          <w:rPr>
            <w:rStyle w:val="Hyperlink"/>
          </w:rPr>
          <w:t xml:space="preserve">Definition 47</w:t>
        </w:r>
      </w:hyperlink>
      <w:r>
        <w:t xml:space="preserve">;</w:t>
      </w:r>
      <w:r>
        <w:t xml:space="preserve"> </w:t>
      </w:r>
      <w:r>
        <w:t xml:space="preserve">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by</w:t>
      </w:r>
      <w:r>
        <w:t xml:space="preserve"> </w:t>
      </w:r>
      <w:hyperlink w:anchor="exm-dimension">
        <w:r>
          <w:rPr>
            <w:rStyle w:val="Hyperlink"/>
          </w:rPr>
          <w:t xml:space="preserve">Example 50</w:t>
        </w:r>
      </w:hyperlink>
      <w:r>
        <w:t xml:space="preserve">).</w:t>
      </w:r>
      <w:r>
        <w:t xml:space="preserve"> </w:t>
      </w:r>
      <w:r>
        <w:t xml:space="preserve">By</w:t>
      </w:r>
      <w:r>
        <w:t xml:space="preserve"> </w:t>
      </w:r>
      <w:hyperlink w:anchor="thm-rank-nullity">
        <w:r>
          <w:rPr>
            <w:rStyle w:val="Hyperlink"/>
          </w:rPr>
          <w:t xml:space="preserve">Theorem 39</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85" w:name="exm-solution-unique"/>
    <w:p>
      <w:pPr>
        <w:pStyle w:val="BodyText"/>
      </w:pPr>
      <w:r>
        <w:rPr>
          <w:b/>
          <w:bCs/>
        </w:rPr>
        <w:t xml:space="preserve">Example 180 (Three systems)</w:t>
      </w:r>
      <w:r>
        <w:t xml:space="preserve"> </w:t>
      </w:r>
      <w:r>
        <w:t xml:space="preserve"> </w:t>
      </w:r>
    </w:p>
    <w:p>
      <w:pPr>
        <w:numPr>
          <w:ilvl w:val="0"/>
          <w:numId w:val="1091"/>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71</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1"/>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160</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1"/>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0</m:t>
            </m:r>
          </m:e>
        </m:acc>
      </m:oMath>
      <w:r>
        <w:t xml:space="preserve"> </w:t>
      </w:r>
      <w:r>
        <w:t xml:space="preserve">then</w:t>
      </w:r>
    </w:p>
    <w:p>
      <w:pPr>
        <w:pStyle w:val="BodyText"/>
      </w:pPr>
      <m:oMathPara>
        <m:oMathParaPr>
          <m:jc m:val="center"/>
        </m:oMathParaPr>
        <m:oMath>
          <m:eqArr>
            <m:e>
              <m:acc>
                <m:accPr>
                  <m:chr m:val="̃"/>
                </m:accPr>
                <m:e>
                  <m:r>
                    <m:t>x</m:t>
                  </m:r>
                </m:e>
              </m:acc>
              <m:r>
                <m:t>&amp;</m:t>
              </m:r>
              <m:r>
                <m:rPr>
                  <m:sty m:val="p"/>
                </m:rPr>
                <m:t>=</m:t>
              </m:r>
              <m:sSup>
                <m:e>
                  <m:r>
                    <m:rPr>
                      <m:sty m:val="bi"/>
                    </m:rPr>
                    <m:t>A</m:t>
                  </m:r>
                </m:e>
                <m:sup>
                  <m:r>
                    <m:rPr>
                      <m:sty m:val="p"/>
                    </m:rPr>
                    <m:t>−</m:t>
                  </m:r>
                  <m:r>
                    <m:t>1</m:t>
                  </m:r>
                </m:sup>
              </m:sSup>
              <m:r>
                <m:rPr>
                  <m:sty m:val="bi"/>
                </m:rPr>
                <m:t>A</m:t>
              </m:r>
              <m:acc>
                <m:accPr>
                  <m:chr m:val="̃"/>
                </m:accPr>
                <m:e>
                  <m:r>
                    <m:t>x</m:t>
                  </m:r>
                </m:e>
              </m:acc>
            </m:e>
            <m:e>
              <m:r>
                <m:t>&amp;</m:t>
              </m:r>
              <m:r>
                <m:rPr>
                  <m:sty m:val="p"/>
                </m:rPr>
                <m:t>=</m:t>
              </m:r>
              <m:acc>
                <m:accPr>
                  <m:chr m:val="̃"/>
                </m:accPr>
                <m:e>
                  <m:r>
                    <m:t>0</m:t>
                  </m:r>
                </m:e>
              </m:acc>
              <m:r>
                <m:rPr>
                  <m:sty m:val="p"/>
                </m:rPr>
                <m:t>,</m:t>
              </m:r>
            </m:e>
          </m:eqArr>
        </m:oMath>
      </m:oMathPara>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39</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m:oMath>
        <m:sSup>
          <m:e>
            <m:r>
              <m:rPr>
                <m:sty m:val="bi"/>
              </m:rPr>
              <m:t>A</m:t>
            </m:r>
          </m:e>
          <m:sup>
            <m:r>
              <m:rPr>
                <m:sty m:val="p"/>
              </m:rPr>
              <m:t>−</m:t>
            </m:r>
            <m:r>
              <m:t>1</m:t>
            </m:r>
          </m:sup>
        </m:sSup>
        <m:acc>
          <m:accPr>
            <m:chr m:val="̃"/>
          </m:accPr>
          <m:e>
            <m:r>
              <m:t>b</m:t>
            </m:r>
          </m:e>
        </m:acc>
      </m:oMath>
      <w:r>
        <w:t xml:space="preserve">, since</w:t>
      </w:r>
      <w:r>
        <w:t xml:space="preserve"> </w:t>
      </w:r>
      <m:oMath>
        <m:r>
          <m:rPr>
            <m:sty m:val="bi"/>
          </m:rPr>
          <m:t>A</m:t>
        </m:r>
        <m:r>
          <m:t> </m:t>
        </m:r>
        <m:r>
          <m:rPr>
            <m:sty m:val="p"/>
          </m:rPr>
          <m:t>(</m:t>
        </m:r>
        <m:sSup>
          <m:e>
            <m:r>
              <m:rPr>
                <m:sty m:val="bi"/>
              </m:rPr>
              <m:t>A</m:t>
            </m:r>
          </m:e>
          <m:sup>
            <m:r>
              <m:rPr>
                <m:sty m:val="p"/>
              </m:rPr>
              <m:t>−</m:t>
            </m:r>
            <m:r>
              <m:t>1</m:t>
            </m:r>
          </m:sup>
        </m:sSup>
        <m:acc>
          <m:accPr>
            <m:chr m:val="̃"/>
          </m:accPr>
          <m:e>
            <m:r>
              <m:t>b</m:t>
            </m:r>
          </m:e>
        </m:acc>
        <m:r>
          <m:rPr>
            <m:sty m:val="p"/>
          </m:rPr>
          <m:t>)</m:t>
        </m:r>
        <m:r>
          <m:rPr>
            <m:sty m:val="p"/>
          </m:rPr>
          <m:t>=</m:t>
        </m:r>
        <m:acc>
          <m:accPr>
            <m:chr m:val="̃"/>
          </m:accPr>
          <m:e>
            <m:r>
              <m:t>b</m:t>
            </m:r>
          </m:e>
        </m:acc>
      </m:oMath>
      <w:r>
        <w:t xml:space="preserve">.</w:t>
      </w:r>
    </w:p>
    <w:bookmarkEnd w:id="585"/>
    <w:bookmarkStart w:id="586" w:name="thm-projector-generalized-inverse"/>
    <w:p>
      <w:pPr>
        <w:pStyle w:val="FirstParagraph"/>
      </w:pPr>
      <w:r>
        <w:rPr>
          <w:b/>
          <w:bCs/>
        </w:rPr>
        <w:t xml:space="preserve">Theorem 101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109</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X</m:t>
        </m:r>
        <m:r>
          <m:rPr>
            <m:sty m:val="bi"/>
          </m:rPr>
          <m:t>G</m:t>
        </m:r>
        <m:sSup>
          <m:e>
            <m:r>
              <m:rPr>
                <m:sty m:val="bi"/>
              </m:rPr>
              <m:t>X</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108</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p>
    <w:bookmarkEnd w:id="586"/>
    <w:p>
      <w:pPr>
        <w:pStyle w:val="BodyText"/>
      </w:pPr>
      <w:r>
        <w:rPr>
          <w:i/>
          <w:iCs/>
        </w:rPr>
        <w:t xml:space="preserve">Proof</w:t>
      </w:r>
      <w:r>
        <w:t xml:space="preserve">. </w:t>
      </w:r>
      <m:oMath>
        <m:sSup>
          <m:e>
            <m:r>
              <m:rPr>
                <m:sty m:val="bi"/>
              </m:rPr>
              <m:t>X</m:t>
            </m:r>
          </m:e>
          <m:sup>
            <m:r>
              <m:rPr>
                <m:sty m:val="p"/>
              </m:rPr>
              <m:t>⊤</m:t>
            </m:r>
          </m:sup>
        </m:sSup>
        <m:acc>
          <m:accPr>
            <m:chr m:val="̃"/>
          </m:accPr>
          <m:e>
            <m:r>
              <m:t>y</m:t>
            </m:r>
          </m:e>
        </m:acc>
      </m:oMath>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m:oMath>
        <m:r>
          <m:rPr>
            <m:sty m:val="p"/>
          </m:rPr>
          <m:t>(</m:t>
        </m:r>
        <m:sSup>
          <m:e>
            <m:r>
              <m:rPr>
                <m:sty m:val="bi"/>
              </m:rPr>
              <m:t>X</m:t>
            </m:r>
          </m:e>
          <m:sup>
            <m:r>
              <m:rPr>
                <m:sty m:val="p"/>
              </m:rPr>
              <m:t>⊤</m:t>
            </m:r>
          </m:sup>
        </m:sSup>
        <m:r>
          <m:rPr>
            <m:sty m:val="bi"/>
          </m:rPr>
          <m:t>X</m:t>
        </m:r>
        <m:r>
          <m:rPr>
            <m:sty m:val="p"/>
          </m:rPr>
          <m:t>)</m:t>
        </m:r>
        <m:r>
          <m:t> </m:t>
        </m:r>
        <m:acc>
          <m:accPr>
            <m:chr m:val="̃"/>
          </m:accPr>
          <m:e>
            <m:r>
              <m:t>z</m:t>
            </m:r>
          </m:e>
        </m:acc>
        <m:r>
          <m:rPr>
            <m:sty m:val="p"/>
          </m:rPr>
          <m:t>=</m:t>
        </m:r>
        <m:sSup>
          <m:e>
            <m:r>
              <m:rPr>
                <m:sty m:val="bi"/>
              </m:rPr>
              <m:t>X</m:t>
            </m:r>
          </m:e>
          <m:sup>
            <m:r>
              <m:rPr>
                <m:sty m:val="p"/>
              </m:rPr>
              <m:t>⊤</m:t>
            </m:r>
          </m:sup>
        </m:sSup>
        <m:r>
          <m:t> </m:t>
        </m:r>
        <m:r>
          <m:rPr>
            <m:sty m:val="p"/>
          </m:rPr>
          <m:t>(</m:t>
        </m:r>
        <m:r>
          <m:rPr>
            <m:sty m:val="bi"/>
          </m:rPr>
          <m:t>X</m:t>
        </m:r>
        <m:acc>
          <m:accPr>
            <m:chr m:val="̃"/>
          </m:accPr>
          <m:e>
            <m:r>
              <m:t>z</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32</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41</w:t>
        </w:r>
      </w:hyperlink>
      <w:r>
        <w:t xml:space="preserve">,</w:t>
      </w:r>
      <w:r>
        <w:t xml:space="preserve"> </w:t>
      </w:r>
      <w:hyperlink w:anchor="thm-rank-dim">
        <w:r>
          <w:rPr>
            <w:rStyle w:val="Hyperlink"/>
          </w:rPr>
          <w:t xml:space="preserve">Theorem 38</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31</w:t>
        </w:r>
      </w:hyperlink>
      <w:r>
        <w:t xml:space="preserve">),</w:t>
      </w:r>
      <w:r>
        <w:t xml:space="preserve"> </w:t>
      </w:r>
      <w:r>
        <w:t xml:space="preserve">and since</w:t>
      </w:r>
      <w:r>
        <w:t xml:space="preserve"> </w:t>
      </w:r>
      <m:oMath>
        <m:sSup>
          <m:e>
            <m:r>
              <m:rPr>
                <m:sty m:val="bi"/>
              </m:rPr>
              <m:t>X</m:t>
            </m:r>
          </m:e>
          <m:sup>
            <m:r>
              <m:rPr>
                <m:sty m:val="p"/>
              </m:rPr>
              <m:t>⊤</m:t>
            </m:r>
          </m:sup>
        </m:sSup>
        <m:acc>
          <m:accPr>
            <m:chr m:val="̃"/>
          </m:accPr>
          <m:e>
            <m:r>
              <m:t>y</m:t>
            </m:r>
          </m:e>
        </m:acc>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def-column-space">
        <w:r>
          <w:rPr>
            <w:rStyle w:val="Hyperlink"/>
          </w:rPr>
          <w:t xml:space="preserve">Definition 52</w:t>
        </w:r>
      </w:hyperlink>
      <w:r>
        <w:t xml:space="preserve">),</w:t>
      </w:r>
      <w:r>
        <w:t xml:space="preserve"> </w:t>
      </w:r>
      <m:oMath>
        <m:sSup>
          <m:e>
            <m:r>
              <m:rPr>
                <m:sty m:val="bi"/>
              </m:rPr>
              <m:t>X</m:t>
            </m:r>
          </m:e>
          <m:sup>
            <m:r>
              <m:rPr>
                <m:sty m:val="p"/>
              </m:rPr>
              <m:t>⊤</m:t>
            </m:r>
          </m:sup>
        </m:sSup>
        <m:acc>
          <m:accPr>
            <m:chr m:val="̃"/>
          </m:accPr>
          <m:e>
            <m:r>
              <m:t>y</m:t>
            </m:r>
          </m:e>
        </m:acc>
        <m:r>
          <m:rPr>
            <m:sty m:val="p"/>
          </m:rPr>
          <m:t>=</m:t>
        </m:r>
        <m:sSup>
          <m:e>
            <m:r>
              <m:rPr>
                <m:sty m:val="bi"/>
              </m:rPr>
              <m:t>X</m:t>
            </m:r>
          </m:e>
          <m:sup>
            <m:r>
              <m:rPr>
                <m:sty m:val="p"/>
              </m:rPr>
              <m:t>⊤</m:t>
            </m:r>
          </m:sup>
        </m:sSup>
        <m:r>
          <m:rPr>
            <m:sty m:val="bi"/>
          </m:rPr>
          <m:t>X</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p</m:t>
            </m:r>
          </m:sup>
        </m:sSup>
      </m:oMath>
      <w:r>
        <w:t xml:space="preserve">.</w:t>
      </w:r>
    </w:p>
    <w:p>
      <w:pPr>
        <w:pStyle w:val="BodyText"/>
      </w:pPr>
      <w:r>
        <w:rPr>
          <w:b/>
          <w:bCs/>
        </w:rPr>
        <w:t xml:space="preserve">The split.</w:t>
      </w:r>
      <w:r>
        <w:t xml:space="preserve"> </w:t>
      </w:r>
      <w:r>
        <w:t xml:space="preserve">Let</w:t>
      </w:r>
    </w:p>
    <w:p>
      <w:pPr>
        <w:pStyle w:val="BodyText"/>
      </w:pPr>
      <m:oMathPara>
        <m:oMathParaPr>
          <m:jc m:val="center"/>
        </m:oMathParaPr>
        <m:oMath>
          <m:eqArr>
            <m:e>
              <m:acc>
                <m:accPr>
                  <m:chr m:val="̃"/>
                </m:accPr>
                <m:e>
                  <m:r>
                    <m:t>u</m:t>
                  </m:r>
                </m:e>
              </m:acc>
              <m:r>
                <m:t>&amp;</m:t>
              </m:r>
              <m:r>
                <m:rPr>
                  <m:sty m:val="p"/>
                </m:rPr>
                <m:t>=</m:t>
              </m:r>
              <m:r>
                <m:rPr>
                  <m:sty m:val="bi"/>
                </m:rPr>
                <m:t>X</m:t>
              </m:r>
              <m:r>
                <m:rPr>
                  <m:sty m:val="bi"/>
                </m:rPr>
                <m:t>G</m:t>
              </m:r>
              <m:sSup>
                <m:e>
                  <m:r>
                    <m:rPr>
                      <m:sty m:val="bi"/>
                    </m:rPr>
                    <m:t>X</m:t>
                  </m:r>
                </m:e>
                <m:sup>
                  <m:r>
                    <m:rPr>
                      <m:sty m:val="p"/>
                    </m:rPr>
                    <m:t>⊤</m:t>
                  </m:r>
                </m:sup>
              </m:sSup>
              <m:acc>
                <m:accPr>
                  <m:chr m:val="̃"/>
                </m:accPr>
                <m:e>
                  <m:r>
                    <m:t>y</m:t>
                  </m:r>
                </m:e>
              </m:acc>
            </m:e>
            <m:e>
              <m:r>
                <m:t>&amp;</m:t>
              </m:r>
              <m:r>
                <m:rPr>
                  <m:sty m:val="p"/>
                </m:rPr>
                <m:t>=</m:t>
              </m:r>
              <m:r>
                <m:rPr>
                  <m:sty m:val="bi"/>
                </m:rPr>
                <m:t>X</m:t>
              </m:r>
              <m:r>
                <m:t> </m:t>
              </m:r>
              <m:r>
                <m:rPr>
                  <m:sty m:val="p"/>
                </m:rPr>
                <m:t>(</m:t>
              </m:r>
              <m:r>
                <m:rPr>
                  <m:sty m:val="bi"/>
                </m:rPr>
                <m:t>G</m:t>
              </m:r>
              <m:sSup>
                <m:e>
                  <m:r>
                    <m:rPr>
                      <m:sty m:val="bi"/>
                    </m:rPr>
                    <m:t>X</m:t>
                  </m:r>
                </m:e>
                <m:sup>
                  <m:r>
                    <m:rPr>
                      <m:sty m:val="p"/>
                    </m:rPr>
                    <m:t>⊤</m:t>
                  </m:r>
                </m:sup>
              </m:sSup>
              <m:acc>
                <m:accPr>
                  <m:chr m:val="̃"/>
                </m:accPr>
                <m:e>
                  <m:r>
                    <m:t>y</m:t>
                  </m:r>
                </m:e>
              </m:acc>
              <m:r>
                <m:rPr>
                  <m:sty m:val="p"/>
                </m:rPr>
                <m:t>)</m:t>
              </m:r>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w:t>
      </w:r>
      <w:r>
        <w:t xml:space="preserve"> </w:t>
      </w:r>
      <m:oMath>
        <m:acc>
          <m:accPr>
            <m:chr m:val="̃"/>
          </m:accPr>
          <m:e>
            <m:r>
              <m:t>y</m:t>
            </m:r>
          </m:e>
        </m:acc>
        <m:r>
          <m:rPr>
            <m:sty m:val="p"/>
          </m:rPr>
          <m:t>−</m:t>
        </m:r>
        <m:acc>
          <m:accPr>
            <m:chr m:val="̃"/>
          </m:accPr>
          <m:e>
            <m:r>
              <m:t>u</m:t>
            </m:r>
          </m:e>
        </m:acc>
      </m:oMath>
      <w:r>
        <w:t xml:space="preserve">,</w:t>
      </w:r>
    </w:p>
    <w:p>
      <w:pPr>
        <w:pStyle w:val="BodyText"/>
      </w:pPr>
      <m:oMathPara>
        <m:oMathParaPr>
          <m:jc m:val="center"/>
        </m:oMathParaPr>
        <m:oMath>
          <m:eqArr>
            <m:e>
              <m:sSup>
                <m:e>
                  <m:r>
                    <m:rPr>
                      <m:sty m:val="bi"/>
                    </m:rPr>
                    <m:t>X</m:t>
                  </m:r>
                </m:e>
                <m:sup>
                  <m:r>
                    <m:rPr>
                      <m:sty m:val="p"/>
                    </m:rPr>
                    <m:t>⊤</m:t>
                  </m:r>
                </m:sup>
              </m:sSup>
              <m:r>
                <m:t> </m:t>
              </m:r>
              <m:r>
                <m:rPr>
                  <m:sty m:val="p"/>
                </m:rPr>
                <m:t>(</m:t>
              </m:r>
              <m:acc>
                <m:accPr>
                  <m:chr m:val="̃"/>
                </m:accPr>
                <m:e>
                  <m:r>
                    <m:t>y</m:t>
                  </m:r>
                </m:e>
              </m:acc>
              <m:r>
                <m:rPr>
                  <m:sty m:val="p"/>
                </m:rPr>
                <m:t>−</m:t>
              </m:r>
              <m:acc>
                <m:accPr>
                  <m:chr m:val="̃"/>
                </m:accPr>
                <m:e>
                  <m:r>
                    <m:t>u</m:t>
                  </m:r>
                </m:e>
              </m:acc>
              <m:r>
                <m:rPr>
                  <m:sty m:val="p"/>
                </m:rPr>
                <m:t>)</m:t>
              </m:r>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acc>
                <m:accPr>
                  <m:chr m:val="̃"/>
                </m:accPr>
                <m:e>
                  <m:r>
                    <m:t>u</m:t>
                  </m:r>
                </m:e>
              </m:acc>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r>
                <m:rPr>
                  <m:sty m:val="p"/>
                </m:rPr>
                <m:t>(</m:t>
              </m:r>
              <m:r>
                <m:rPr>
                  <m:sty m:val="bi"/>
                </m:rPr>
                <m:t>X</m:t>
              </m:r>
              <m:r>
                <m:rPr>
                  <m:sty m:val="bi"/>
                </m:rPr>
                <m:t>G</m:t>
              </m:r>
              <m:sSup>
                <m:e>
                  <m:r>
                    <m:rPr>
                      <m:sty m:val="bi"/>
                    </m:rPr>
                    <m:t>X</m:t>
                  </m:r>
                </m:e>
                <m:sup>
                  <m:r>
                    <m:rPr>
                      <m:sty m:val="p"/>
                    </m:rPr>
                    <m:t>⊤</m:t>
                  </m:r>
                </m:sup>
              </m:sSup>
              <m:acc>
                <m:accPr>
                  <m:chr m:val="̃"/>
                </m:accPr>
                <m:e>
                  <m:r>
                    <m:t>y</m:t>
                  </m:r>
                </m:e>
              </m:acc>
              <m:r>
                <m:rPr>
                  <m:sty m:val="p"/>
                </m:rPr>
                <m:t>)</m:t>
              </m:r>
              <m:r>
                <m:t>&amp;</m:t>
              </m:r>
              <m:r>
                <m:t>&amp;</m:t>
              </m:r>
              <m:r>
                <m:rPr>
                  <m:nor/>
                  <m:sty m:val="p"/>
                </m:rPr>
                <m:t>(substitute </m:t>
              </m:r>
              <m:acc>
                <m:accPr>
                  <m:chr m:val="̃"/>
                </m:accPr>
                <m:e>
                  <m:r>
                    <m:t>u</m:t>
                  </m:r>
                </m:e>
              </m:acc>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acc>
                <m:accPr>
                  <m:chr m:val="̃"/>
                </m:accPr>
                <m:e>
                  <m:r>
                    <m:t>y</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(first step)</m:t>
              </m:r>
            </m:e>
            <m:e>
              <m:r>
                <m:t>&amp;</m:t>
              </m:r>
              <m:r>
                <m:rPr>
                  <m:sty m:val="p"/>
                </m:rPr>
                <m:t>=</m:t>
              </m:r>
              <m:sSup>
                <m:e>
                  <m:r>
                    <m:rPr>
                      <m:sty m:val="bi"/>
                    </m:rPr>
                    <m:t>X</m:t>
                  </m:r>
                </m:e>
                <m:sup>
                  <m:r>
                    <m:rPr>
                      <m:sty m:val="p"/>
                    </m:rPr>
                    <m:t>⊤</m:t>
                  </m:r>
                </m:sup>
              </m:sSup>
              <m:acc>
                <m:accPr>
                  <m:chr m:val="̃"/>
                </m:accPr>
                <m:e>
                  <m:r>
                    <m:t>y</m:t>
                  </m:r>
                </m:e>
              </m:acc>
              <m:r>
                <m:rPr>
                  <m:sty m:val="p"/>
                </m:rPr>
                <m:t>−</m:t>
              </m:r>
              <m:r>
                <m:t>​</m:t>
              </m:r>
              <m:d>
                <m:dPr>
                  <m:begChr m:val="("/>
                  <m:sepChr m:val=""/>
                  <m:endChr m:val=")"/>
                  <m:grow/>
                </m:dP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e>
              </m:d>
              <m:r>
                <m:t>​</m:t>
              </m:r>
              <m:r>
                <m:t> </m:t>
              </m:r>
              <m:acc>
                <m:accPr>
                  <m:chr m:val="̃"/>
                </m:accPr>
                <m:e>
                  <m:r>
                    <m:t>z</m:t>
                  </m:r>
                </m:e>
              </m:acc>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m:t>
              </m:r>
              <m:r>
                <m:rPr>
                  <m:nor/>
                  <m:sty m:val="p"/>
                </m:rPr>
                <m:t>Definition 109</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acc>
                <m:accPr>
                  <m:chr m:val="̃"/>
                </m:accPr>
                <m:e>
                  <m:r>
                    <m:t>y</m:t>
                  </m:r>
                </m:e>
              </m:acc>
              <m:r>
                <m:t>&amp;</m:t>
              </m:r>
              <m:r>
                <m:t>&amp;</m:t>
              </m:r>
              <m:r>
                <m:rPr>
                  <m:nor/>
                  <m:sty m:val="p"/>
                </m:rPr>
                <m:t>(first step)</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acc>
          <m:accPr>
            <m:chr m:val="̃"/>
          </m:accPr>
          <m:e>
            <m:r>
              <m:t>u</m:t>
            </m:r>
          </m:e>
        </m:acc>
        <m:r>
          <m:rPr>
            <m:sty m:val="p"/>
          </m:rPr>
          <m:t>∈</m:t>
        </m:r>
        <m:r>
          <m:rPr>
            <m:scr m:val="script"/>
            <m:sty m:val="p"/>
          </m:rPr>
          <m:t>N</m:t>
        </m:r>
        <m:r>
          <m:rPr>
            <m:sty m:val="p"/>
          </m:rPr>
          <m:t>(</m:t>
        </m:r>
        <m:sSup>
          <m:e>
            <m:r>
              <m:rPr>
                <m:sty m:val="bi"/>
              </m:rPr>
              <m:t>X</m:t>
            </m:r>
          </m:e>
          <m:sup>
            <m:r>
              <m:rPr>
                <m:sty m:val="p"/>
              </m:rPr>
              <m:t>⊤</m:t>
            </m:r>
          </m:sup>
        </m:sSup>
        <m:r>
          <m:rPr>
            <m:sty m:val="p"/>
          </m:rPr>
          <m:t>)</m:t>
        </m:r>
        <m:r>
          <m:rPr>
            <m:sty m:val="p"/>
          </m:rPr>
          <m:t>=</m:t>
        </m:r>
        <m:r>
          <m:rPr>
            <m:scr m:val="script"/>
            <m:sty m:val="p"/>
          </m:rPr>
          <m:t>C</m:t>
        </m:r>
        <m:r>
          <m:rPr>
            <m:sty m:val="p"/>
          </m:rPr>
          <m:t>(</m:t>
        </m:r>
        <m:r>
          <m:rPr>
            <m:sty m:val="bi"/>
          </m:rPr>
          <m:t>X</m:t>
        </m:r>
        <m:sSup>
          <m:e>
            <m:r>
              <m:rPr>
                <m:sty m:val="p"/>
              </m:rPr>
              <m:t>)</m:t>
            </m:r>
          </m:e>
          <m:sup>
            <m:r>
              <m:rPr>
                <m:sty m:val="p"/>
              </m:rPr>
              <m:t>⟂</m:t>
            </m:r>
          </m:sup>
        </m:sSup>
      </m:oMath>
      <w:r>
        <w:t xml:space="preserve"> </w:t>
      </w: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91</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87</w:t>
        </w:r>
      </w:hyperlink>
      <w:r>
        <w:t xml:space="preserve">,</w:t>
      </w:r>
      <w:r>
        <w:t xml:space="preserve"> </w:t>
      </w:r>
      <w:hyperlink w:anchor="thm-generalized-inverse-invertible">
        <w:r>
          <w:rPr>
            <w:rStyle w:val="Hyperlink"/>
          </w:rPr>
          <w:t xml:space="preserve">Theorem 94</w:t>
        </w:r>
      </w:hyperlink>
      <w:r>
        <w:t xml:space="preserve">),</w:t>
      </w:r>
      <w:r>
        <w:t xml:space="preserve"> </w:t>
      </w:r>
      <w:r>
        <w:t xml:space="preserve">and it gives</w:t>
      </w:r>
      <w:r>
        <w:t xml:space="preserve"> </w:t>
      </w:r>
      <m:oMath>
        <m:r>
          <m:rPr>
            <m:sty m:val="bi"/>
          </m:rPr>
          <m:t>H</m:t>
        </m:r>
      </m:oMath>
      <w:r>
        <w:t xml:space="preserve">.</w:t>
      </w:r>
    </w:p>
    <w:bookmarkStart w:id="587" w:name="exm-projector-generalized-inverse"/>
    <w:p>
      <w:pPr>
        <w:pStyle w:val="BodyText"/>
      </w:pPr>
      <w:r>
        <w:rPr>
          <w:b/>
          <w:bCs/>
        </w:rPr>
        <w:t xml:space="preserve">Example 181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41</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180</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26</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26</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 hat matrix of the intercept-only model (</w:t>
      </w:r>
      <w:hyperlink w:anchor="exm-hat-matrix">
        <w:r>
          <w:rPr>
            <w:rStyle w:val="Hyperlink"/>
          </w:rPr>
          <w:t xml:space="preserve">Example 161</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101</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87"/>
    <w:bookmarkEnd w:id="588"/>
    <w:bookmarkStart w:id="612"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89" name="Picture"/>
                  <a:graphic>
                    <a:graphicData uri="http://schemas.openxmlformats.org/drawingml/2006/picture">
                      <pic:pic>
                        <pic:nvPicPr>
                          <pic:cNvPr descr="/opt/quarto/share/formats/docx/note.png" id="590"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 </w:t>
            </w:r>
            <w:r>
              <w:t xml:space="preserve">and</w:t>
            </w:r>
            <w:r>
              <w:t xml:space="preserve"> </w:t>
            </w:r>
            <w:r>
              <w:t xml:space="preserve">Zhou (2024b)</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89</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65</w:t>
              </w:r>
            </w:hyperlink>
            <w:r>
              <w:t xml:space="preserve">).</w:t>
            </w:r>
          </w:p>
          <w:p/>
        </w:tc>
      </w:tr>
    </w:tbl>
    <w:bookmarkStart w:id="591" w:name="def-triangular-matrix"/>
    <w:p>
      <w:pPr>
        <w:pStyle w:val="BodyText"/>
      </w:pPr>
      <w:r>
        <w:rPr>
          <w:b/>
          <w:bCs/>
        </w:rPr>
        <w:t xml:space="preserve">Definition 112 (Upper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p>
    <w:bookmarkEnd w:id="591"/>
    <w:bookmarkStart w:id="592" w:name="def-lower-triangular-matrix"/>
    <w:p>
      <w:pPr>
        <w:pStyle w:val="BodyText"/>
      </w:pPr>
      <w:r>
        <w:rPr>
          <w:b/>
          <w:bCs/>
        </w:rPr>
        <w:t xml:space="preserve">Definition 113 (Lower triangular matrix)</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p>
    <w:bookmarkEnd w:id="592"/>
    <w:bookmarkStart w:id="593" w:name="def-unit-lower-triangular-matrix"/>
    <w:p>
      <w:pPr>
        <w:pStyle w:val="BodyText"/>
      </w:pPr>
      <w:r>
        <w:rPr>
          <w:b/>
          <w:bCs/>
        </w:rPr>
        <w:t xml:space="preserve">Definition 114 (Unit lower triangular matrix)</w:t>
      </w:r>
      <w:r>
        <w:t xml:space="preserve"> </w:t>
      </w:r>
      <w:r>
        <w:t xml:space="preserve">A lower triangular matrix (</w:t>
      </w:r>
      <w:hyperlink w:anchor="def-lower-triangular-matrix">
        <w:r>
          <w:rPr>
            <w:rStyle w:val="Hyperlink"/>
          </w:rPr>
          <w:t xml:space="preserve">Definition 113</w:t>
        </w:r>
      </w:hyperlink>
      <w:r>
        <w:t xml:space="preserve">)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593"/>
    <w:bookmarkStart w:id="594" w:name="exm-triangular-matrix"/>
    <w:p>
      <w:pPr>
        <w:pStyle w:val="BodyText"/>
      </w:pPr>
      <w:r>
        <w:rPr>
          <w:b/>
          <w:bCs/>
        </w:rPr>
        <w:t xml:space="preserve">Example 182 (Triangular and not)</w:t>
      </w:r>
      <w:r>
        <w:t xml:space="preserve"> </w:t>
      </w:r>
      <w:r>
        <w:t xml:space="preserve"> </w:t>
      </w:r>
    </w:p>
    <w:p>
      <w:pPr>
        <w:pStyle w:val="Compact"/>
        <w:numPr>
          <w:ilvl w:val="0"/>
          <w:numId w:val="1092"/>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2"/>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2"/>
        </w:numPr>
      </w:pPr>
      <w:r>
        <w:t xml:space="preserve">A diagonal matrix (</w:t>
      </w:r>
      <w:hyperlink w:anchor="def-diagonal-matrix">
        <w:r>
          <w:rPr>
            <w:rStyle w:val="Hyperlink"/>
          </w:rPr>
          <w:t xml:space="preserve">Definition 83</w:t>
        </w:r>
      </w:hyperlink>
      <w:r>
        <w:t xml:space="preserve">) is both upper and lower triangular.</w:t>
      </w:r>
    </w:p>
    <w:p>
      <w:pPr>
        <w:pStyle w:val="Compact"/>
        <w:numPr>
          <w:ilvl w:val="0"/>
          <w:numId w:val="1092"/>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594"/>
    <w:bookmarkStart w:id="595" w:name="thm-back-substitution"/>
    <w:p>
      <w:pPr>
        <w:pStyle w:val="FirstParagraph"/>
      </w:pPr>
      <w:r>
        <w:rPr>
          <w:b/>
          <w:bCs/>
        </w:rPr>
        <w:t xml:space="preserve">Theorem 102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112</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m:oMath>
        <m:acc>
          <m:accPr>
            <m:chr m:val="̃"/>
          </m:accPr>
          <m:e>
            <m:r>
              <m:t>b</m:t>
            </m:r>
          </m:e>
        </m:acc>
        <m:r>
          <m:rPr>
            <m:sty m:val="p"/>
          </m:rPr>
          <m:t>∈</m:t>
        </m:r>
        <m:sSup>
          <m:e>
            <m:r>
              <m:rPr>
                <m:scr m:val="double-struck"/>
                <m:sty m:val="p"/>
              </m:rPr>
              <m:t>R</m:t>
            </m:r>
          </m:e>
          <m:sup>
            <m:r>
              <m:t>n</m:t>
            </m:r>
          </m:sup>
        </m:sSup>
      </m:oMath>
      <w:r>
        <w:t xml:space="preserve">, the system</w:t>
      </w:r>
      <w:r>
        <w:t xml:space="preserve"> </w:t>
      </w:r>
      <m:oMath>
        <m:r>
          <m:rPr>
            <m:sty m:val="bi"/>
          </m:rPr>
          <m:t>U</m:t>
        </m:r>
        <m:acc>
          <m:accPr>
            <m:chr m:val="̃"/>
          </m:accPr>
          <m:e>
            <m:r>
              <m:t>x</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m:oMath>
        <m:r>
          <m:rPr>
            <m:sty m:val="bi"/>
          </m:rPr>
          <m:t>L</m:t>
        </m:r>
        <m:acc>
          <m:accPr>
            <m:chr m:val="̃"/>
          </m:accPr>
          <m:e>
            <m:r>
              <m:t>y</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595"/>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m:oMath>
        <m:r>
          <m:rPr>
            <m:sty m:val="bi"/>
          </m:rPr>
          <m:t>U</m:t>
        </m:r>
        <m:acc>
          <m:accPr>
            <m:chr m:val="̃"/>
          </m:accPr>
          <m:e>
            <m:r>
              <m:t>x</m:t>
            </m:r>
          </m:e>
        </m:acc>
        <m:r>
          <m:rPr>
            <m:sty m:val="p"/>
          </m:rPr>
          <m:t>=</m:t>
        </m:r>
        <m:acc>
          <m:accPr>
            <m:chr m:val="̃"/>
          </m:accPr>
          <m:e>
            <m:r>
              <m:t>b</m:t>
            </m:r>
          </m:e>
        </m:acc>
      </m:oMath>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m:oMath>
        <m:acc>
          <m:accPr>
            <m:chr m:val="̃"/>
          </m:accPr>
          <m:e>
            <m:r>
              <m:t>x</m:t>
            </m:r>
          </m:e>
        </m:acc>
      </m:oMath>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596" w:name="exm-back-substitution"/>
    <w:p>
      <w:pPr>
        <w:pStyle w:val="BodyText"/>
      </w:pPr>
      <w:r>
        <w:rPr>
          <w:b/>
          <w:bCs/>
        </w:rPr>
        <w:t xml:space="preserve">Example 183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8</m:t>
                  </m:r>
                </m:e>
              </m:mr>
              <m:mr>
                <m:e>
                  <m:r>
                    <m:t>1</m:t>
                  </m:r>
                </m:e>
              </m:mr>
              <m:mr>
                <m:e>
                  <m:r>
                    <m:t>1</m:t>
                  </m:r>
                </m:e>
              </m:mr>
            </m:m>
          </m:e>
        </m:d>
      </m:oMath>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Without a nonzero diagonal the method fails: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acc>
          <m:accPr>
            <m:chr m:val="̃"/>
          </m:accPr>
          <m:e>
            <m:r>
              <m:t>x</m:t>
            </m:r>
          </m:e>
        </m:acc>
        <m:r>
          <m:rPr>
            <m:sty m:val="p"/>
          </m:rPr>
          <m:t>=</m:t>
        </m:r>
        <m:r>
          <m:rPr>
            <m:sty m:val="p"/>
          </m:rPr>
          <m:t>(</m:t>
        </m:r>
        <m:r>
          <m:t>1</m:t>
        </m:r>
        <m:r>
          <m:rPr>
            <m:sty m:val="p"/>
          </m:rPr>
          <m:t>,</m:t>
        </m:r>
        <m:r>
          <m:t>1</m:t>
        </m:r>
        <m:r>
          <m:rPr>
            <m:sty m:val="p"/>
          </m:rPr>
          <m:t>)</m:t>
        </m:r>
      </m:oMath>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596"/>
    <w:bookmarkStart w:id="597" w:name="thm-qr"/>
    <w:p>
      <w:pPr>
        <w:pStyle w:val="BodyText"/>
      </w:pPr>
      <w:r>
        <w:rPr>
          <w:b/>
          <w:bCs/>
        </w:rPr>
        <w:t xml:space="preserve">Theorem 103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112</w:t>
        </w:r>
      </w:hyperlink>
      <w:r>
        <w:t xml:space="preserve">) with positive diagonal entries.</w:t>
      </w:r>
    </w:p>
    <w:bookmarkEnd w:id="597"/>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45</w:t>
        </w:r>
      </w:hyperlink>
      <w:r>
        <w:t xml:space="preserve">),</w:t>
      </w:r>
      <w:r>
        <w:t xml:space="preserve"> </w:t>
      </w:r>
      <w:r>
        <w:t xml:space="preserve">so the Gram-Schmidt process (</w:t>
      </w:r>
      <w:hyperlink w:anchor="def-gram-schmidt">
        <w:r>
          <w:rPr>
            <w:rStyle w:val="Hyperlink"/>
          </w:rPr>
          <w:t xml:space="preserve">Definition 78</w:t>
        </w:r>
      </w:hyperlink>
      <w:r>
        <w:t xml:space="preserve">) runs all</w:t>
      </w:r>
      <w:r>
        <w:t xml:space="preserve"> </w:t>
      </w:r>
      <m:oMath>
        <m:r>
          <m:t>n</m:t>
        </m:r>
      </m:oMath>
      <w:r>
        <w:t xml:space="preserve"> </w:t>
      </w:r>
      <w:r>
        <w:t xml:space="preserve">steps</w:t>
      </w:r>
      <w:r>
        <w:t xml:space="preserve"> </w:t>
      </w:r>
      <w:r>
        <w:t xml:space="preserve">and gives orthonormal</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n</m:t>
            </m:r>
          </m:sub>
        </m:sSub>
      </m:oMath>
      <w:r>
        <w:t xml:space="preserve"> </w:t>
      </w:r>
      <w:r>
        <w:t xml:space="preserve">(</w:t>
      </w:r>
      <w:hyperlink w:anchor="thm-gram-schmidt">
        <w:r>
          <w:rPr>
            <w:rStyle w:val="Hyperlink"/>
          </w:rPr>
          <w:t xml:space="preserve">Theorem 65</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and rearranging the orthogonalize step,</w:t>
      </w:r>
    </w:p>
    <w:p>
      <w:pPr>
        <w:pStyle w:val="BodyText"/>
      </w:pPr>
      <m:oMathPara>
        <m:oMathParaPr>
          <m:jc m:val="center"/>
        </m:oMathParaPr>
        <m:oMath>
          <m:eqArr>
            <m:e>
              <m:sSub>
                <m:e>
                  <m:acc>
                    <m:accPr>
                      <m:chr m:val="̃"/>
                    </m:accPr>
                    <m:e>
                      <m:r>
                        <m:t>a</m:t>
                      </m:r>
                    </m:e>
                  </m:acc>
                </m:e>
                <m:sub>
                  <m:r>
                    <m:t>i</m:t>
                  </m:r>
                </m:sub>
              </m:sSub>
              <m:r>
                <m:t>&amp;</m:t>
              </m:r>
              <m:r>
                <m:rPr>
                  <m:sty m:val="p"/>
                </m:rPr>
                <m:t>=</m:t>
              </m:r>
              <m:sSub>
                <m:e>
                  <m:acc>
                    <m:accPr>
                      <m:chr m:val="̃"/>
                    </m:accPr>
                    <m:e>
                      <m:acc>
                        <m:accPr>
                          <m:chr m:val="̃"/>
                        </m:accPr>
                        <m:e>
                          <m:r>
                            <m:t>q</m:t>
                          </m:r>
                        </m:e>
                      </m:acc>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(add the sum to both sides of the orthogonalize step)</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r>
                <m:t>&amp;</m:t>
              </m:r>
              <m:r>
                <m:t>&amp;</m:t>
              </m:r>
              <m:r>
                <m:rPr>
                  <m:nor/>
                  <m:sty m:val="p"/>
                </m:rPr>
                <m:t>(normalize step: </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nor/>
                  <m:sty m:val="p"/>
                </m:rPr>
                <m:t>)</m:t>
              </m:r>
            </m:e>
          </m:eqArr>
        </m:oMath>
      </m:oMathPara>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m:oMath>
        <m:sSub>
          <m:e>
            <m:r>
              <m:t>r</m:t>
            </m:r>
          </m:e>
          <m:sub>
            <m:r>
              <m:t>j</m:t>
            </m:r>
            <m:r>
              <m:t>i</m:t>
            </m:r>
          </m:sub>
        </m:sSub>
        <m:r>
          <m:rPr>
            <m:sty m:val="p"/>
          </m:rPr>
          <m:t>=</m:t>
        </m:r>
        <m:sSub>
          <m:e>
            <m:acc>
              <m:accPr>
                <m:chr m:val="̃"/>
              </m:accPr>
              <m:e>
                <m:r>
                  <m:t>q</m:t>
                </m:r>
              </m:e>
            </m:acc>
          </m:e>
          <m:sub>
            <m:r>
              <m:t>j</m:t>
            </m:r>
          </m:sub>
        </m:sSub>
        <m:r>
          <m:rPr>
            <m:sty m:val="p"/>
          </m:rPr>
          <m:t>⋅</m:t>
        </m:r>
        <m:sSub>
          <m:e>
            <m:acc>
              <m:accPr>
                <m:chr m:val="̃"/>
              </m:accPr>
              <m:e>
                <m:r>
                  <m:t>a</m:t>
                </m:r>
              </m:e>
            </m:acc>
          </m:e>
          <m:sub>
            <m:r>
              <m:t>i</m:t>
            </m:r>
          </m:sub>
        </m:sSub>
      </m:oMath>
      <w:r>
        <w:t xml:space="preserve"> </w:t>
      </w:r>
      <w:r>
        <w:t xml:space="preserve">for</w:t>
      </w:r>
      <w:r>
        <w:t xml:space="preserve"> </w:t>
      </w:r>
      <m:oMath>
        <m:r>
          <m:t>j</m:t>
        </m:r>
        <m:r>
          <m:rPr>
            <m:sty m:val="p"/>
          </m:rPr>
          <m:t>&lt;</m:t>
        </m:r>
        <m:r>
          <m:t>i</m:t>
        </m:r>
      </m:oMath>
      <w:r>
        <w:t xml:space="preserve">,</w:t>
      </w:r>
      <w:r>
        <w:t xml:space="preserve"> </w:t>
      </w:r>
      <m:oMath>
        <m:sSub>
          <m:e>
            <m:r>
              <m:t>r</m:t>
            </m:r>
          </m:e>
          <m:sub>
            <m:r>
              <m:t>i</m:t>
            </m:r>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m:oMathPara>
        <m:oMathParaPr>
          <m:jc m:val="center"/>
        </m:oMathParaPr>
        <m:oMath>
          <m:eqArr>
            <m:e>
              <m:r>
                <m:rPr>
                  <m:sty m:val="bi"/>
                </m:rPr>
                <m:t>Q</m:t>
              </m:r>
              <m:r>
                <m:t> </m:t>
              </m:r>
              <m:r>
                <m:rPr>
                  <m:sty m:val="p"/>
                </m:rPr>
                <m:t>(</m:t>
              </m:r>
              <m:sSub>
                <m:e>
                  <m:r>
                    <m:t>r</m:t>
                  </m:r>
                </m:e>
                <m:sub>
                  <m:r>
                    <m:t>1</m:t>
                  </m:r>
                  <m:r>
                    <m:t>i</m:t>
                  </m:r>
                </m:sub>
              </m:sSub>
              <m:r>
                <m:rPr>
                  <m:sty m:val="p"/>
                </m:rPr>
                <m:t>,</m:t>
              </m:r>
              <m:r>
                <m:rPr>
                  <m:sty m:val="p"/>
                </m:rPr>
                <m:t>…</m:t>
              </m:r>
              <m:r>
                <m:rPr>
                  <m:sty m:val="p"/>
                </m:rPr>
                <m:t>,</m:t>
              </m:r>
              <m:sSub>
                <m:e>
                  <m:r>
                    <m:t>r</m:t>
                  </m:r>
                </m:e>
                <m:sub>
                  <m:r>
                    <m:t>n</m:t>
                  </m:r>
                  <m:r>
                    <m:t>i</m:t>
                  </m:r>
                </m:sub>
              </m:sSub>
              <m:r>
                <m:rPr>
                  <m:sty m:val="p"/>
                </m:rPr>
                <m:t>)</m:t>
              </m:r>
              <m:r>
                <m:t>&amp;</m:t>
              </m:r>
              <m:r>
                <m:rPr>
                  <m:sty m:val="p"/>
                </m:rPr>
                <m:t>=</m:t>
              </m:r>
              <m:nary>
                <m:naryPr>
                  <m:chr m:val="∑"/>
                  <m:limLoc m:val="undOvr"/>
                  <m:subHide m:val="off"/>
                  <m:supHide m:val="off"/>
                </m:naryPr>
                <m:sub>
                  <m:r>
                    <m:t>j</m:t>
                  </m:r>
                  <m:r>
                    <m:rPr>
                      <m:sty m:val="p"/>
                    </m:rPr>
                    <m:t>=</m:t>
                  </m:r>
                  <m:r>
                    <m:t>1</m:t>
                  </m:r>
                </m:sub>
                <m:sup>
                  <m:r>
                    <m:t>n</m:t>
                  </m:r>
                </m:sup>
                <m:e>
                  <m:sSub>
                    <m:e>
                      <m:r>
                        <m:t>r</m:t>
                      </m:r>
                    </m:e>
                    <m:sub>
                      <m:r>
                        <m:t>j</m:t>
                      </m:r>
                      <m:r>
                        <m:t>i</m:t>
                      </m:r>
                    </m:sub>
                  </m:sSub>
                </m:e>
              </m:nary>
              <m:r>
                <m:t> </m:t>
              </m:r>
              <m:sSub>
                <m:e>
                  <m:acc>
                    <m:accPr>
                      <m:chr m:val="̃"/>
                    </m:accPr>
                    <m:e>
                      <m:r>
                        <m:t>q</m:t>
                      </m:r>
                    </m:e>
                  </m:acc>
                </m:e>
                <m:sub>
                  <m:r>
                    <m:t>j</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j</m:t>
                  </m:r>
                  <m:r>
                    <m:rPr>
                      <m:sty m:val="p"/>
                    </m:rPr>
                    <m:t>=</m:t>
                  </m:r>
                  <m:r>
                    <m:t>1</m:t>
                  </m:r>
                </m:sub>
                <m:sup>
                  <m:r>
                    <m:t>i</m:t>
                  </m:r>
                </m:sup>
                <m:e>
                  <m:sSub>
                    <m:e>
                      <m:r>
                        <m:t>r</m:t>
                      </m:r>
                    </m:e>
                    <m:sub>
                      <m:r>
                        <m:t>j</m:t>
                      </m:r>
                      <m:r>
                        <m:t>i</m:t>
                      </m:r>
                    </m:sub>
                  </m:sSub>
                </m:e>
              </m:nary>
              <m:r>
                <m:t> </m:t>
              </m:r>
              <m:sSub>
                <m:e>
                  <m:acc>
                    <m:accPr>
                      <m:chr m:val="̃"/>
                    </m:accPr>
                    <m:e>
                      <m:r>
                        <m:t>q</m:t>
                      </m:r>
                    </m:e>
                  </m:acc>
                </m:e>
                <m:sub>
                  <m:r>
                    <m:t>j</m:t>
                  </m:r>
                </m:sub>
              </m:sSub>
              <m:r>
                <m:t>&amp;</m:t>
              </m:r>
              <m:r>
                <m:t>&amp;</m:t>
              </m:r>
              <m:r>
                <m:rPr>
                  <m:nor/>
                  <m:sty m:val="p"/>
                </m:rPr>
                <m:t>(</m:t>
              </m:r>
              <m:sSub>
                <m:e>
                  <m:r>
                    <m:t>r</m:t>
                  </m:r>
                </m:e>
                <m:sub>
                  <m:r>
                    <m:t>j</m:t>
                  </m:r>
                  <m:r>
                    <m:t>i</m:t>
                  </m:r>
                </m:sub>
              </m:sSub>
              <m:r>
                <m:rPr>
                  <m:sty m:val="p"/>
                </m:rPr>
                <m:t>=</m:t>
              </m:r>
              <m:r>
                <m:t>0</m:t>
              </m:r>
              <m:r>
                <m:rPr>
                  <m:nor/>
                  <m:sty m:val="p"/>
                </m:rPr>
                <m:t> for </m:t>
              </m:r>
              <m:r>
                <m:t>j</m:t>
              </m:r>
              <m:r>
                <m:rPr>
                  <m:sty m:val="p"/>
                </m:rPr>
                <m:t>&gt;</m:t>
              </m:r>
              <m:r>
                <m:t>i</m:t>
              </m:r>
              <m:r>
                <m:rPr>
                  <m:nor/>
                  <m:sty m:val="p"/>
                </m:rPr>
                <m:t>)</m:t>
              </m:r>
            </m:e>
            <m:e>
              <m:r>
                <m:t>&amp;</m:t>
              </m:r>
              <m:r>
                <m:rPr>
                  <m:sty m:val="p"/>
                </m:rPr>
                <m:t>=</m:t>
              </m:r>
              <m:sSub>
                <m:e>
                  <m:r>
                    <m:t>r</m:t>
                  </m:r>
                </m:e>
                <m:sub>
                  <m:r>
                    <m:t>i</m:t>
                  </m:r>
                  <m:r>
                    <m:t>i</m:t>
                  </m:r>
                </m:sub>
              </m:sSub>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r</m:t>
                      </m:r>
                    </m:e>
                    <m:sub>
                      <m:r>
                        <m:t>j</m:t>
                      </m:r>
                      <m:r>
                        <m:t>i</m:t>
                      </m:r>
                    </m:sub>
                  </m:sSub>
                </m:e>
              </m:nary>
              <m:r>
                <m:t> </m:t>
              </m:r>
              <m:sSub>
                <m:e>
                  <m:acc>
                    <m:accPr>
                      <m:chr m:val="̃"/>
                    </m:accPr>
                    <m:e>
                      <m:r>
                        <m:t>q</m:t>
                      </m:r>
                    </m:e>
                  </m:acc>
                </m:e>
                <m:sub>
                  <m:r>
                    <m:t>j</m:t>
                  </m:r>
                </m:sub>
              </m:sSub>
              <m:r>
                <m:t>&amp;</m:t>
              </m:r>
              <m:r>
                <m:t>&amp;</m:t>
              </m:r>
              <m:r>
                <m:rPr>
                  <m:nor/>
                  <m:sty m:val="p"/>
                </m:rPr>
                <m:t>(split off the </m:t>
              </m:r>
              <m:r>
                <m:t>j</m:t>
              </m:r>
              <m:r>
                <m:rPr>
                  <m:sty m:val="p"/>
                </m:rPr>
                <m:t>=</m:t>
              </m:r>
              <m:r>
                <m:t>i</m:t>
              </m:r>
              <m:r>
                <m:rPr>
                  <m:nor/>
                  <m:sty m:val="p"/>
                </m:rPr>
                <m:t> term)</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(the entries of </m:t>
              </m:r>
              <m:r>
                <m:rPr>
                  <m:sty m:val="bi"/>
                </m:rPr>
                <m:t>R</m:t>
              </m:r>
              <m:r>
                <m:rPr>
                  <m:nor/>
                  <m:sty m:val="p"/>
                </m:rPr>
                <m:t>)</m:t>
              </m:r>
            </m:e>
            <m:e>
              <m:r>
                <m:t>&amp;</m:t>
              </m:r>
              <m:r>
                <m:rPr>
                  <m:sty m:val="p"/>
                </m:rPr>
                <m:t>=</m:t>
              </m:r>
              <m:sSub>
                <m:e>
                  <m:acc>
                    <m:accPr>
                      <m:chr m:val="̃"/>
                    </m:accPr>
                    <m:e>
                      <m:r>
                        <m:t>a</m:t>
                      </m:r>
                    </m:e>
                  </m:acc>
                </m:e>
                <m:sub>
                  <m:r>
                    <m:t>i</m:t>
                  </m:r>
                </m:sub>
              </m:sSub>
              <m:r>
                <m:rPr>
                  <m:sty m:val="p"/>
                </m:rPr>
                <m:t>.</m:t>
              </m:r>
              <m:r>
                <m:t>&amp;</m:t>
              </m:r>
              <m:r>
                <m:t>&amp;</m:t>
              </m:r>
              <m:r>
                <m:rPr>
                  <m:nor/>
                  <m:sty m:val="p"/>
                </m:rPr>
                <m:t>(the display)</m:t>
              </m:r>
            </m:e>
          </m:eqArr>
        </m:oMath>
      </m:oMathPara>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598" w:name="exm-qr"/>
    <w:p>
      <w:pPr>
        <w:pStyle w:val="BodyText"/>
      </w:pPr>
      <w:r>
        <w:rPr>
          <w:b/>
          <w:bCs/>
        </w:rPr>
        <w:t xml:space="preserve">Example 184 (A QR factorization from Gram-Schmidt)</w:t>
      </w:r>
      <w:r>
        <w:t xml:space="preserve"> </w:t>
      </w:r>
      <w:r>
        <w:t xml:space="preserve">For</w:t>
      </w:r>
      <w:r>
        <w:t xml:space="preserve"> </w:t>
      </w:r>
      <m:oMath>
        <m:r>
          <m:rPr>
            <m:sty m:val="bi"/>
          </m:rPr>
          <m:t>A</m:t>
        </m:r>
      </m:oMath>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w:hyperlink w:anchor="exm-gram-schmidt">
        <w:r>
          <w:rPr>
            <w:rStyle w:val="Hyperlink"/>
          </w:rPr>
          <w:t xml:space="preserve">Example 117</w:t>
        </w:r>
      </w:hyperlink>
      <w:r>
        <w:t xml:space="preserve"> </w:t>
      </w:r>
      <w:r>
        <w:t xml:space="preserve">and</w:t>
      </w:r>
      <w:r>
        <w:t xml:space="preserve"> </w:t>
      </w:r>
      <w:hyperlink w:anchor="exm-thm-gram-schmidt">
        <w:r>
          <w:rPr>
            <w:rStyle w:val="Hyperlink"/>
          </w:rPr>
          <w:t xml:space="preserve">Example 119</w:t>
        </w:r>
      </w:hyperlink>
      <w:r>
        <w:t xml:space="preserve"> </w:t>
      </w:r>
      <w:r>
        <w:t xml:space="preserve">found</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q</m:t>
                </m:r>
              </m:e>
            </m:acc>
          </m:e>
          <m:sub>
            <m:r>
              <m:t>2</m:t>
            </m:r>
          </m:sub>
        </m:sSub>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r>
        <w:t xml:space="preserve">,</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with</w:t>
      </w:r>
      <w:r>
        <w:t xml:space="preserve"> </w:t>
      </w:r>
      <m:oMath>
        <m:r>
          <m:t>​</m:t>
        </m:r>
        <m:d>
          <m:dPr>
            <m:begChr m:val="∥"/>
            <m:sepChr m:val=""/>
            <m:endChr m:val="∥"/>
            <m:grow/>
          </m:dPr>
          <m:e>
            <m:sSub>
              <m:e>
                <m:acc>
                  <m:accPr>
                    <m:chr m:val="̃"/>
                  </m:accPr>
                  <m:e>
                    <m:acc>
                      <m:accPr>
                        <m:chr m:val="̃"/>
                      </m:accPr>
                      <m:e>
                        <m:r>
                          <m:t>q</m:t>
                        </m:r>
                      </m:e>
                    </m:acc>
                  </m:e>
                </m:acc>
              </m:e>
              <m:sub>
                <m:r>
                  <m:t>1</m:t>
                </m:r>
              </m:sub>
            </m:sSub>
          </m:e>
        </m:d>
        <m:r>
          <m:t>​</m:t>
        </m:r>
        <m:r>
          <m:rPr>
            <m:sty m:val="p"/>
          </m:rPr>
          <m:t>=</m:t>
        </m:r>
        <m:rad>
          <m:radPr>
            <m:degHide m:val="on"/>
          </m:radPr>
          <m:deg/>
          <m:e>
            <m:r>
              <m:t>2</m:t>
            </m:r>
          </m:e>
        </m:rad>
      </m:oMath>
      <w:r>
        <w:t xml:space="preserve">,</w:t>
      </w:r>
      <w:r>
        <w:t xml:space="preserve"> </w:t>
      </w:r>
      <m:oMath>
        <m:r>
          <m:t>​</m:t>
        </m:r>
        <m:d>
          <m:dPr>
            <m:begChr m:val="∥"/>
            <m:sepChr m:val=""/>
            <m:endChr m:val="∥"/>
            <m:grow/>
          </m:dPr>
          <m:e>
            <m:sSub>
              <m:e>
                <m:acc>
                  <m:accPr>
                    <m:chr m:val="̃"/>
                  </m:accPr>
                  <m:e>
                    <m:acc>
                      <m:accPr>
                        <m:chr m:val="̃"/>
                      </m:accPr>
                      <m:e>
                        <m:r>
                          <m:t>q</m:t>
                        </m:r>
                      </m:e>
                    </m:acc>
                  </m:e>
                </m:acc>
              </m:e>
              <m:sub>
                <m:r>
                  <m:t>2</m:t>
                </m:r>
              </m:sub>
            </m:sSub>
          </m:e>
        </m:d>
        <m:r>
          <m:t>​</m:t>
        </m:r>
        <m:r>
          <m:rPr>
            <m:sty m:val="p"/>
          </m:rPr>
          <m:t>=</m:t>
        </m:r>
        <m:rad>
          <m:radPr>
            <m:degHide m:val="on"/>
          </m:radPr>
          <m:deg/>
          <m:e>
            <m:r>
              <m:t>3</m:t>
            </m:r>
            <m:r>
              <m:rPr>
                <m:sty m:val="p"/>
              </m:rPr>
              <m:t>/</m:t>
            </m:r>
            <m:r>
              <m:t>2</m:t>
            </m:r>
          </m:e>
        </m:rad>
      </m:oMath>
      <w:r>
        <w:t xml:space="preserve">,</w:t>
      </w:r>
      <w:r>
        <w:t xml:space="preserve"> </w:t>
      </w:r>
      <m:oMath>
        <m:r>
          <m:t>​</m:t>
        </m:r>
        <m:d>
          <m:dPr>
            <m:begChr m:val="∥"/>
            <m:sepChr m:val=""/>
            <m:endChr m:val="∥"/>
            <m:grow/>
          </m:dPr>
          <m:e>
            <m:sSub>
              <m:e>
                <m:acc>
                  <m:accPr>
                    <m:chr m:val="̃"/>
                  </m:accPr>
                  <m:e>
                    <m:acc>
                      <m:accPr>
                        <m:chr m:val="̃"/>
                      </m:accPr>
                      <m:e>
                        <m:r>
                          <m:t>q</m:t>
                        </m:r>
                      </m:e>
                    </m:acc>
                  </m:e>
                </m:acc>
              </m:e>
              <m:sub>
                <m:r>
                  <m:t>3</m:t>
                </m:r>
              </m:sub>
            </m:sSub>
          </m:e>
        </m:d>
        <m:r>
          <m:t>​</m:t>
        </m:r>
        <m:r>
          <m:rPr>
            <m:sty m:val="p"/>
          </m:rPr>
          <m:t>=</m:t>
        </m:r>
        <m:r>
          <m:t>2</m:t>
        </m:r>
        <m:r>
          <m:rPr>
            <m:sty m:val="p"/>
          </m:rPr>
          <m:t>/</m:t>
        </m:r>
        <m:rad>
          <m:radPr>
            <m:degHide m:val="on"/>
          </m:radPr>
          <m:deg/>
          <m:e>
            <m:r>
              <m:t>3</m:t>
            </m:r>
          </m:e>
        </m:rad>
      </m:oMath>
      <w:r>
        <w:t xml:space="preserve">,</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sSub>
                <m:e>
                  <m:acc>
                    <m:accPr>
                      <m:chr m:val="̃"/>
                    </m:accPr>
                    <m:e>
                      <m:r>
                        <m:t>q</m:t>
                      </m:r>
                    </m:e>
                  </m:acc>
                </m:e>
                <m:sub>
                  <m:r>
                    <m:t>1</m:t>
                  </m:r>
                </m:sub>
              </m:sSub>
              <m:r>
                <m:rPr>
                  <m:sty m:val="p"/>
                </m:rPr>
                <m:t>⋅</m:t>
              </m:r>
              <m:sSub>
                <m:e>
                  <m:acc>
                    <m:accPr>
                      <m:chr m:val="̃"/>
                    </m:accPr>
                    <m:e>
                      <m:r>
                        <m:t>a</m:t>
                      </m:r>
                    </m:e>
                  </m:acc>
                </m:e>
                <m:sub>
                  <m:r>
                    <m:t>3</m:t>
                  </m:r>
                </m:sub>
              </m:sSub>
            </m:e>
            <m:e>
              <m:r>
                <m:t>&amp;</m:t>
              </m:r>
              <m:r>
                <m:rPr>
                  <m:sty m:val="p"/>
                </m:rPr>
                <m:t>=</m:t>
              </m:r>
              <m:f>
                <m:fPr>
                  <m:type m:val="lin"/>
                </m:fPr>
                <m:num>
                  <m:r>
                    <m:t>1</m:t>
                  </m:r>
                </m:num>
                <m:den>
                  <m:rad>
                    <m:radPr>
                      <m:degHide m:val="on"/>
                    </m:radPr>
                    <m:deg/>
                    <m:e>
                      <m:r>
                        <m:t>2</m:t>
                      </m:r>
                    </m:e>
                  </m:rad>
                </m:den>
              </m:f>
            </m:e>
          </m:eqArr>
        </m:oMath>
      </m:oMathPara>
    </w:p>
    <w:p>
      <w:pPr>
        <w:pStyle w:val="FirstParagraph"/>
      </w:pPr>
      <w:r>
        <w:t xml:space="preserve">and</w:t>
      </w:r>
      <w:r>
        <w:t xml:space="preserve"> </w:t>
      </w:r>
      <m:oMath>
        <m:sSub>
          <m:e>
            <m:acc>
              <m:accPr>
                <m:chr m:val="̃"/>
              </m:accPr>
              <m:e>
                <m:r>
                  <m:t>q</m:t>
                </m:r>
              </m:e>
            </m:acc>
          </m:e>
          <m:sub>
            <m:r>
              <m:t>2</m:t>
            </m:r>
          </m:sub>
        </m:sSub>
        <m:r>
          <m:rPr>
            <m:sty m:val="p"/>
          </m:rPr>
          <m:t>⋅</m:t>
        </m:r>
        <m:sSub>
          <m:e>
            <m:acc>
              <m:accPr>
                <m:chr m:val="̃"/>
              </m:accPr>
              <m:e>
                <m:r>
                  <m:t>a</m:t>
                </m:r>
              </m:e>
            </m:acc>
          </m:e>
          <m:sub>
            <m:r>
              <m:t>3</m:t>
            </m:r>
          </m:sub>
        </m:sSub>
        <m:r>
          <m:rPr>
            <m:sty m:val="p"/>
          </m:rPr>
          <m:t>=</m:t>
        </m:r>
        <m:f>
          <m:fPr>
            <m:type m:val="lin"/>
          </m:fPr>
          <m:num>
            <m:r>
              <m:t>1</m:t>
            </m:r>
          </m:num>
          <m:den>
            <m:rad>
              <m:radPr>
                <m:degHide m:val="on"/>
              </m:radPr>
              <m:deg/>
              <m:e>
                <m:r>
                  <m:t>6</m:t>
                </m:r>
              </m:e>
            </m:rad>
          </m:den>
        </m:f>
      </m:oMath>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m:oMathPara>
        <m:oMathParaPr>
          <m:jc m:val="center"/>
        </m:oMathParaPr>
        <m:oMath>
          <m:eqArr>
            <m:e>
              <m:f>
                <m:fPr>
                  <m:type m:val="lin"/>
                </m:fPr>
                <m:num>
                  <m:r>
                    <m:t>1</m:t>
                  </m:r>
                </m:num>
                <m:den>
                  <m:rad>
                    <m:radPr>
                      <m:degHide m:val="on"/>
                    </m:radPr>
                    <m:deg/>
                    <m:e>
                      <m:r>
                        <m:t>2</m:t>
                      </m:r>
                    </m:e>
                  </m:rad>
                </m:den>
              </m:f>
              <m:r>
                <m:t> </m:t>
              </m:r>
              <m:sSub>
                <m:e>
                  <m:acc>
                    <m:accPr>
                      <m:chr m:val="̃"/>
                    </m:accPr>
                    <m:e>
                      <m:r>
                        <m:t>q</m:t>
                      </m:r>
                    </m:e>
                  </m:acc>
                </m:e>
                <m:sub>
                  <m:r>
                    <m:t>1</m:t>
                  </m:r>
                </m:sub>
              </m:sSub>
              <m:r>
                <m:rPr>
                  <m:sty m:val="p"/>
                </m:rPr>
                <m:t>+</m:t>
              </m:r>
              <m:rad>
                <m:radPr>
                  <m:degHide m:val="on"/>
                </m:radPr>
                <m:deg/>
                <m:e>
                  <m:r>
                    <m:t>3</m:t>
                  </m:r>
                  <m:r>
                    <m:rPr>
                      <m:sty m:val="p"/>
                    </m:rPr>
                    <m:t>/</m:t>
                  </m:r>
                  <m:r>
                    <m:t>2</m:t>
                  </m:r>
                </m:e>
              </m:rad>
              <m:r>
                <m:t> </m:t>
              </m:r>
              <m:sSub>
                <m:e>
                  <m:acc>
                    <m:accPr>
                      <m:chr m:val="̃"/>
                    </m:accPr>
                    <m:e>
                      <m:r>
                        <m:t>q</m:t>
                      </m:r>
                    </m:e>
                  </m:acc>
                </m:e>
                <m:sub>
                  <m:r>
                    <m:t>2</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rPr>
                  <m:sty m:val="p"/>
                </m:rPr>
                <m:t>−</m:t>
              </m:r>
              <m:r>
                <m:t>1</m:t>
              </m:r>
              <m:r>
                <m:rPr>
                  <m:sty m:val="p"/>
                </m:rPr>
                <m:t>,</m:t>
              </m:r>
              <m:r>
                <m:t>2</m:t>
              </m:r>
              <m:r>
                <m:rPr>
                  <m:sty m:val="p"/>
                </m:rPr>
                <m:t>)</m:t>
              </m:r>
            </m:e>
            <m:e>
              <m:r>
                <m:t>&amp;</m:t>
              </m:r>
              <m:r>
                <m:rPr>
                  <m:sty m:val="p"/>
                </m:rPr>
                <m:t>=</m:t>
              </m:r>
              <m:r>
                <m:rPr>
                  <m:sty m:val="p"/>
                </m:rPr>
                <m:t>(</m:t>
              </m:r>
              <m:r>
                <m:t>1</m:t>
              </m:r>
              <m:r>
                <m:rPr>
                  <m:sty m:val="p"/>
                </m:rPr>
                <m:t>,</m:t>
              </m:r>
              <m:r>
                <m:t>0</m:t>
              </m:r>
              <m:r>
                <m:rPr>
                  <m:sty m:val="p"/>
                </m:rPr>
                <m:t>,</m:t>
              </m:r>
              <m:r>
                <m:t>1</m:t>
              </m:r>
              <m:r>
                <m:rPr>
                  <m:sty m:val="p"/>
                </m:rPr>
                <m:t>)</m:t>
              </m:r>
            </m:e>
            <m:e>
              <m:r>
                <m:t>&amp;</m:t>
              </m:r>
              <m:r>
                <m:rPr>
                  <m:sty m:val="p"/>
                </m:rPr>
                <m:t>=</m:t>
              </m:r>
              <m:sSub>
                <m:e>
                  <m:acc>
                    <m:accPr>
                      <m:chr m:val="̃"/>
                    </m:accPr>
                    <m:e>
                      <m:r>
                        <m:t>a</m:t>
                      </m:r>
                    </m:e>
                  </m:acc>
                </m:e>
                <m:sub>
                  <m:r>
                    <m:t>2</m:t>
                  </m:r>
                </m:sub>
              </m:sSub>
              <m:r>
                <m:rPr>
                  <m:sty m:val="p"/>
                </m:rPr>
                <m:t>.</m:t>
              </m:r>
            </m:e>
          </m:eqArr>
        </m:oMath>
      </m:oMathPara>
    </w:p>
    <w:bookmarkEnd w:id="598"/>
    <w:bookmarkStart w:id="599" w:name="def-least-squares"/>
    <w:p>
      <w:pPr>
        <w:pStyle w:val="FirstParagraph"/>
      </w:pPr>
      <w:r>
        <w:rPr>
          <w:b/>
          <w:bCs/>
        </w:rPr>
        <w:t xml:space="preserve">Definition 115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w:t>
      </w:r>
      <w:r>
        <w:t xml:space="preserve"> </w:t>
      </w:r>
      <w:r>
        <w:rPr>
          <w:b/>
          <w:bCs/>
        </w:rPr>
        <w:t xml:space="preserve">least squares solution</w:t>
      </w:r>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a vector</w:t>
      </w:r>
      <w:r>
        <w:t xml:space="preserve"> </w:t>
      </w:r>
      <m:oMath>
        <m:acc>
          <m:accPr>
            <m:chr m:val="̂"/>
          </m:accPr>
          <m:e>
            <m:acc>
              <m:accPr>
                <m:chr m:val="̃"/>
              </m:accPr>
              <m:e>
                <m:r>
                  <m:t>x</m:t>
                </m:r>
              </m:e>
            </m:acc>
          </m:e>
        </m:acc>
        <m:r>
          <m:rPr>
            <m:sty m:val="p"/>
          </m:rPr>
          <m:t>∈</m:t>
        </m:r>
        <m:sSup>
          <m:e>
            <m:r>
              <m:rPr>
                <m:scr m:val="double-struck"/>
                <m:sty m:val="p"/>
              </m:rPr>
              <m:t>R</m:t>
            </m:r>
          </m:e>
          <m:sup>
            <m:r>
              <m:t>n</m:t>
            </m:r>
          </m:sup>
        </m:sSup>
      </m:oMath>
      <w:r>
        <w:t xml:space="preserve"> </w:t>
      </w:r>
      <w:r>
        <w:t xml:space="preserve">such that</w:t>
      </w:r>
    </w:p>
    <w:p>
      <w:pPr>
        <w:pStyle w:val="BodyText"/>
      </w:pPr>
      <m:oMathPara>
        <m:oMathParaPr>
          <m:jc m:val="center"/>
        </m:oMathParaP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r>
            <m:t> </m:t>
          </m:r>
          <m:r>
            <m:rPr>
              <m:nor/>
              <m:sty m:val="p"/>
            </m:rPr>
            <m:t>for every </m:t>
          </m:r>
          <m:acc>
            <m:accPr>
              <m:chr m:val="̃"/>
            </m:accPr>
            <m:e>
              <m:r>
                <m:t>x</m:t>
              </m:r>
            </m:e>
          </m:acc>
          <m:r>
            <m:rPr>
              <m:sty m:val="p"/>
            </m:rPr>
            <m:t>∈</m:t>
          </m:r>
          <m:sSup>
            <m:e>
              <m:r>
                <m:rPr>
                  <m:scr m:val="double-struck"/>
                  <m:sty m:val="p"/>
                </m:rPr>
                <m:t>R</m:t>
              </m:r>
            </m:e>
            <m:sup>
              <m:r>
                <m:t>n</m:t>
              </m:r>
            </m:sup>
          </m:sSup>
          <m:r>
            <m:rPr>
              <m:sty m:val="p"/>
            </m:rPr>
            <m:t>.</m:t>
          </m:r>
        </m:oMath>
      </m:oMathPara>
    </w:p>
    <w:bookmarkEnd w:id="599"/>
    <w:bookmarkStart w:id="600" w:name="exm-least-squares"/>
    <w:p>
      <w:pPr>
        <w:pStyle w:val="FirstParagraph"/>
      </w:pPr>
      <w:r>
        <w:rPr>
          <w:b/>
          <w:bCs/>
        </w:rPr>
        <w:t xml:space="preserve">Example 185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m:oMath>
        <m:acc>
          <m:accPr>
            <m:chr m:val="̃"/>
          </m:accPr>
          <m:e>
            <m:r>
              <m:t>b</m:t>
            </m:r>
          </m:e>
        </m:acc>
        <m:r>
          <m:rPr>
            <m:sty m:val="p"/>
          </m:rPr>
          <m:t>=</m:t>
        </m:r>
        <m:r>
          <m:rPr>
            <m:sty m:val="p"/>
          </m:rPr>
          <m:t>(</m:t>
        </m:r>
        <m:r>
          <m:t>1</m:t>
        </m:r>
        <m:r>
          <m:rPr>
            <m:sty m:val="p"/>
          </m:rPr>
          <m:t>,</m:t>
        </m:r>
        <m:r>
          <m:t>3</m:t>
        </m:r>
        <m:r>
          <m:rPr>
            <m:sty m:val="p"/>
          </m:rPr>
          <m:t>)</m:t>
        </m:r>
      </m:oMath>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111</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r>
                    <m:t>x</m:t>
                  </m:r>
                </m:e>
              </m:d>
              <m:sSup>
                <m:e>
                  <m:r>
                    <m:t>​</m:t>
                  </m:r>
                </m:e>
                <m:sup>
                  <m:r>
                    <m:t>2</m:t>
                  </m:r>
                </m:sup>
              </m:sSup>
              <m:r>
                <m:t>&amp;</m:t>
              </m:r>
              <m:r>
                <m:rPr>
                  <m:sty m:val="p"/>
                </m:rPr>
                <m:t>=</m:t>
              </m:r>
              <m:r>
                <m:rPr>
                  <m:sty m:val="p"/>
                </m:rPr>
                <m:t>(</m:t>
              </m:r>
              <m:r>
                <m:t>1</m:t>
              </m:r>
              <m:r>
                <m:rPr>
                  <m:sty m:val="p"/>
                </m:rPr>
                <m:t>−</m:t>
              </m:r>
              <m:r>
                <m:t>x</m:t>
              </m:r>
              <m:sSup>
                <m:e>
                  <m:r>
                    <m:rPr>
                      <m:sty m:val="p"/>
                    </m:rPr>
                    <m:t>)</m:t>
                  </m:r>
                </m:e>
                <m:sup>
                  <m:r>
                    <m:t>2</m:t>
                  </m:r>
                </m:sup>
              </m:sSup>
              <m:r>
                <m:rPr>
                  <m:sty m:val="p"/>
                </m:rPr>
                <m:t>+</m:t>
              </m:r>
              <m:r>
                <m:rPr>
                  <m:sty m:val="p"/>
                </m:rPr>
                <m:t>(</m:t>
              </m:r>
              <m:r>
                <m:t>3</m:t>
              </m:r>
              <m:r>
                <m:rPr>
                  <m:sty m:val="p"/>
                </m:rPr>
                <m:t>−</m:t>
              </m:r>
              <m:r>
                <m:t>x</m:t>
              </m:r>
              <m:sSup>
                <m:e>
                  <m:r>
                    <m:rPr>
                      <m:sty m:val="p"/>
                    </m:rPr>
                    <m:t>)</m:t>
                  </m:r>
                </m:e>
                <m:sup>
                  <m:r>
                    <m:t>2</m:t>
                  </m:r>
                </m:sup>
              </m:sSup>
            </m:e>
            <m:e>
              <m:r>
                <m:t>&amp;</m:t>
              </m:r>
              <m:r>
                <m:rPr>
                  <m:sty m:val="p"/>
                </m:rPr>
                <m:t>=</m:t>
              </m:r>
              <m:r>
                <m:t>2</m:t>
              </m:r>
              <m:r>
                <m:t> </m:t>
              </m:r>
              <m:r>
                <m:rPr>
                  <m:sty m:val="p"/>
                </m:rPr>
                <m:t>(</m:t>
              </m:r>
              <m:r>
                <m:t>x</m:t>
              </m:r>
              <m:r>
                <m:rPr>
                  <m:sty m:val="p"/>
                </m:rPr>
                <m:t>−</m:t>
              </m:r>
              <m:r>
                <m:t>2</m:t>
              </m:r>
              <m:sSup>
                <m:e>
                  <m:r>
                    <m:rPr>
                      <m:sty m:val="p"/>
                    </m:rPr>
                    <m:t>)</m:t>
                  </m:r>
                </m:e>
                <m:sup>
                  <m:r>
                    <m:t>2</m:t>
                  </m:r>
                </m:sup>
              </m:sSup>
              <m:r>
                <m:rPr>
                  <m:sty m:val="p"/>
                </m:rPr>
                <m:t>+</m:t>
              </m:r>
              <m:r>
                <m:t>2</m:t>
              </m:r>
              <m:r>
                <m:rPr>
                  <m:sty m:val="p"/>
                </m:rPr>
                <m:t>,</m:t>
              </m:r>
            </m:e>
          </m:eqArr>
        </m:oMath>
      </m:oMathPara>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600"/>
    <w:bookmarkStart w:id="601" w:name="def-normal-equations"/>
    <w:p>
      <w:pPr>
        <w:pStyle w:val="BodyText"/>
      </w:pPr>
      <w:r>
        <w:rPr>
          <w:b/>
          <w:bCs/>
        </w:rPr>
        <w:t xml:space="preserve">Definition 116 (Normal equations)</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as in</w:t>
      </w:r>
      <w:r>
        <w:t xml:space="preserve"> </w:t>
      </w:r>
      <w:hyperlink w:anchor="def-least-squares">
        <w:r>
          <w:rPr>
            <w:rStyle w:val="Hyperlink"/>
          </w:rPr>
          <w:t xml:space="preserve">Definition 115</w:t>
        </w:r>
      </w:hyperlink>
      <w:r>
        <w:t xml:space="preserve">,</w:t>
      </w:r>
      <w:r>
        <w:t xml:space="preserve"> </w:t>
      </w:r>
      <w:r>
        <w:t xml:space="preserve">the equations</w:t>
      </w:r>
      <w:r>
        <w:t xml:space="preserve"> </w:t>
      </w:r>
      <m:oMath>
        <m:sSup>
          <m:e>
            <m:r>
              <m:rPr>
                <m:sty m:val="bi"/>
              </m:rPr>
              <m:t>A</m:t>
            </m:r>
          </m:e>
          <m:sup>
            <m:r>
              <m:rPr>
                <m:sty m:val="p"/>
              </m:rPr>
              <m:t>⊤</m:t>
            </m:r>
          </m:sup>
        </m:sSup>
        <m:r>
          <m:rPr>
            <m:sty m:val="bi"/>
          </m:rPr>
          <m:t>A</m:t>
        </m:r>
        <m:acc>
          <m:accPr>
            <m:chr m:val="̃"/>
          </m:accPr>
          <m:e>
            <m:r>
              <m:t>x</m:t>
            </m:r>
          </m:e>
        </m:acc>
        <m:r>
          <m:rPr>
            <m:sty m:val="p"/>
          </m:rPr>
          <m:t>=</m:t>
        </m:r>
        <m:sSup>
          <m:e>
            <m:r>
              <m:rPr>
                <m:sty m:val="bi"/>
              </m:rPr>
              <m:t>A</m:t>
            </m:r>
          </m:e>
          <m:sup>
            <m:r>
              <m:rPr>
                <m:sty m:val="p"/>
              </m:rPr>
              <m:t>⊤</m:t>
            </m:r>
          </m:sup>
        </m:sSup>
        <m:acc>
          <m:accPr>
            <m:chr m:val="̃"/>
          </m:accPr>
          <m:e>
            <m:r>
              <m:t>b</m:t>
            </m:r>
          </m:e>
        </m:acc>
      </m:oMath>
      <w:r>
        <w:t xml:space="preserve"> </w:t>
      </w:r>
      <w:r>
        <w:t xml:space="preserve">are the</w:t>
      </w:r>
      <w:r>
        <w:t xml:space="preserve"> </w:t>
      </w:r>
      <w:r>
        <w:rPr>
          <w:b/>
          <w:bCs/>
        </w:rPr>
        <w:t xml:space="preserve">normal equations</w:t>
      </w:r>
      <w:r>
        <w:t xml:space="preserve">.</w:t>
      </w:r>
    </w:p>
    <w:bookmarkEnd w:id="601"/>
    <w:bookmarkStart w:id="602" w:name="thm-normal-equations"/>
    <w:p>
      <w:pPr>
        <w:pStyle w:val="BodyText"/>
      </w:pPr>
      <w:r>
        <w:rPr>
          <w:b/>
          <w:bCs/>
        </w:rPr>
        <w:t xml:space="preserve">Theorem 104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p>
    <w:p>
      <w:pPr>
        <w:pStyle w:val="Compact"/>
        <w:numPr>
          <w:ilvl w:val="0"/>
          <w:numId w:val="1094"/>
        </w:numPr>
      </w:pPr>
      <m:oMath>
        <m:acc>
          <m:accPr>
            <m:chr m:val="̂"/>
          </m:accPr>
          <m:e>
            <m:acc>
              <m:accPr>
                <m:chr m:val="̃"/>
              </m:accPr>
              <m:e>
                <m:r>
                  <m:t>x</m:t>
                </m:r>
              </m:e>
            </m:acc>
          </m:e>
        </m:acc>
      </m:oMath>
      <w:r>
        <w:t xml:space="preserve"> </w:t>
      </w:r>
      <w:r>
        <w:t xml:space="preserve">is a least squares solution (</w:t>
      </w:r>
      <w:hyperlink w:anchor="def-least-squares">
        <w:r>
          <w:rPr>
            <w:rStyle w:val="Hyperlink"/>
          </w:rPr>
          <w:t xml:space="preserve">Definition 115</w:t>
        </w:r>
      </w:hyperlink>
      <w:r>
        <w:t xml:space="preserve">)</w:t>
      </w:r>
      <w:r>
        <w:t xml:space="preserve"> </w:t>
      </w:r>
      <w:r>
        <w:t xml:space="preserve">exactly when it solves the normal equations</w:t>
      </w:r>
      <w:r>
        <w:t xml:space="preserve"> </w:t>
      </w:r>
      <m:oMath>
        <m:sSup>
          <m:e>
            <m:r>
              <m:rPr>
                <m:sty m:val="bi"/>
              </m:rPr>
              <m:t>A</m:t>
            </m:r>
          </m:e>
          <m:sup>
            <m:r>
              <m:rPr>
                <m:sty m:val="p"/>
              </m:rPr>
              <m:t>⊤</m:t>
            </m:r>
          </m:sup>
        </m:sSup>
        <m:r>
          <m:rPr>
            <m:sty m:val="bi"/>
          </m:rPr>
          <m:t>A</m:t>
        </m:r>
        <m:acc>
          <m:accPr>
            <m:chr m:val="̂"/>
          </m:accPr>
          <m:e>
            <m:acc>
              <m:accPr>
                <m:chr m:val="̃"/>
              </m:accPr>
              <m:e>
                <m:r>
                  <m:t>x</m:t>
                </m:r>
              </m:e>
            </m:acc>
          </m:e>
        </m:acc>
        <m:r>
          <m:rPr>
            <m:sty m:val="p"/>
          </m:rPr>
          <m:t>=</m:t>
        </m:r>
        <m:sSup>
          <m:e>
            <m:r>
              <m:rPr>
                <m:sty m:val="bi"/>
              </m:rPr>
              <m:t>A</m:t>
            </m:r>
          </m:e>
          <m:sup>
            <m:r>
              <m:rPr>
                <m:sty m:val="p"/>
              </m:rPr>
              <m:t>⊤</m:t>
            </m:r>
          </m:sup>
        </m:sSup>
        <m:acc>
          <m:accPr>
            <m:chr m:val="̃"/>
          </m:accPr>
          <m:e>
            <m:r>
              <m:t>b</m:t>
            </m:r>
          </m:e>
        </m:acc>
      </m:oMath>
      <w:r>
        <w:t xml:space="preserve">.</w:t>
      </w:r>
    </w:p>
    <w:p>
      <w:pPr>
        <w:pStyle w:val="Compact"/>
        <w:numPr>
          <w:ilvl w:val="0"/>
          <w:numId w:val="1094"/>
        </w:numPr>
      </w:pPr>
      <w:r>
        <w:t xml:space="preserve">The normal equations are consistent (</w:t>
      </w:r>
      <w:hyperlink w:anchor="def-consistent-system">
        <w:r>
          <w:rPr>
            <w:rStyle w:val="Hyperlink"/>
          </w:rPr>
          <w:t xml:space="preserve">Definition 111</w:t>
        </w:r>
      </w:hyperlink>
      <w:r>
        <w:t xml:space="preserve">).</w:t>
      </w:r>
    </w:p>
    <w:p>
      <w:pPr>
        <w:pStyle w:val="Compact"/>
        <w:numPr>
          <w:ilvl w:val="0"/>
          <w:numId w:val="1094"/>
        </w:numPr>
      </w:pPr>
      <w:r>
        <w:t xml:space="preserve">Every least squares solution gives the same fitted vector</w:t>
      </w:r>
      <w:r>
        <w:t xml:space="preserve"> </w:t>
      </w:r>
      <m:oMath>
        <m:r>
          <m:rPr>
            <m:sty m:val="bi"/>
          </m:rPr>
          <m:t>A</m:t>
        </m:r>
        <m:acc>
          <m:accPr>
            <m:chr m:val="̂"/>
          </m:accPr>
          <m:e>
            <m:acc>
              <m:accPr>
                <m:chr m:val="̃"/>
              </m:accPr>
              <m:e>
                <m:r>
                  <m:t>x</m:t>
                </m:r>
              </m:e>
            </m:acc>
          </m:e>
        </m:acc>
      </m:oMath>
      <w:r>
        <w:t xml:space="preserve">:</w:t>
      </w:r>
      <w:r>
        <w:t xml:space="preserve"> </w:t>
      </w:r>
      <w:r>
        <w:t xml:space="preserve">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94"/>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m:oMath>
        <m:acc>
          <m:accPr>
            <m:chr m:val="̂"/>
          </m:accPr>
          <m:e>
            <m:acc>
              <m:accPr>
                <m:chr m:val="̃"/>
              </m:accPr>
              <m:e>
                <m:r>
                  <m:t>x</m:t>
                </m:r>
              </m:e>
            </m:acc>
          </m:e>
        </m:acc>
        <m:r>
          <m:rPr>
            <m:sty m:val="p"/>
          </m:rPr>
          <m:t>=</m:t>
        </m:r>
        <m:r>
          <m:rPr>
            <m:sty m:val="p"/>
          </m:rPr>
          <m:t>(</m:t>
        </m:r>
        <m:sSup>
          <m:e>
            <m:r>
              <m:rPr>
                <m:sty m:val="bi"/>
              </m:rPr>
              <m:t>A</m:t>
            </m:r>
          </m:e>
          <m:sup>
            <m:r>
              <m:rPr>
                <m:sty m:val="p"/>
              </m:rPr>
              <m:t>⊤</m:t>
            </m:r>
          </m:sup>
        </m:sSup>
        <m:r>
          <m:rPr>
            <m:sty m:val="bi"/>
          </m:rPr>
          <m:t>A</m:t>
        </m:r>
        <m:sSup>
          <m:e>
            <m:r>
              <m:rPr>
                <m:sty m:val="p"/>
              </m:rPr>
              <m:t>)</m:t>
            </m:r>
          </m:e>
          <m:sup>
            <m:r>
              <m:rPr>
                <m:sty m:val="p"/>
              </m:rPr>
              <m:t>−</m:t>
            </m:r>
            <m:r>
              <m:t>1</m:t>
            </m:r>
          </m:sup>
        </m:sSup>
        <m:sSup>
          <m:e>
            <m:r>
              <m:rPr>
                <m:sty m:val="bi"/>
              </m:rPr>
              <m:t>A</m:t>
            </m:r>
          </m:e>
          <m:sup>
            <m:r>
              <m:rPr>
                <m:sty m:val="p"/>
              </m:rPr>
              <m:t>⊤</m:t>
            </m:r>
          </m:sup>
        </m:sSup>
        <m:acc>
          <m:accPr>
            <m:chr m:val="̃"/>
          </m:accPr>
          <m:e>
            <m:r>
              <m:t>b</m:t>
            </m:r>
          </m:e>
        </m:acc>
      </m:oMath>
      <w:r>
        <w:t xml:space="preserve">.</w:t>
      </w:r>
    </w:p>
    <w:bookmarkEnd w:id="602"/>
    <w:p>
      <w:pPr>
        <w:pStyle w:val="FirstParagraph"/>
      </w:pPr>
      <w:r>
        <w:rPr>
          <w:i/>
          <w:iCs/>
        </w:rPr>
        <w:t xml:space="preserve">Proof</w:t>
      </w:r>
      <w:r>
        <w:t xml:space="preserve">. </w:t>
      </w:r>
      <w:r>
        <w:t xml:space="preserve">Let</w:t>
      </w:r>
      <w:r>
        <w:t xml:space="preserve"> </w:t>
      </w:r>
      <m:oMath>
        <m:acc>
          <m:accPr>
            <m:chr m:val="̃"/>
          </m:accPr>
          <m:e>
            <m:r>
              <m:t>u</m:t>
            </m:r>
          </m:e>
        </m:acc>
      </m:oMath>
      <w:r>
        <w:t xml:space="preserve"> </w:t>
      </w:r>
      <w:r>
        <w:t xml:space="preserve">be 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m:oMath>
        <m:r>
          <m:rPr>
            <m:sty m:val="bi"/>
          </m:rPr>
          <m:t>A</m:t>
        </m:r>
        <m:acc>
          <m:accPr>
            <m:chr m:val="̃"/>
          </m:accPr>
          <m:e>
            <m:r>
              <m:t>x</m:t>
            </m:r>
          </m:e>
        </m:acc>
      </m:oMath>
      <w:r>
        <w:t xml:space="preserve">,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rPr>
          <w:b/>
          <w:bCs/>
        </w:rPr>
        <w:t xml:space="preserve">Least squares solutions are the solutions of</w:t>
      </w:r>
      <w:r>
        <w:rPr>
          <w:b/>
          <w:bCs/>
        </w:rPr>
        <w:t xml:space="preserve"> </w:t>
      </w:r>
      <m:oMath>
        <m:r>
          <m:rPr>
            <m:sty m:val="bi"/>
          </m:rPr>
          <m:t>A</m:t>
        </m:r>
        <m:acc>
          <m:accPr>
            <m:chr m:val="̃"/>
          </m:accPr>
          <m:e>
            <m:r>
              <m:t>x</m:t>
            </m:r>
          </m:e>
        </m:acc>
        <m:r>
          <m:rPr>
            <m:sty m:val="p"/>
          </m:rPr>
          <m:t>=</m:t>
        </m:r>
        <m:acc>
          <m:accPr>
            <m:chr m:val="̃"/>
          </m:accPr>
          <m:e>
            <m:r>
              <m:t>u</m:t>
            </m:r>
          </m:e>
        </m:acc>
      </m:oMath>
      <w:r>
        <w:rPr>
          <w:b/>
          <w:bCs/>
        </w:rP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 for every</w:t>
      </w:r>
      <w:r>
        <w:t xml:space="preserve"> </w:t>
      </w:r>
      <m:oMath>
        <m:acc>
          <m:accPr>
            <m:chr m:val="̃"/>
          </m:accPr>
          <m:e>
            <m:r>
              <m:t>x</m:t>
            </m:r>
          </m:e>
        </m:acc>
      </m:oMath>
      <w:r>
        <w:t xml:space="preserve">,</w:t>
      </w:r>
      <w:r>
        <w:t xml:space="preserve"> </w:t>
      </w:r>
      <m:oMath>
        <m:r>
          <m:rPr>
            <m:sty m:val="bi"/>
          </m:rPr>
          <m:t>A</m:t>
        </m:r>
        <m:acc>
          <m:accPr>
            <m:chr m:val="̃"/>
          </m:accPr>
          <m:e>
            <m:r>
              <m:t>x</m:t>
            </m:r>
          </m:e>
        </m:acc>
        <m:r>
          <m:rPr>
            <m:sty m:val="p"/>
          </m:rPr>
          <m:t>∈</m:t>
        </m:r>
        <m:r>
          <m:rPr>
            <m:scr m:val="script"/>
            <m:sty m:val="p"/>
          </m:rPr>
          <m:t>C</m:t>
        </m:r>
        <m:r>
          <m:rPr>
            <m:sty m:val="p"/>
          </m:rPr>
          <m:t>(</m:t>
        </m:r>
        <m:r>
          <m:rPr>
            <m:sty m:val="bi"/>
          </m:rPr>
          <m:t>A</m:t>
        </m:r>
        <m:r>
          <m:rPr>
            <m:sty m:val="p"/>
          </m:rPr>
          <m:t>)</m:t>
        </m:r>
      </m:oMath>
      <w:r>
        <w:t xml:space="preserve">, so</w:t>
      </w:r>
      <w:r>
        <w:t xml:space="preserve"> </w:t>
      </w: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acc>
              <m:accPr>
                <m:chr m:val="̃"/>
              </m:accPr>
              <m:e>
                <m:r>
                  <m:t>u</m:t>
                </m:r>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oMath>
      <w:r>
        <w:t xml:space="preserve"> </w:t>
      </w:r>
      <w:r>
        <w:t xml:space="preserve">(</w:t>
      </w:r>
      <w:hyperlink w:anchor="thm-closest-point">
        <w:r>
          <w:rPr>
            <w:rStyle w:val="Hyperlink"/>
          </w:rPr>
          <w:t xml:space="preserve">Theorem 89</w:t>
        </w:r>
      </w:hyperlink>
      <w:r>
        <w:t xml:space="preserve">), and</w:t>
      </w:r>
      <w:r>
        <w:t xml:space="preserve"> </w:t>
      </w:r>
      <m:oMath>
        <m:acc>
          <m:accPr>
            <m:chr m:val="̂"/>
          </m:accPr>
          <m:e>
            <m:acc>
              <m:accPr>
                <m:chr m:val="̃"/>
              </m:accPr>
              <m:e>
                <m:r>
                  <m:t>x</m:t>
                </m:r>
              </m:e>
            </m:acc>
          </m:e>
        </m:acc>
      </m:oMath>
      <w:r>
        <w:t xml:space="preserve"> </w:t>
      </w:r>
      <w:r>
        <w:t xml:space="preserve">is a least squares solution.</w:t>
      </w:r>
      <w:r>
        <w:t xml:space="preserve"> </w:t>
      </w:r>
      <w:r>
        <w:t xml:space="preserve">Conversely, let</w:t>
      </w:r>
      <w:r>
        <w:t xml:space="preserve"> </w:t>
      </w:r>
      <m:oMath>
        <m:acc>
          <m:accPr>
            <m:chr m:val="̂"/>
          </m:accPr>
          <m:e>
            <m:acc>
              <m:accPr>
                <m:chr m:val="̃"/>
              </m:accPr>
              <m:e>
                <m:r>
                  <m:t>x</m:t>
                </m:r>
              </m:e>
            </m:acc>
          </m:e>
        </m:acc>
      </m:oMath>
      <w:r>
        <w:t xml:space="preserve"> </w:t>
      </w:r>
      <w:r>
        <w:t xml:space="preserve">be a least squares solution.</w:t>
      </w:r>
      <w:r>
        <w:t xml:space="preserve"> </w:t>
      </w:r>
      <m:oMath>
        <m:acc>
          <m:accPr>
            <m:chr m:val="̃"/>
          </m:accPr>
          <m:e>
            <m:r>
              <m:t>u</m:t>
            </m:r>
          </m:e>
        </m:acc>
        <m:r>
          <m:rPr>
            <m:sty m:val="p"/>
          </m:rPr>
          <m:t>∈</m:t>
        </m:r>
        <m:r>
          <m:rPr>
            <m:scr m:val="script"/>
            <m:sty m:val="p"/>
          </m:rPr>
          <m:t>C</m:t>
        </m:r>
        <m:r>
          <m:rPr>
            <m:sty m:val="p"/>
          </m:rPr>
          <m:t>(</m:t>
        </m:r>
        <m:r>
          <m:rPr>
            <m:sty m:val="bi"/>
          </m:rPr>
          <m:t>A</m:t>
        </m:r>
        <m:r>
          <m:rPr>
            <m:sty m:val="p"/>
          </m:rPr>
          <m:t>)</m:t>
        </m:r>
      </m:oMath>
      <w:r>
        <w:t xml:space="preserve">, so</w:t>
      </w:r>
      <w:r>
        <w:t xml:space="preserve"> </w:t>
      </w:r>
      <m:oMath>
        <m:acc>
          <m:accPr>
            <m:chr m:val="̃"/>
          </m:accPr>
          <m:e>
            <m:r>
              <m:t>u</m:t>
            </m:r>
          </m:e>
        </m:acc>
        <m:r>
          <m:rPr>
            <m:sty m:val="p"/>
          </m:rPr>
          <m:t>=</m:t>
        </m:r>
        <m:r>
          <m:rPr>
            <m:sty m:val="bi"/>
          </m:rPr>
          <m:t>A</m:t>
        </m:r>
        <m:sSub>
          <m:e>
            <m:acc>
              <m:accPr>
                <m:chr m:val="̃"/>
              </m:accPr>
              <m:e>
                <m:r>
                  <m:t>x</m:t>
                </m:r>
              </m:e>
            </m:acc>
          </m:e>
          <m:sub>
            <m:r>
              <m:t>0</m:t>
            </m:r>
          </m:sub>
        </m:sSub>
      </m:oMath>
      <w:r>
        <w:t xml:space="preserve"> </w:t>
      </w:r>
      <w:r>
        <w:t xml:space="preserve">for some</w:t>
      </w:r>
      <w:r>
        <w:t xml:space="preserve"> </w:t>
      </w:r>
      <m:oMath>
        <m:sSub>
          <m:e>
            <m:acc>
              <m:accPr>
                <m:chr m:val="̃"/>
              </m:accPr>
              <m:e>
                <m:r>
                  <m:t>x</m:t>
                </m:r>
              </m:e>
            </m:acc>
          </m:e>
          <m:sub>
            <m:r>
              <m:t>0</m:t>
            </m:r>
          </m:sub>
        </m:sSub>
      </m:oMath>
      <w:r>
        <w:t xml:space="preserve"> </w:t>
      </w:r>
      <w:r>
        <w:t xml:space="preserve">(</w:t>
      </w:r>
      <w:hyperlink w:anchor="def-column-space">
        <w:r>
          <w:rPr>
            <w:rStyle w:val="Hyperlink"/>
          </w:rPr>
          <w:t xml:space="preserve">Definition 52</w:t>
        </w:r>
      </w:hyperlink>
      <w:r>
        <w:t xml:space="preserve">), and</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t>&amp;</m:t>
              </m:r>
              <m:r>
                <m:rPr>
                  <m:sty m:val="p"/>
                </m:rPr>
                <m:t>≤</m:t>
              </m:r>
              <m:r>
                <m:t>​</m:t>
              </m:r>
              <m:d>
                <m:dPr>
                  <m:begChr m:val="∥"/>
                  <m:sepChr m:val=""/>
                  <m:endChr m:val="∥"/>
                  <m:grow/>
                </m:dPr>
                <m:e>
                  <m:acc>
                    <m:accPr>
                      <m:chr m:val="̃"/>
                    </m:accPr>
                    <m:e>
                      <m:r>
                        <m:t>b</m:t>
                      </m:r>
                    </m:e>
                  </m:acc>
                  <m:r>
                    <m:rPr>
                      <m:sty m:val="p"/>
                    </m:rPr>
                    <m:t>−</m:t>
                  </m:r>
                  <m:r>
                    <m:rPr>
                      <m:sty m:val="bi"/>
                    </m:rPr>
                    <m:t>A</m:t>
                  </m:r>
                  <m:sSub>
                    <m:e>
                      <m:acc>
                        <m:accPr>
                          <m:chr m:val="̃"/>
                        </m:accPr>
                        <m:e>
                          <m:r>
                            <m:t>x</m:t>
                          </m:r>
                        </m:e>
                      </m:acc>
                    </m:e>
                    <m:sub>
                      <m:r>
                        <m:t>0</m:t>
                      </m:r>
                    </m:sub>
                  </m:sSub>
                </m:e>
              </m:d>
              <m:r>
                <m:t>​</m:t>
              </m:r>
              <m:r>
                <m:t>&amp;</m:t>
              </m:r>
              <m:r>
                <m:t>&amp;</m:t>
              </m:r>
              <m:r>
                <m:rPr>
                  <m:nor/>
                  <m:sty m:val="p"/>
                </m:rPr>
                <m:t>(</m:t>
              </m:r>
              <m:r>
                <m:rPr>
                  <m:nor/>
                  <m:sty m:val="p"/>
                </m:rPr>
                <m:t>Definition 115</m:t>
              </m:r>
              <m:r>
                <m:rPr>
                  <m:nor/>
                  <m:sty m:val="p"/>
                </m:rPr>
                <m:t>)</m:t>
              </m:r>
            </m:e>
            <m:e>
              <m:r>
                <m:t>&amp;</m:t>
              </m:r>
              <m:r>
                <m:rPr>
                  <m:sty m:val="p"/>
                </m:rPr>
                <m:t>=</m:t>
              </m:r>
              <m:r>
                <m:t>​</m:t>
              </m:r>
              <m:d>
                <m:dPr>
                  <m:begChr m:val="∥"/>
                  <m:sepChr m:val=""/>
                  <m:endChr m:val="∥"/>
                  <m:grow/>
                </m:dPr>
                <m:e>
                  <m:acc>
                    <m:accPr>
                      <m:chr m:val="̃"/>
                    </m:accPr>
                    <m:e>
                      <m:r>
                        <m:t>b</m:t>
                      </m:r>
                    </m:e>
                  </m:acc>
                  <m:r>
                    <m:rPr>
                      <m:sty m:val="p"/>
                    </m:rPr>
                    <m:t>−</m:t>
                  </m:r>
                  <m:acc>
                    <m:accPr>
                      <m:chr m:val="̃"/>
                    </m:accPr>
                    <m:e>
                      <m:r>
                        <m:t>u</m:t>
                      </m:r>
                    </m:e>
                  </m:acc>
                </m:e>
              </m:d>
              <m:r>
                <m:t>​</m:t>
              </m:r>
              <m:r>
                <m:t>&amp;</m:t>
              </m:r>
              <m:r>
                <m:t>&amp;</m:t>
              </m:r>
              <m:r>
                <m:rPr>
                  <m:nor/>
                  <m:sty m:val="p"/>
                </m:rPr>
                <m:t>(</m:t>
              </m:r>
              <m:acc>
                <m:accPr>
                  <m:chr m:val="̃"/>
                </m:accPr>
                <m:e>
                  <m:r>
                    <m:t>u</m:t>
                  </m:r>
                </m:e>
              </m:acc>
              <m:r>
                <m:rPr>
                  <m:sty m:val="p"/>
                </m:rPr>
                <m:t>=</m:t>
              </m:r>
              <m:r>
                <m:rPr>
                  <m:sty m:val="bi"/>
                </m:rPr>
                <m:t>A</m:t>
              </m:r>
              <m:sSub>
                <m:e>
                  <m:acc>
                    <m:accPr>
                      <m:chr m:val="̃"/>
                    </m:accPr>
                    <m:e>
                      <m:r>
                        <m:t>x</m:t>
                      </m:r>
                    </m:e>
                  </m:acc>
                </m:e>
                <m:sub>
                  <m:r>
                    <m:t>0</m:t>
                  </m:r>
                </m:sub>
              </m:sSub>
              <m:r>
                <m:rPr>
                  <m:nor/>
                  <m:sty m:val="p"/>
                </m:rPr>
                <m:t>)</m:t>
              </m:r>
            </m:e>
            <m:e>
              <m:r>
                <m:t>&amp;</m:t>
              </m:r>
              <m:r>
                <m:rPr>
                  <m:sty m:val="p"/>
                </m:rPr>
                <m:t>≤</m:t>
              </m:r>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&amp;</m:t>
              </m:r>
              <m:r>
                <m:t>&amp;</m:t>
              </m:r>
              <m:r>
                <m:rPr>
                  <m:nor/>
                  <m:sty m:val="p"/>
                </m:rPr>
                <m:t>(</m:t>
              </m:r>
              <m:r>
                <m:rPr>
                  <m:nor/>
                  <m:sty m:val="p"/>
                </m:rPr>
                <m:t>Theorem 89</m:t>
              </m:r>
              <m:r>
                <m:rPr>
                  <m:nor/>
                  <m:sty m:val="p"/>
                </m:rPr>
                <m:t>, with </m:t>
              </m:r>
              <m:acc>
                <m:accPr>
                  <m:chr m:val="̃"/>
                </m:accPr>
                <m:e>
                  <m:r>
                    <m:t>w</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r>
                <m:rPr>
                  <m:sty m:val="p"/>
                </m:rPr>
                <m:t>)</m:t>
              </m:r>
              <m:r>
                <m:rPr>
                  <m:nor/>
                  <m:sty m:val="p"/>
                </m:rPr>
                <m:t>)</m:t>
              </m:r>
            </m:e>
          </m:eqArr>
        </m:oMath>
      </m:oMathPara>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89</w:t>
        </w:r>
      </w:hyperlink>
      <w:r>
        <w:t xml:space="preserve"> </w:t>
      </w:r>
      <w:r>
        <w:t xml:space="preserve">gives</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w:t>
      </w:r>
    </w:p>
    <w:p>
      <w:pPr>
        <w:pStyle w:val="BodyText"/>
      </w:pPr>
      <w:r>
        <w:rPr>
          <w:b/>
          <w:bCs/>
        </w:rPr>
        <w:t xml:space="preserve">Parts 1 and 3.</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holds exactly when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w:t>
      </w:r>
      <w:r>
        <w:t xml:space="preserve"> </w:t>
      </w:r>
      <m:oMath>
        <m:acc>
          <m:accPr>
            <m:chr m:val="̃"/>
          </m:accPr>
          <m:e>
            <m:r>
              <m:t>b</m:t>
            </m:r>
          </m:e>
        </m:acc>
        <m:r>
          <m:rPr>
            <m:sty m:val="p"/>
          </m:rPr>
          <m:t>−</m:t>
        </m:r>
        <m:acc>
          <m:accPr>
            <m:chr m:val="̃"/>
          </m:accPr>
          <m:e>
            <m:r>
              <m:t>u</m:t>
            </m:r>
          </m:e>
        </m:acc>
        <m:r>
          <m:rPr>
            <m:sty m:val="p"/>
          </m:rPr>
          <m:t>∈</m:t>
        </m:r>
        <m:r>
          <m:rPr>
            <m:scr m:val="script"/>
            <m:sty m:val="p"/>
          </m:rPr>
          <m:t>C</m:t>
        </m:r>
        <m:r>
          <m:rPr>
            <m:sty m:val="p"/>
          </m:rPr>
          <m:t>(</m:t>
        </m:r>
        <m:r>
          <m:rPr>
            <m:sty m:val="bi"/>
          </m:rPr>
          <m:t>A</m:t>
        </m:r>
        <m:sSup>
          <m:e>
            <m:r>
              <m:rPr>
                <m:sty m:val="p"/>
              </m:rPr>
              <m:t>)</m:t>
            </m:r>
          </m:e>
          <m:sup>
            <m:r>
              <m:rPr>
                <m:sty m:val="p"/>
              </m:rPr>
              <m:t>⟂</m:t>
            </m:r>
          </m:sup>
        </m:sSup>
      </m:oMath>
      <w:r>
        <w:t xml:space="preserve"> </w:t>
      </w:r>
      <w:r>
        <w:t xml:space="preserve">(</w:t>
      </w:r>
      <w:hyperlink w:anchor="def-orthogonal-projection">
        <w:r>
          <w:rPr>
            <w:rStyle w:val="Hyperlink"/>
          </w:rPr>
          <w:t xml:space="preserve">Definition 108</w:t>
        </w:r>
      </w:hyperlink>
      <w:r>
        <w:t xml:space="preserve">);</w:t>
      </w:r>
      <w:r>
        <w:t xml:space="preserve"> </w:t>
      </w:r>
      <w:r>
        <w:t xml:space="preserve">conversely, if</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then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oMath>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 where</w:t>
      </w:r>
    </w:p>
    <w:p>
      <w:pPr>
        <w:pStyle w:val="BodyText"/>
      </w:pPr>
      <m:oMathPara>
        <m:oMathParaPr>
          <m:jc m:val="center"/>
        </m:oMathParaPr>
        <m:oMath>
          <m:eqArr>
            <m:e>
              <m:sSup>
                <m:e>
                  <m:r>
                    <m:rPr>
                      <m:sty m:val="bi"/>
                    </m:rPr>
                    <m:t>A</m:t>
                  </m:r>
                </m:e>
                <m:sup>
                  <m:r>
                    <m:rPr>
                      <m:sty m:val="p"/>
                    </m:rPr>
                    <m:t>⊤</m:t>
                  </m:r>
                </m:sup>
              </m:sSup>
              <m:r>
                <m:t> </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t> </m:t>
              </m:r>
              <m:r>
                <m:rPr>
                  <m:sty m:val="p"/>
                </m:rPr>
                <m:t>(</m:t>
              </m:r>
              <m:r>
                <m:rPr>
                  <m:sty m:val="bi"/>
                </m:rPr>
                <m:t>A</m:t>
              </m:r>
              <m:acc>
                <m:accPr>
                  <m:chr m:val="̂"/>
                </m:accPr>
                <m:e>
                  <m:acc>
                    <m:accPr>
                      <m:chr m:val="̃"/>
                    </m:accPr>
                    <m:e>
                      <m:r>
                        <m:t>x</m:t>
                      </m:r>
                    </m:e>
                  </m:acc>
                </m:e>
              </m:acc>
              <m:r>
                <m:rPr>
                  <m:sty m:val="p"/>
                </m:rPr>
                <m:t>)</m:t>
              </m:r>
              <m:r>
                <m:t>&amp;</m:t>
              </m:r>
              <m:r>
                <m:t>&amp;</m:t>
              </m:r>
              <m:r>
                <m:rPr>
                  <m:nor/>
                  <m:sty m:val="p"/>
                </m:rPr>
                <m:t>(</m:t>
              </m:r>
              <m:r>
                <m:rPr>
                  <m:nor/>
                  <m:sty m:val="p"/>
                </m:rPr>
                <m:t>Theorem 93</m:t>
              </m:r>
              <m:r>
                <m:rPr>
                  <m:nor/>
                  <m:sty m:val="p"/>
                </m:rPr>
                <m:t>)</m:t>
              </m:r>
            </m:e>
            <m:e>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rPr>
                  <m:sty m:val="bi"/>
                </m:rPr>
                <m:t>A</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which is</w:t>
      </w:r>
      <w:r>
        <w:t xml:space="preserve"> </w:t>
      </w:r>
      <m:oMath>
        <m:sSub>
          <m:e>
            <m:acc>
              <m:accPr>
                <m:chr m:val="̃"/>
              </m:accPr>
              <m:e>
                <m:r>
                  <m:t>0</m:t>
                </m:r>
              </m:e>
            </m:acc>
          </m:e>
          <m:sub>
            <m:r>
              <m:t>n</m:t>
            </m:r>
          </m:sub>
        </m:sSub>
      </m:oMath>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m:oMath>
        <m:sSub>
          <m:e>
            <m:acc>
              <m:accPr>
                <m:chr m:val="̃"/>
              </m:accPr>
              <m:e>
                <m:r>
                  <m:t>x</m:t>
                </m:r>
              </m:e>
            </m:acc>
          </m:e>
          <m:sub>
            <m:r>
              <m:t>0</m:t>
            </m:r>
          </m:sub>
        </m:sSub>
      </m:oMath>
      <w:r>
        <w:t xml:space="preserve"> </w:t>
      </w:r>
      <w:r>
        <w:t xml:space="preserve">above satisfies</w:t>
      </w:r>
      <w:r>
        <w:t xml:space="preserve"> </w:t>
      </w:r>
      <m:oMath>
        <m:r>
          <m:rPr>
            <m:sty m:val="bi"/>
          </m:rPr>
          <m:t>A</m:t>
        </m:r>
        <m:sSub>
          <m:e>
            <m:acc>
              <m:accPr>
                <m:chr m:val="̃"/>
              </m:accPr>
              <m:e>
                <m:r>
                  <m:t>x</m:t>
                </m:r>
              </m:e>
            </m:acc>
          </m:e>
          <m:sub>
            <m:r>
              <m:t>0</m:t>
            </m:r>
          </m:sub>
        </m:sSub>
        <m:r>
          <m:rPr>
            <m:sty m:val="p"/>
          </m:rPr>
          <m:t>=</m:t>
        </m:r>
        <m:acc>
          <m:accPr>
            <m:chr m:val="̃"/>
          </m:accPr>
          <m:e>
            <m:r>
              <m:t>u</m:t>
            </m:r>
          </m:e>
        </m:acc>
      </m:oMath>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m:oMath>
        <m:r>
          <m:rPr>
            <m:sty m:val="bi"/>
          </m:rPr>
          <m:t>A</m:t>
        </m:r>
        <m:acc>
          <m:accPr>
            <m:chr m:val="̃"/>
          </m:accPr>
          <m:e>
            <m:r>
              <m:t>x</m:t>
            </m:r>
          </m:e>
        </m:acc>
        <m:r>
          <m:rPr>
            <m:sty m:val="p"/>
          </m:rPr>
          <m:t>=</m:t>
        </m:r>
        <m:acc>
          <m:accPr>
            <m:chr m:val="̃"/>
          </m:accPr>
          <m:e>
            <m:r>
              <m:t>u</m:t>
            </m:r>
          </m:e>
        </m:acc>
      </m:oMath>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12</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87</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sSub>
                <m:e>
                  <m:r>
                    <m:rPr>
                      <m:sty m:val="bi"/>
                    </m:rPr>
                    <m:t>I</m:t>
                  </m:r>
                </m:e>
                <m:sub>
                  <m:r>
                    <m:t>n</m:t>
                  </m:r>
                </m:sub>
              </m:sSub>
              <m:r>
                <m:t> </m:t>
              </m:r>
              <m:acc>
                <m:accPr>
                  <m:chr m:val="̂"/>
                </m:accPr>
                <m:e>
                  <m:acc>
                    <m:accPr>
                      <m:chr m:val="̃"/>
                    </m:accPr>
                    <m:e>
                      <m:r>
                        <m:t>x</m:t>
                      </m:r>
                    </m:e>
                  </m:acc>
                </m:e>
              </m:acc>
              <m:r>
                <m:t>&amp;</m:t>
              </m:r>
              <m:r>
                <m:t>&amp;</m:t>
              </m:r>
              <m:r>
                <m:rPr>
                  <m:nor/>
                  <m:sty m:val="p"/>
                </m:rPr>
                <m:t>(</m:t>
              </m:r>
              <m:r>
                <m:rPr>
                  <m:nor/>
                  <m:sty m:val="p"/>
                </m:rPr>
                <m:t>Theorem 10</m:t>
              </m:r>
              <m:r>
                <m:rPr>
                  <m:nor/>
                  <m:sty m:val="p"/>
                </m:rPr>
                <m:t>)</m:t>
              </m:r>
            </m:e>
            <m:e>
              <m:r>
                <m:t>&amp;</m:t>
              </m:r>
              <m:r>
                <m:rPr>
                  <m:sty m:val="p"/>
                </m:rPr>
                <m:t>=</m:t>
              </m:r>
              <m:r>
                <m:rPr>
                  <m:sty m:val="p"/>
                </m:rPr>
                <m:t>(</m:t>
              </m:r>
              <m:sSup>
                <m:e>
                  <m:r>
                    <m:rPr>
                      <m:sty m:val="bi"/>
                    </m:rPr>
                    <m:t>M</m:t>
                  </m:r>
                </m:e>
                <m:sup>
                  <m:r>
                    <m:rPr>
                      <m:sty m:val="p"/>
                    </m:rPr>
                    <m:t>−</m:t>
                  </m:r>
                  <m:r>
                    <m:t>1</m:t>
                  </m:r>
                </m:sup>
              </m:sSup>
              <m:r>
                <m:rPr>
                  <m:sty m:val="bi"/>
                </m:rPr>
                <m:t>M</m:t>
              </m:r>
              <m:r>
                <m:rPr>
                  <m:sty m:val="p"/>
                </m:rPr>
                <m:t>)</m:t>
              </m:r>
              <m:r>
                <m:t> </m:t>
              </m:r>
              <m:acc>
                <m:accPr>
                  <m:chr m:val="̂"/>
                </m:accPr>
                <m:e>
                  <m:acc>
                    <m:accPr>
                      <m:chr m:val="̃"/>
                    </m:accPr>
                    <m:e>
                      <m:r>
                        <m:t>x</m:t>
                      </m:r>
                    </m:e>
                  </m:acc>
                </m:e>
              </m:acc>
              <m:r>
                <m:t>&amp;</m:t>
              </m:r>
              <m:r>
                <m:t>&amp;</m:t>
              </m:r>
              <m:r>
                <m:rPr>
                  <m:nor/>
                  <m:sty m:val="p"/>
                </m:rPr>
                <m:t>(</m:t>
              </m:r>
              <m:r>
                <m:rPr>
                  <m:nor/>
                  <m:sty m:val="p"/>
                </m:rPr>
                <m:t>Definition 84</m:t>
              </m:r>
              <m:r>
                <m:rPr>
                  <m:nor/>
                  <m:sty m:val="p"/>
                </m:rPr>
                <m:t>)</m:t>
              </m:r>
            </m:e>
            <m:e>
              <m:r>
                <m:t>&amp;</m:t>
              </m:r>
              <m:r>
                <m:rPr>
                  <m:sty m:val="p"/>
                </m:rPr>
                <m:t>=</m:t>
              </m:r>
              <m:sSup>
                <m:e>
                  <m:r>
                    <m:rPr>
                      <m:sty m:val="bi"/>
                    </m:rPr>
                    <m:t>M</m:t>
                  </m:r>
                </m:e>
                <m:sup>
                  <m:r>
                    <m:rPr>
                      <m:sty m:val="p"/>
                    </m:rPr>
                    <m:t>−</m:t>
                  </m:r>
                  <m:r>
                    <m:t>1</m:t>
                  </m:r>
                </m:sup>
              </m:sSup>
              <m:r>
                <m:t> </m:t>
              </m:r>
              <m:r>
                <m:rPr>
                  <m:sty m:val="p"/>
                </m:rPr>
                <m:t>(</m:t>
              </m:r>
              <m:r>
                <m:rPr>
                  <m:sty m:val="bi"/>
                </m:rPr>
                <m:t>M</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M</m:t>
                  </m:r>
                </m:e>
                <m:sup>
                  <m:r>
                    <m:rPr>
                      <m:sty m:val="p"/>
                    </m:rPr>
                    <m:t>−</m:t>
                  </m:r>
                  <m:r>
                    <m:t>1</m:t>
                  </m:r>
                </m:sup>
              </m:sSup>
              <m:r>
                <m:t> </m:t>
              </m:r>
              <m:sSup>
                <m:e>
                  <m:r>
                    <m:rPr>
                      <m:sty m:val="bi"/>
                    </m:rPr>
                    <m:t>A</m:t>
                  </m:r>
                </m:e>
                <m:sup>
                  <m:r>
                    <m:rPr>
                      <m:sty m:val="p"/>
                    </m:rPr>
                    <m:t>⊤</m:t>
                  </m:r>
                </m:sup>
              </m:sSup>
              <m:acc>
                <m:accPr>
                  <m:chr m:val="̃"/>
                </m:accPr>
                <m:e>
                  <m:r>
                    <m:t>b</m:t>
                  </m:r>
                </m:e>
              </m:acc>
              <m:r>
                <m:rPr>
                  <m:sty m:val="p"/>
                </m:rPr>
                <m:t>.</m:t>
              </m:r>
              <m:r>
                <m:t>&amp;</m:t>
              </m:r>
              <m:r>
                <m:t>&amp;</m:t>
              </m:r>
              <m:r>
                <m:rPr>
                  <m:nor/>
                  <m:sty m:val="p"/>
                </m:rPr>
                <m:t>(the normal equations)</m:t>
              </m:r>
            </m:e>
          </m:eqArr>
        </m:oMath>
      </m:oMathPara>
    </w:p>
    <w:bookmarkStart w:id="603" w:name="exm-normal-equations"/>
    <w:p>
      <w:pPr>
        <w:pStyle w:val="FirstParagraph"/>
      </w:pPr>
      <w:r>
        <w:rPr>
          <w:b/>
          <w:bCs/>
        </w:rPr>
        <w:t xml:space="preserve">Example 186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160</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36</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160</w:t>
        </w:r>
      </w:hyperlink>
      <w:r>
        <w:t xml:space="preserve">),</w:t>
      </w:r>
      <w:r>
        <w:t xml:space="preserve"> </w:t>
      </w:r>
      <w:r>
        <w:t xml:space="preserve">and</w:t>
      </w:r>
    </w:p>
    <w:p>
      <w:pPr>
        <w:pStyle w:val="BodyText"/>
      </w:pPr>
      <m:oMathPara>
        <m:oMathParaPr>
          <m:jc m:val="center"/>
        </m:oMathParaPr>
        <m:oMath>
          <m:eqArr>
            <m:e>
              <m:sSup>
                <m:e>
                  <m:r>
                    <m:rPr>
                      <m:sty m:val="bi"/>
                    </m:rPr>
                    <m:t>A</m:t>
                  </m:r>
                </m:e>
                <m:sup>
                  <m:r>
                    <m:rPr>
                      <m:sty m:val="p"/>
                    </m:rPr>
                    <m:t>⊤</m:t>
                  </m:r>
                </m:sup>
              </m:sSup>
              <m:acc>
                <m:accPr>
                  <m:chr m:val="̃"/>
                </m:accPr>
                <m:e>
                  <m:r>
                    <m:t>b</m:t>
                  </m:r>
                </m:e>
              </m:acc>
              <m:r>
                <m:t>&amp;</m:t>
              </m:r>
              <m:r>
                <m:rPr>
                  <m:sty m:val="p"/>
                </m:rPr>
                <m:t>=</m:t>
              </m:r>
              <m:r>
                <m:rPr>
                  <m:sty m:val="p"/>
                </m:rPr>
                <m:t>(</m:t>
              </m:r>
              <m:r>
                <m:t>1</m:t>
              </m:r>
              <m:r>
                <m:rPr>
                  <m:sty m:val="p"/>
                </m:rPr>
                <m:t>+</m:t>
              </m:r>
              <m:r>
                <m:t>2</m:t>
              </m:r>
              <m:r>
                <m:rPr>
                  <m:sty m:val="p"/>
                </m:rPr>
                <m:t>+</m:t>
              </m:r>
              <m:r>
                <m:t>2</m:t>
              </m:r>
              <m:r>
                <m:rPr>
                  <m:sty m:val="p"/>
                </m:rPr>
                <m:t>,</m:t>
              </m:r>
              <m:r>
                <m:t> </m:t>
              </m:r>
              <m:r>
                <m:t>1</m:t>
              </m:r>
              <m:r>
                <m:rPr>
                  <m:sty m:val="p"/>
                </m:rPr>
                <m:t>+</m:t>
              </m:r>
              <m:r>
                <m:t>4</m:t>
              </m:r>
              <m:r>
                <m:rPr>
                  <m:sty m:val="p"/>
                </m:rPr>
                <m:t>+</m:t>
              </m:r>
              <m:r>
                <m:t>6</m:t>
              </m:r>
              <m:r>
                <m:rPr>
                  <m:sty m:val="p"/>
                </m:rPr>
                <m:t>)</m:t>
              </m:r>
            </m:e>
            <m:e>
              <m:r>
                <m:t>&amp;</m:t>
              </m:r>
              <m:r>
                <m:rPr>
                  <m:sty m:val="p"/>
                </m:rPr>
                <m:t>=</m:t>
              </m:r>
              <m:r>
                <m:rPr>
                  <m:sty m:val="p"/>
                </m:rPr>
                <m:t>(</m:t>
              </m:r>
              <m:r>
                <m:t>5</m:t>
              </m:r>
              <m:r>
                <m:rPr>
                  <m:sty m:val="p"/>
                </m:rPr>
                <m:t>,</m:t>
              </m:r>
              <m:r>
                <m:t>11</m:t>
              </m:r>
              <m:r>
                <m:rPr>
                  <m:sty m:val="p"/>
                </m:rPr>
                <m:t>)</m:t>
              </m:r>
              <m:r>
                <m:rPr>
                  <m:sty m:val="p"/>
                </m:rPr>
                <m:t>,</m:t>
              </m:r>
            </m:e>
          </m:eqArr>
        </m:oMath>
      </m:oMathPara>
    </w:p>
    <w:p>
      <w:pPr>
        <w:pStyle w:val="FirstParagraph"/>
      </w:pPr>
      <w:r>
        <w:t xml:space="preserve">so</w:t>
      </w:r>
    </w:p>
    <w:p>
      <w:pPr>
        <w:pStyle w:val="BodyText"/>
      </w:pPr>
      <m:oMathPara>
        <m:oMathParaPr>
          <m:jc m:val="center"/>
        </m:oMathParaPr>
        <m:oMath>
          <m:eqArr>
            <m:e>
              <m:acc>
                <m:accPr>
                  <m:chr m:val="̂"/>
                </m:accPr>
                <m:e>
                  <m:acc>
                    <m:accPr>
                      <m:chr m:val="̃"/>
                    </m:accPr>
                    <m:e>
                      <m:r>
                        <m:t>x</m:t>
                      </m:r>
                    </m:e>
                  </m:acc>
                </m:e>
              </m:acc>
              <m:r>
                <m:t>&amp;</m:t>
              </m:r>
              <m:r>
                <m:rPr>
                  <m:sty m:val="p"/>
                </m:rPr>
                <m:t>=</m:t>
              </m:r>
              <m:f>
                <m:fPr>
                  <m:type m:val="bar"/>
                </m:fPr>
                <m:num>
                  <m:r>
                    <m:t>1</m:t>
                  </m:r>
                </m:num>
                <m:den>
                  <m:r>
                    <m:t>6</m:t>
                  </m:r>
                </m:den>
              </m:f>
              <m:r>
                <m:t>​</m:t>
              </m:r>
              <m:d>
                <m:dPr>
                  <m:begChr m:val="("/>
                  <m:sepChr m:val=""/>
                  <m:endChr m:val=")"/>
                  <m:grow/>
                </m:dPr>
                <m:e>
                  <m:r>
                    <m:t>14</m:t>
                  </m:r>
                  <m:r>
                    <m:rPr>
                      <m:sty m:val="p"/>
                    </m:rPr>
                    <m:t>⋅</m:t>
                  </m:r>
                  <m:r>
                    <m:t>5</m:t>
                  </m:r>
                  <m:r>
                    <m:rPr>
                      <m:sty m:val="p"/>
                    </m:rPr>
                    <m:t>−</m:t>
                  </m:r>
                  <m:r>
                    <m:t>6</m:t>
                  </m:r>
                  <m:r>
                    <m:rPr>
                      <m:sty m:val="p"/>
                    </m:rPr>
                    <m:t>⋅</m:t>
                  </m:r>
                  <m:r>
                    <m:t>11</m:t>
                  </m:r>
                  <m:r>
                    <m:rPr>
                      <m:sty m:val="p"/>
                    </m:rPr>
                    <m:t>,</m:t>
                  </m:r>
                  <m:r>
                    <m:t> </m:t>
                  </m:r>
                  <m:r>
                    <m:rPr>
                      <m:sty m:val="p"/>
                    </m:rPr>
                    <m:t>−</m:t>
                  </m:r>
                  <m:r>
                    <m:t>6</m:t>
                  </m:r>
                  <m:r>
                    <m:rPr>
                      <m:sty m:val="p"/>
                    </m:rPr>
                    <m:t>⋅</m:t>
                  </m:r>
                  <m:r>
                    <m:t>5</m:t>
                  </m:r>
                  <m:r>
                    <m:rPr>
                      <m:sty m:val="p"/>
                    </m:rPr>
                    <m:t>+</m:t>
                  </m:r>
                  <m:r>
                    <m:t>3</m:t>
                  </m:r>
                  <m:r>
                    <m:rPr>
                      <m:sty m:val="p"/>
                    </m:rPr>
                    <m:t>⋅</m:t>
                  </m:r>
                  <m:r>
                    <m:t>11</m:t>
                  </m:r>
                </m:e>
              </m:d>
              <m:r>
                <m:t>​</m:t>
              </m:r>
            </m:e>
            <m:e>
              <m:r>
                <m:t>&amp;</m:t>
              </m:r>
              <m:r>
                <m:rPr>
                  <m:sty m:val="p"/>
                </m:rPr>
                <m:t>=</m:t>
              </m:r>
              <m:f>
                <m:fPr>
                  <m:type m:val="bar"/>
                </m:fPr>
                <m:num>
                  <m:r>
                    <m:t>1</m:t>
                  </m:r>
                </m:num>
                <m:den>
                  <m:r>
                    <m:t>6</m:t>
                  </m:r>
                </m:den>
              </m:f>
              <m:r>
                <m:t> </m:t>
              </m:r>
              <m:r>
                <m:rPr>
                  <m:sty m:val="p"/>
                </m:rPr>
                <m:t>(</m:t>
              </m:r>
              <m:r>
                <m:t>4</m:t>
              </m:r>
              <m:r>
                <m:rPr>
                  <m:sty m:val="p"/>
                </m:rPr>
                <m:t>,</m:t>
              </m:r>
              <m:r>
                <m:t>3</m:t>
              </m:r>
              <m:r>
                <m:rPr>
                  <m:sty m:val="p"/>
                </m:rPr>
                <m:t>)</m:t>
              </m:r>
            </m:e>
            <m:e>
              <m:r>
                <m:t>&amp;</m:t>
              </m:r>
              <m:r>
                <m:rPr>
                  <m:sty m:val="p"/>
                </m:rPr>
                <m:t>=</m:t>
              </m:r>
              <m:r>
                <m:t>​</m:t>
              </m:r>
              <m:d>
                <m:dPr>
                  <m:begChr m:val="("/>
                  <m:sepChr m:val=""/>
                  <m:endChr m:val=")"/>
                  <m:grow/>
                </m:dPr>
                <m:e>
                  <m:f>
                    <m:fPr>
                      <m:type m:val="lin"/>
                    </m:fPr>
                    <m:num>
                      <m:r>
                        <m:t>2</m:t>
                      </m:r>
                    </m:num>
                    <m:den>
                      <m:r>
                        <m:t>3</m:t>
                      </m:r>
                    </m:den>
                  </m:f>
                  <m:r>
                    <m:rPr>
                      <m:sty m:val="p"/>
                    </m:rPr>
                    <m:t>,</m:t>
                  </m:r>
                  <m:f>
                    <m:fPr>
                      <m:type m:val="lin"/>
                    </m:fPr>
                    <m:num>
                      <m:r>
                        <m:t>1</m:t>
                      </m:r>
                    </m:num>
                    <m:den>
                      <m:r>
                        <m:t>2</m:t>
                      </m:r>
                    </m:den>
                  </m:f>
                </m:e>
              </m:d>
              <m:r>
                <m:t>​</m:t>
              </m:r>
              <m:r>
                <m:rPr>
                  <m:sty m:val="p"/>
                </m:rPr>
                <m:t>.</m:t>
              </m:r>
            </m:e>
          </m:eqArr>
        </m:oMath>
      </m:oMathPara>
    </w:p>
    <w:p>
      <w:pPr>
        <w:pStyle w:val="FirstParagraph"/>
      </w:pPr>
      <w:r>
        <w:t xml:space="preserve">The fitted values are</w:t>
      </w:r>
      <w:r>
        <w:t xml:space="preserve"> </w:t>
      </w:r>
      <m:oMath>
        <m:r>
          <m:rPr>
            <m:sty m:val="bi"/>
          </m:rPr>
          <m:t>A</m:t>
        </m:r>
        <m:acc>
          <m:accPr>
            <m:chr m:val="̂"/>
          </m:accPr>
          <m:e>
            <m:acc>
              <m:accPr>
                <m:chr m:val="̃"/>
              </m:accPr>
              <m:e>
                <m:r>
                  <m:t>x</m:t>
                </m:r>
              </m:e>
            </m:acc>
          </m:e>
        </m:acc>
        <m:r>
          <m:rPr>
            <m:sty m:val="p"/>
          </m:rPr>
          <m:t>=</m:t>
        </m:r>
        <m:r>
          <m:t>​</m:t>
        </m:r>
        <m:d>
          <m:dPr>
            <m:begChr m:val="("/>
            <m:sepChr m:val=""/>
            <m:endChr m:val=")"/>
            <m:grow/>
          </m:dPr>
          <m:e>
            <m:f>
              <m:fPr>
                <m:type m:val="lin"/>
              </m:fPr>
              <m:num>
                <m:r>
                  <m:t>7</m:t>
                </m:r>
              </m:num>
              <m:den>
                <m:r>
                  <m:t>6</m:t>
                </m:r>
              </m:den>
            </m:f>
            <m:r>
              <m:rPr>
                <m:sty m:val="p"/>
              </m:rPr>
              <m:t>,</m:t>
            </m:r>
            <m:f>
              <m:fPr>
                <m:type m:val="lin"/>
              </m:fPr>
              <m:num>
                <m:r>
                  <m:t>5</m:t>
                </m:r>
              </m:num>
              <m:den>
                <m:r>
                  <m:t>3</m:t>
                </m:r>
              </m:den>
            </m:f>
            <m:r>
              <m:rPr>
                <m:sty m:val="p"/>
              </m:rPr>
              <m:t>,</m:t>
            </m:r>
            <m:f>
              <m:fPr>
                <m:type m:val="lin"/>
              </m:fPr>
              <m:num>
                <m:r>
                  <m:t>13</m:t>
                </m:r>
              </m:num>
              <m:den>
                <m:r>
                  <m:t>6</m:t>
                </m:r>
              </m:den>
            </m:f>
          </m:e>
        </m:d>
        <m:r>
          <m:t>​</m:t>
        </m:r>
      </m:oMath>
      <w:r>
        <w:t xml:space="preserve">,</w:t>
      </w:r>
      <w:r>
        <w:t xml:space="preserve"> </w:t>
      </w:r>
      <w:r>
        <w:t xml:space="preserve">and the residuals</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t>​</m:t>
        </m:r>
        <m:d>
          <m:dPr>
            <m:begChr m:val="("/>
            <m:sepChr m:val=""/>
            <m:endChr m:val=")"/>
            <m:grow/>
          </m:dPr>
          <m:e>
            <m:r>
              <m:rPr>
                <m:sty m:val="p"/>
              </m:rPr>
              <m:t>−</m:t>
            </m:r>
            <m:f>
              <m:fPr>
                <m:type m:val="lin"/>
              </m:fPr>
              <m:num>
                <m:r>
                  <m:t>1</m:t>
                </m:r>
              </m:num>
              <m:den>
                <m:r>
                  <m:t>6</m:t>
                </m:r>
              </m:den>
            </m:f>
            <m:r>
              <m:rPr>
                <m:sty m:val="p"/>
              </m:rPr>
              <m:t>,</m:t>
            </m:r>
            <m:f>
              <m:fPr>
                <m:type m:val="lin"/>
              </m:fPr>
              <m:num>
                <m:r>
                  <m:t>1</m:t>
                </m:r>
              </m:num>
              <m:den>
                <m:r>
                  <m:t>3</m:t>
                </m:r>
              </m:den>
            </m:f>
            <m:r>
              <m:rPr>
                <m:sty m:val="p"/>
              </m:rPr>
              <m:t>,</m:t>
            </m:r>
            <m:r>
              <m:rPr>
                <m:sty m:val="p"/>
              </m:rPr>
              <m:t>−</m:t>
            </m:r>
            <m:f>
              <m:fPr>
                <m:type m:val="lin"/>
              </m:fPr>
              <m:num>
                <m:r>
                  <m:t>1</m:t>
                </m:r>
              </m:num>
              <m:den>
                <m:r>
                  <m:t>6</m:t>
                </m:r>
              </m:den>
            </m:f>
          </m:e>
        </m:d>
        <m:r>
          <m:t>​</m:t>
        </m:r>
      </m:oMath>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603"/>
    <w:bookmarkStart w:id="604" w:name="exm-normal-equations-rank-deficient"/>
    <w:p>
      <w:pPr>
        <w:pStyle w:val="BodyText"/>
      </w:pPr>
      <w:r>
        <w:rPr>
          <w:b/>
          <w:bCs/>
        </w:rPr>
        <w:t xml:space="preserve">Example 187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36</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m:oMath>
        <m:sSup>
          <m:e>
            <m:r>
              <m:rPr>
                <m:sty m:val="bi"/>
              </m:rPr>
              <m:t>A</m:t>
            </m:r>
          </m:e>
          <m:sup>
            <m:r>
              <m:rPr>
                <m:sty m:val="p"/>
              </m:rPr>
              <m:t>⊤</m:t>
            </m:r>
          </m:sup>
        </m:sSup>
        <m:acc>
          <m:accPr>
            <m:chr m:val="̃"/>
          </m:accPr>
          <m:e>
            <m:r>
              <m:t>b</m:t>
            </m:r>
          </m:e>
        </m:acc>
        <m:r>
          <m:rPr>
            <m:sty m:val="p"/>
          </m:rPr>
          <m:t>=</m:t>
        </m:r>
        <m:r>
          <m:rPr>
            <m:sty m:val="p"/>
          </m:rPr>
          <m:t>(</m:t>
        </m:r>
        <m:r>
          <m:t>5</m:t>
        </m:r>
        <m:r>
          <m:rPr>
            <m:sty m:val="p"/>
          </m:rPr>
          <m:t>,</m:t>
        </m:r>
        <m:r>
          <m:t>10</m:t>
        </m:r>
        <m:r>
          <m:rPr>
            <m:sty m:val="p"/>
          </m:rPr>
          <m:t>)</m:t>
        </m:r>
      </m:oMath>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m:oMathPara>
        <m:oMathParaPr>
          <m:jc m:val="center"/>
        </m:oMathParaPr>
        <m:oMath>
          <m:eqArr>
            <m:e>
              <m:r>
                <m:rPr>
                  <m:sty m:val="bi"/>
                </m:rPr>
                <m:t>A</m:t>
              </m:r>
              <m:acc>
                <m:accPr>
                  <m:chr m:val="̂"/>
                </m:accPr>
                <m:e>
                  <m:acc>
                    <m:accPr>
                      <m:chr m:val="̃"/>
                    </m:accPr>
                    <m:e>
                      <m:r>
                        <m:t>x</m:t>
                      </m:r>
                    </m:e>
                  </m:acc>
                </m:e>
              </m:acc>
              <m:r>
                <m:t>&amp;</m:t>
              </m:r>
              <m:r>
                <m:rPr>
                  <m:sty m:val="p"/>
                </m:rPr>
                <m:t>=</m:t>
              </m:r>
              <m:r>
                <m:rPr>
                  <m:sty m:val="p"/>
                </m:rPr>
                <m:t>(</m:t>
              </m:r>
              <m:sSub>
                <m:e>
                  <m:r>
                    <m:t>x</m:t>
                  </m:r>
                </m:e>
                <m:sub>
                  <m:r>
                    <m:t>1</m:t>
                  </m:r>
                </m:sub>
              </m:sSub>
              <m:r>
                <m:rPr>
                  <m:sty m:val="p"/>
                </m:rPr>
                <m:t>+</m:t>
              </m:r>
              <m:r>
                <m:t>2</m:t>
              </m:r>
              <m:sSub>
                <m:e>
                  <m:r>
                    <m:t>x</m:t>
                  </m:r>
                </m:e>
                <m:sub>
                  <m:r>
                    <m:t>2</m:t>
                  </m:r>
                </m:sub>
              </m:sSub>
              <m:r>
                <m:rPr>
                  <m:sty m:val="p"/>
                </m:rPr>
                <m:t>)</m:t>
              </m:r>
              <m:r>
                <m:t> </m:t>
              </m:r>
              <m:r>
                <m:rPr>
                  <m:sty m:val="p"/>
                </m:rPr>
                <m:t>(</m:t>
              </m:r>
              <m:r>
                <m:t>1</m:t>
              </m:r>
              <m:r>
                <m:rPr>
                  <m:sty m:val="p"/>
                </m:rPr>
                <m:t>,</m:t>
              </m:r>
              <m:r>
                <m:t>1</m:t>
              </m:r>
              <m:r>
                <m:rPr>
                  <m:sty m:val="p"/>
                </m:rPr>
                <m:t>,</m:t>
              </m:r>
              <m:r>
                <m:t>1</m:t>
              </m:r>
              <m:r>
                <m:rPr>
                  <m:sty m:val="p"/>
                </m:rPr>
                <m:t>)</m:t>
              </m:r>
            </m:e>
            <m:e>
              <m:r>
                <m:t>&amp;</m:t>
              </m:r>
              <m:r>
                <m:rPr>
                  <m:sty m:val="p"/>
                </m:rPr>
                <m:t>=</m:t>
              </m:r>
              <m:f>
                <m:fPr>
                  <m:type m:val="lin"/>
                </m:fPr>
                <m:num>
                  <m:r>
                    <m:t>5</m:t>
                  </m:r>
                </m:num>
                <m:den>
                  <m:r>
                    <m:t>3</m:t>
                  </m:r>
                </m:den>
              </m:f>
              <m:r>
                <m:t> </m:t>
              </m:r>
              <m:r>
                <m:rPr>
                  <m:sty m:val="p"/>
                </m:rPr>
                <m:t>(</m:t>
              </m:r>
              <m:r>
                <m:t>1</m:t>
              </m:r>
              <m:r>
                <m:rPr>
                  <m:sty m:val="p"/>
                </m:rPr>
                <m:t>,</m:t>
              </m:r>
              <m:r>
                <m:t>1</m:t>
              </m:r>
              <m:r>
                <m:rPr>
                  <m:sty m:val="p"/>
                </m:rPr>
                <m:t>,</m:t>
              </m:r>
              <m:r>
                <m:t>1</m:t>
              </m:r>
              <m:r>
                <m:rPr>
                  <m:sty m:val="p"/>
                </m:rPr>
                <m:t>)</m:t>
              </m:r>
              <m:r>
                <m:rPr>
                  <m:sty m:val="p"/>
                </m:rPr>
                <m:t>,</m:t>
              </m:r>
            </m:e>
          </m:eqArr>
        </m:oMath>
      </m:oMathPara>
    </w:p>
    <w:p>
      <w:pPr>
        <w:pStyle w:val="FirstParagraph"/>
      </w:pPr>
      <w:r>
        <w:t xml:space="preserve">as part 3 says.</w:t>
      </w:r>
    </w:p>
    <w:bookmarkEnd w:id="604"/>
    <w:bookmarkStart w:id="605" w:name="thm-qr-least-squares"/>
    <w:p>
      <w:pPr>
        <w:pStyle w:val="BodyText"/>
      </w:pPr>
      <w:r>
        <w:rPr>
          <w:b/>
          <w:bCs/>
        </w:rPr>
        <w:t xml:space="preserve">Theorem 105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103</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 least squares solution (</w:t>
      </w:r>
      <w:hyperlink w:anchor="def-least-squares">
        <w:r>
          <w:rPr>
            <w:rStyle w:val="Hyperlink"/>
          </w:rPr>
          <w:t xml:space="preserve">Definition 115</w:t>
        </w:r>
      </w:hyperlink>
      <w:r>
        <w:t xml:space="preserve">) is the unique solution of</w:t>
      </w:r>
    </w:p>
    <w:p>
      <w:pPr>
        <w:pStyle w:val="BodyText"/>
      </w:pPr>
      <m:oMathPara>
        <m:oMathParaPr>
          <m:jc m:val="center"/>
        </m:oMathParaPr>
        <m:oMath>
          <m:limLow>
            <m:e>
              <m:limLow>
                <m:e>
                  <m:r>
                    <m:rPr>
                      <m:sty m:val="bi"/>
                    </m:rPr>
                    <m:t>R</m:t>
                  </m:r>
                </m:e>
                <m:lim>
                  <m:r>
                    <m:rPr>
                      <m:sty m:val="p"/>
                    </m:rPr>
                    <m:t>⏟</m:t>
                  </m:r>
                </m:lim>
              </m:limLow>
            </m:e>
            <m:lim>
              <m:r>
                <m:t>n</m:t>
              </m:r>
              <m:r>
                <m:rPr>
                  <m:sty m:val="p"/>
                </m:rPr>
                <m:t>×</m:t>
              </m:r>
              <m:r>
                <m:t>n</m:t>
              </m:r>
            </m:lim>
          </m:limLow>
          <m:r>
            <m:t> </m:t>
          </m:r>
          <m:acc>
            <m:accPr>
              <m:chr m:val="̂"/>
            </m:accPr>
            <m:e>
              <m:acc>
                <m:accPr>
                  <m:chr m:val="̃"/>
                </m:accPr>
                <m:e>
                  <m:r>
                    <m:t>x</m:t>
                  </m:r>
                </m:e>
              </m:acc>
            </m:e>
          </m:acc>
          <m:r>
            <m:rPr>
              <m:sty m:val="p"/>
            </m:rPr>
            <m:t>=</m:t>
          </m:r>
          <m:limLow>
            <m:e>
              <m:limLow>
                <m:e>
                  <m:sSup>
                    <m:e>
                      <m:r>
                        <m:rPr>
                          <m:sty m:val="bi"/>
                        </m:rPr>
                        <m:t>Q</m:t>
                      </m:r>
                    </m:e>
                    <m:sup>
                      <m:r>
                        <m:rPr>
                          <m:sty m:val="p"/>
                        </m:rPr>
                        <m:t>⊤</m:t>
                      </m:r>
                    </m:sup>
                  </m:sSup>
                </m:e>
                <m:lim>
                  <m:r>
                    <m:rPr>
                      <m:sty m:val="p"/>
                    </m:rPr>
                    <m:t>⏟</m:t>
                  </m:r>
                </m:lim>
              </m:limLow>
            </m:e>
            <m:lim>
              <m:r>
                <m:t>n</m:t>
              </m:r>
              <m:r>
                <m:rPr>
                  <m:sty m:val="p"/>
                </m:rPr>
                <m:t>×</m:t>
              </m:r>
              <m:r>
                <m:t>m</m:t>
              </m:r>
            </m:lim>
          </m:limLow>
          <m:r>
            <m:t> </m:t>
          </m:r>
          <m:acc>
            <m:accPr>
              <m:chr m:val="̃"/>
            </m:accPr>
            <m:e>
              <m:r>
                <m:t>b</m:t>
              </m:r>
            </m:e>
          </m:acc>
          <m:r>
            <m:rPr>
              <m:sty m:val="p"/>
            </m:rPr>
            <m:t>,</m:t>
          </m:r>
        </m:oMath>
      </m:oMathPara>
    </w:p>
    <w:p>
      <w:pPr>
        <w:pStyle w:val="FirstParagraph"/>
      </w:pPr>
      <w:r>
        <w:t xml:space="preserve">which back substitution computes (</w:t>
      </w:r>
      <w:hyperlink w:anchor="thm-back-substitution">
        <w:r>
          <w:rPr>
            <w:rStyle w:val="Hyperlink"/>
          </w:rPr>
          <w:t xml:space="preserve">Theorem 102</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m:oMath>
        <m:r>
          <m:rPr>
            <m:sty m:val="bi"/>
          </m:rPr>
          <m:t>A</m:t>
        </m:r>
        <m:acc>
          <m:accPr>
            <m:chr m:val="̃"/>
          </m:accPr>
          <m:e>
            <m:r>
              <m:t>x</m:t>
            </m:r>
          </m:e>
        </m:acc>
        <m:r>
          <m:rPr>
            <m:sty m:val="p"/>
          </m:rPr>
          <m:t>=</m:t>
        </m:r>
        <m:acc>
          <m:accPr>
            <m:chr m:val="̃"/>
          </m:accPr>
          <m:e>
            <m:r>
              <m:t>b</m:t>
            </m:r>
          </m:e>
        </m:acc>
      </m:oMath>
      <w:r>
        <w:t xml:space="preserve">.</w:t>
      </w:r>
    </w:p>
    <w:bookmarkEnd w:id="605"/>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m:oMath>
        <m:r>
          <m:rPr>
            <m:sty m:val="bi"/>
          </m:rPr>
          <m:t>R</m:t>
        </m:r>
        <m:acc>
          <m:accPr>
            <m:chr m:val="̃"/>
          </m:accPr>
          <m:e>
            <m:r>
              <m:t>x</m:t>
            </m:r>
          </m:e>
        </m:acc>
        <m:r>
          <m:rPr>
            <m:sty m:val="p"/>
          </m:rPr>
          <m:t>=</m:t>
        </m:r>
        <m:sSup>
          <m:e>
            <m:r>
              <m:rPr>
                <m:sty m:val="bi"/>
              </m:rPr>
              <m:t>Q</m:t>
            </m:r>
          </m:e>
          <m:sup>
            <m:r>
              <m:rPr>
                <m:sty m:val="p"/>
              </m:rPr>
              <m:t>⊤</m:t>
            </m:r>
          </m:sup>
        </m:sSup>
        <m:acc>
          <m:accPr>
            <m:chr m:val="̃"/>
          </m:accPr>
          <m:e>
            <m:r>
              <m:t>b</m:t>
            </m:r>
          </m:e>
        </m:acc>
      </m:oMath>
      <w:r>
        <w:t xml:space="preserve"> </w:t>
      </w:r>
      <w:r>
        <w:t xml:space="preserve">has exactly one solution</w:t>
      </w:r>
      <w:r>
        <w:t xml:space="preserve"> </w:t>
      </w:r>
      <m:oMath>
        <m:acc>
          <m:accPr>
            <m:chr m:val="̂"/>
          </m:accPr>
          <m:e>
            <m:acc>
              <m:accPr>
                <m:chr m:val="̃"/>
              </m:accPr>
              <m:e>
                <m:r>
                  <m:t>x</m:t>
                </m:r>
              </m:e>
            </m:acc>
          </m:e>
        </m:acc>
      </m:oMath>
      <w:r>
        <w:t xml:space="preserve"> </w:t>
      </w:r>
      <w:r>
        <w:t xml:space="preserve">(</w:t>
      </w:r>
      <w:hyperlink w:anchor="thm-back-substitution">
        <w:r>
          <w:rPr>
            <w:rStyle w:val="Hyperlink"/>
          </w:rPr>
          <w:t xml:space="preserve">Theorem 102</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90</w:t>
        </w:r>
      </w:hyperlink>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acc>
                    <m:accPr>
                      <m:chr m:val="̃"/>
                    </m:accPr>
                    <m:e>
                      <m:r>
                        <m:t>x</m:t>
                      </m:r>
                    </m:e>
                  </m:acc>
                </m:e>
              </m:acc>
              <m:r>
                <m:t>&amp;</m:t>
              </m:r>
              <m:r>
                <m:rPr>
                  <m:sty m:val="p"/>
                </m:rPr>
                <m:t>=</m:t>
              </m:r>
              <m:sSup>
                <m:e>
                  <m:r>
                    <m:rPr>
                      <m:sty m:val="p"/>
                    </m:rPr>
                    <m:t>(</m:t>
                  </m:r>
                  <m:r>
                    <m:rPr>
                      <m:sty m:val="bi"/>
                    </m:rPr>
                    <m:t>Q</m:t>
                  </m:r>
                  <m:r>
                    <m:rPr>
                      <m:sty m:val="bi"/>
                    </m:rPr>
                    <m:t>R</m:t>
                  </m:r>
                  <m:r>
                    <m:rPr>
                      <m:sty m:val="p"/>
                    </m:rPr>
                    <m:t>)</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(substitute </m:t>
              </m:r>
              <m:r>
                <m:rPr>
                  <m:sty m:val="bi"/>
                </m:rPr>
                <m:t>A</m:t>
              </m:r>
              <m:r>
                <m:rPr>
                  <m:sty m:val="p"/>
                </m:rPr>
                <m:t>=</m:t>
              </m:r>
              <m:r>
                <m:rPr>
                  <m:sty m:val="bi"/>
                </m:rPr>
                <m:t>Q</m:t>
              </m:r>
              <m:r>
                <m:rPr>
                  <m:sty m:val="bi"/>
                </m:rPr>
                <m:t>R</m:t>
              </m:r>
              <m:r>
                <m:rPr>
                  <m:nor/>
                  <m:sty m:val="p"/>
                </m:rPr>
                <m:t>)</m:t>
              </m:r>
            </m:e>
            <m:e>
              <m:r>
                <m:t>&amp;</m:t>
              </m:r>
              <m:r>
                <m:rPr>
                  <m:sty m:val="p"/>
                </m:rPr>
                <m:t>=</m:t>
              </m:r>
              <m:sSup>
                <m:e>
                  <m:r>
                    <m:rPr>
                      <m:sty m:val="bi"/>
                    </m:rPr>
                    <m:t>R</m:t>
                  </m:r>
                </m:e>
                <m:sup>
                  <m:r>
                    <m:rPr>
                      <m:sty m:val="p"/>
                    </m:rPr>
                    <m:t>⊤</m:t>
                  </m:r>
                </m:sup>
              </m:sSup>
              <m:r>
                <m:t> </m:t>
              </m:r>
              <m:sSup>
                <m:e>
                  <m:r>
                    <m:rPr>
                      <m:sty m:val="bi"/>
                    </m:rPr>
                    <m:t>Q</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r>
                <m:rPr>
                  <m:sty m:val="bi"/>
                </m:rPr>
                <m:t>Q</m:t>
              </m:r>
              <m:r>
                <m:rPr>
                  <m:sty m:val="p"/>
                </m:rPr>
                <m:t>)</m:t>
              </m:r>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n</m:t>
                  </m:r>
                </m:sub>
              </m:sSub>
              <m:r>
                <m:t> </m:t>
              </m:r>
              <m:r>
                <m:rPr>
                  <m:sty m:val="p"/>
                </m:rPr>
                <m:t>(</m:t>
              </m:r>
              <m:r>
                <m:rPr>
                  <m:sty m:val="bi"/>
                </m:rPr>
                <m:t>R</m:t>
              </m:r>
              <m:acc>
                <m:accPr>
                  <m:chr m:val="̂"/>
                </m:accPr>
                <m:e>
                  <m:acc>
                    <m:accPr>
                      <m:chr m:val="̃"/>
                    </m:accPr>
                    <m:e>
                      <m:r>
                        <m:t>x</m:t>
                      </m:r>
                    </m:e>
                  </m:acc>
                </m:e>
              </m:acc>
              <m:r>
                <m:rPr>
                  <m:sty m:val="p"/>
                </m:rPr>
                <m:t>)</m:t>
              </m:r>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n</m:t>
                  </m:r>
                </m:sub>
              </m:sSub>
              <m:r>
                <m:rPr>
                  <m:nor/>
                  <m:sty m:val="p"/>
                </m:rPr>
                <m:t>)</m:t>
              </m:r>
            </m:e>
            <m:e>
              <m:r>
                <m:t>&amp;</m:t>
              </m:r>
              <m:r>
                <m:rPr>
                  <m:sty m:val="p"/>
                </m:rPr>
                <m:t>=</m:t>
              </m:r>
              <m:sSup>
                <m:e>
                  <m:r>
                    <m:rPr>
                      <m:sty m:val="bi"/>
                    </m:rPr>
                    <m:t>R</m:t>
                  </m:r>
                </m:e>
                <m:sup>
                  <m:r>
                    <m:rPr>
                      <m:sty m:val="p"/>
                    </m:rPr>
                    <m:t>⊤</m:t>
                  </m:r>
                </m:sup>
              </m:sSup>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10</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acc>
                <m:accPr>
                  <m:chr m:val="̃"/>
                </m:accPr>
                <m:e>
                  <m:r>
                    <m:t>b</m:t>
                  </m:r>
                </m:e>
              </m:acc>
              <m:r>
                <m:rPr>
                  <m:sty m:val="p"/>
                </m:rPr>
                <m:t>)</m:t>
              </m:r>
              <m:r>
                <m:t>&amp;</m:t>
              </m:r>
              <m:r>
                <m:t>&amp;</m:t>
              </m:r>
              <m:r>
                <m:rPr>
                  <m:nor/>
                  <m:sty m:val="p"/>
                </m:rPr>
                <m:t>(</m:t>
              </m:r>
              <m:r>
                <m:rPr>
                  <m:sty m:val="bi"/>
                </m:rPr>
                <m:t>R</m:t>
              </m:r>
              <m:acc>
                <m:accPr>
                  <m:chr m:val="̂"/>
                </m:accPr>
                <m:e>
                  <m:acc>
                    <m:accPr>
                      <m:chr m:val="̃"/>
                    </m:accPr>
                    <m:e>
                      <m:r>
                        <m:t>x</m:t>
                      </m:r>
                    </m:e>
                  </m:acc>
                </m:e>
              </m:acc>
              <m:r>
                <m:rPr>
                  <m:sty m:val="p"/>
                </m:rPr>
                <m:t>=</m:t>
              </m:r>
              <m:sSup>
                <m:e>
                  <m:r>
                    <m:rPr>
                      <m:sty m:val="bi"/>
                    </m:rPr>
                    <m:t>Q</m:t>
                  </m:r>
                </m:e>
                <m:sup>
                  <m:r>
                    <m:rPr>
                      <m:sty m:val="p"/>
                    </m:rPr>
                    <m:t>⊤</m:t>
                  </m:r>
                </m:sup>
              </m:sSup>
              <m:acc>
                <m:accPr>
                  <m:chr m:val="̃"/>
                </m:accPr>
                <m:e>
                  <m:r>
                    <m:t>b</m:t>
                  </m:r>
                </m:e>
              </m:acc>
              <m:r>
                <m:rPr>
                  <m:nor/>
                  <m:sty m:val="p"/>
                </m:rPr>
                <m:t>)</m:t>
              </m:r>
            </m:e>
            <m:e>
              <m:r>
                <m:t>&amp;</m:t>
              </m:r>
              <m:r>
                <m:rPr>
                  <m:sty m:val="p"/>
                </m:rPr>
                <m:t>=</m:t>
              </m:r>
              <m:r>
                <m:rPr>
                  <m:sty m:val="p"/>
                </m:rPr>
                <m:t>(</m:t>
              </m:r>
              <m:sSup>
                <m:e>
                  <m:r>
                    <m:rPr>
                      <m:sty m:val="bi"/>
                    </m:rPr>
                    <m:t>R</m:t>
                  </m:r>
                </m:e>
                <m:sup>
                  <m:r>
                    <m:rPr>
                      <m:sty m:val="p"/>
                    </m:rPr>
                    <m:t>⊤</m:t>
                  </m:r>
                </m:sup>
              </m:sSup>
              <m:r>
                <m:t> </m:t>
              </m:r>
              <m:sSup>
                <m:e>
                  <m:r>
                    <m:rPr>
                      <m:sty m:val="bi"/>
                    </m:rPr>
                    <m:t>Q</m:t>
                  </m:r>
                </m:e>
                <m:sup>
                  <m:r>
                    <m:rPr>
                      <m:sty m:val="p"/>
                    </m:rPr>
                    <m:t>⊤</m:t>
                  </m:r>
                </m:sup>
              </m:sSup>
              <m:r>
                <m:rPr>
                  <m:sty m:val="p"/>
                </m:rPr>
                <m:t>)</m:t>
              </m:r>
              <m:r>
                <m:t> </m:t>
              </m:r>
              <m:acc>
                <m:accPr>
                  <m:chr m:val="̃"/>
                </m:accPr>
                <m:e>
                  <m:r>
                    <m:t>b</m:t>
                  </m:r>
                </m:e>
              </m:acc>
              <m:r>
                <m:t>&amp;</m:t>
              </m:r>
              <m:r>
                <m:t>&amp;</m:t>
              </m:r>
              <m:r>
                <m:rPr>
                  <m:nor/>
                  <m:sty m:val="p"/>
                </m:rPr>
                <m:t>(</m:t>
              </m:r>
              <m:r>
                <m:rPr>
                  <m:nor/>
                  <m:sty m:val="p"/>
                </m:rPr>
                <m:t>Theorem 8</m:t>
              </m:r>
              <m:r>
                <m:rPr>
                  <m:nor/>
                  <m:sty m:val="p"/>
                </m:rPr>
                <m:t>)</m:t>
              </m:r>
            </m:e>
            <m:e>
              <m:r>
                <m:t>&amp;</m:t>
              </m:r>
              <m:r>
                <m:rPr>
                  <m:sty m:val="p"/>
                </m:rPr>
                <m:t>=</m:t>
              </m:r>
              <m:sSup>
                <m:e>
                  <m:r>
                    <m:rPr>
                      <m:sty m:val="p"/>
                    </m:rPr>
                    <m:t>(</m:t>
                  </m:r>
                  <m:r>
                    <m:rPr>
                      <m:sty m:val="bi"/>
                    </m:rPr>
                    <m:t>Q</m:t>
                  </m:r>
                  <m:r>
                    <m:rPr>
                      <m:sty m:val="bi"/>
                    </m:rPr>
                    <m:t>R</m:t>
                  </m:r>
                  <m:r>
                    <m:rPr>
                      <m:sty m:val="p"/>
                    </m:rPr>
                    <m:t>)</m:t>
                  </m:r>
                </m:e>
                <m:sup>
                  <m:r>
                    <m:rPr>
                      <m:sty m:val="p"/>
                    </m:rPr>
                    <m:t>⊤</m:t>
                  </m:r>
                </m:sup>
              </m:sSup>
              <m:r>
                <m:t> </m:t>
              </m:r>
              <m:acc>
                <m:accPr>
                  <m:chr m:val="̃"/>
                </m:accPr>
                <m:e>
                  <m:r>
                    <m:t>b</m:t>
                  </m:r>
                </m:e>
              </m:acc>
              <m:r>
                <m:t>&amp;</m:t>
              </m:r>
              <m:r>
                <m:t>&amp;</m:t>
              </m:r>
              <m:r>
                <m:rPr>
                  <m:nor/>
                  <m:sty m:val="p"/>
                </m:rPr>
                <m:t>(</m:t>
              </m:r>
              <m:r>
                <m:rPr>
                  <m:nor/>
                  <m:sty m:val="p"/>
                </m:rPr>
                <m:t>Theorem 19</m:t>
              </m:r>
              <m:r>
                <m:rPr>
                  <m:nor/>
                  <m:sty m:val="p"/>
                </m:rPr>
                <m:t>)</m:t>
              </m:r>
            </m:e>
            <m:e>
              <m:r>
                <m:t>&amp;</m:t>
              </m:r>
              <m:r>
                <m:rPr>
                  <m:sty m:val="p"/>
                </m:rPr>
                <m:t>=</m:t>
              </m:r>
              <m:sSup>
                <m:e>
                  <m:r>
                    <m:rPr>
                      <m:sty m:val="bi"/>
                    </m:rPr>
                    <m:t>A</m:t>
                  </m:r>
                </m:e>
                <m:sup>
                  <m:r>
                    <m:rPr>
                      <m:sty m:val="p"/>
                    </m:rPr>
                    <m:t>⊤</m:t>
                  </m:r>
                </m:sup>
              </m:sSup>
              <m:acc>
                <m:accPr>
                  <m:chr m:val="̃"/>
                </m:accPr>
                <m:e>
                  <m:r>
                    <m:t>b</m:t>
                  </m:r>
                </m:e>
              </m:acc>
              <m:r>
                <m:rPr>
                  <m:sty m:val="p"/>
                </m:rPr>
                <m:t>,</m:t>
              </m:r>
              <m:r>
                <m:t>&amp;</m:t>
              </m:r>
              <m:r>
                <m:t>&amp;</m:t>
              </m:r>
              <m:r>
                <m:rPr>
                  <m:nor/>
                  <m:sty m:val="p"/>
                </m:rPr>
                <m:t>(</m:t>
              </m:r>
              <m:r>
                <m:rPr>
                  <m:sty m:val="bi"/>
                </m:rPr>
                <m:t>A</m:t>
              </m:r>
              <m:r>
                <m:rPr>
                  <m:sty m:val="p"/>
                </m:rPr>
                <m:t>=</m:t>
              </m:r>
              <m:r>
                <m:rPr>
                  <m:sty m:val="bi"/>
                </m:rPr>
                <m:t>Q</m:t>
              </m:r>
              <m:r>
                <m:rPr>
                  <m:sty m:val="bi"/>
                </m:rPr>
                <m:t>R</m:t>
              </m:r>
              <m:r>
                <m:rPr>
                  <m:nor/>
                  <m:sty m:val="p"/>
                </m:rPr>
                <m:t>)</m:t>
              </m:r>
            </m:e>
          </m:eqArr>
        </m:oMath>
      </m:oMathPara>
    </w:p>
    <w:p>
      <w:pPr>
        <w:pStyle w:val="FirstParagraph"/>
      </w:pPr>
      <w:r>
        <w:t xml:space="preserve">so</w:t>
      </w:r>
      <w:r>
        <w:t xml:space="preserve"> </w:t>
      </w:r>
      <m:oMath>
        <m:acc>
          <m:accPr>
            <m:chr m:val="̂"/>
          </m:accPr>
          <m:e>
            <m:acc>
              <m:accPr>
                <m:chr m:val="̃"/>
              </m:accPr>
              <m:e>
                <m:r>
                  <m:t>x</m:t>
                </m:r>
              </m:e>
            </m:acc>
          </m:e>
        </m:acc>
      </m:oMath>
      <w:r>
        <w:t xml:space="preserve"> </w:t>
      </w:r>
      <w:r>
        <w:t xml:space="preserve">solves the normal equations and is the least squares solution</w:t>
      </w:r>
      <w:r>
        <w:t xml:space="preserve"> </w:t>
      </w:r>
      <w:r>
        <w:t xml:space="preserve">(</w:t>
      </w:r>
      <w:hyperlink w:anchor="thm-normal-equations">
        <w:r>
          <w:rPr>
            <w:rStyle w:val="Hyperlink"/>
          </w:rPr>
          <w:t xml:space="preserve">Theorem 104</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oMath>
      <w:r>
        <w:t xml:space="preserve"> </w:t>
      </w:r>
      <w:r>
        <w:t xml:space="preserve">(</w:t>
      </w:r>
      <w:hyperlink w:anchor="cor-solution-unique">
        <w:r>
          <w:rPr>
            <w:rStyle w:val="Hyperlink"/>
          </w:rPr>
          <w:t xml:space="preserve">Corollary 12</w:t>
        </w:r>
      </w:hyperlink>
      <w:r>
        <w:t xml:space="preserve">, part 1),</w:t>
      </w:r>
      <w:r>
        <w:t xml:space="preserve"> </w:t>
      </w:r>
      <w:r>
        <w:t xml:space="preserve">so its solution leaves residual</w:t>
      </w:r>
      <w:r>
        <w:t xml:space="preserve"> </w:t>
      </w:r>
      <m:oMath>
        <m:acc>
          <m:accPr>
            <m:chr m:val="̃"/>
          </m:accPr>
          <m:e>
            <m:r>
              <m:t>0</m:t>
            </m:r>
          </m:e>
        </m:acc>
      </m:oMath>
      <w:r>
        <w:t xml:space="preserve">, is a least squares solution,</w:t>
      </w:r>
      <w:r>
        <w:t xml:space="preserve"> </w:t>
      </w:r>
      <w:r>
        <w:t xml:space="preserve">and is therefore</w:t>
      </w:r>
      <w:r>
        <w:t xml:space="preserve"> </w:t>
      </w:r>
      <m:oMath>
        <m:acc>
          <m:accPr>
            <m:chr m:val="̂"/>
          </m:accPr>
          <m:e>
            <m:acc>
              <m:accPr>
                <m:chr m:val="̃"/>
              </m:accPr>
              <m:e>
                <m:r>
                  <m:t>x</m:t>
                </m:r>
              </m:e>
            </m:acc>
          </m:e>
        </m:acc>
      </m:oMath>
      <w:r>
        <w:t xml:space="preserve">.</w:t>
      </w:r>
    </w:p>
    <w:bookmarkStart w:id="606" w:name="exm-qr-least-squares"/>
    <w:p>
      <w:pPr>
        <w:pStyle w:val="BodyText"/>
      </w:pPr>
      <w:r>
        <w:rPr>
          <w:b/>
          <w:bCs/>
        </w:rPr>
        <w:t xml:space="preserve">Example 188 (The least squares line by QR)</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of</w:t>
      </w:r>
      <w:r>
        <w:t xml:space="preserve"> </w:t>
      </w:r>
      <w:hyperlink w:anchor="exm-normal-equations">
        <w:r>
          <w:rPr>
            <w:rStyle w:val="Hyperlink"/>
          </w:rPr>
          <w:t xml:space="preserve">Example 186</w:t>
        </w:r>
      </w:hyperlink>
      <w:r>
        <w:t xml:space="preserve">,</w:t>
      </w:r>
      <w:r>
        <w:t xml:space="preserve"> </w:t>
      </w:r>
      <w:r>
        <w:t xml:space="preserve">Gram-Schmidt gives</w:t>
      </w:r>
      <w:r>
        <w:t xml:space="preserve"> </w:t>
      </w:r>
      <m:oMath>
        <m:sSub>
          <m:e>
            <m:acc>
              <m:accPr>
                <m:chr m:val="̃"/>
              </m:accPr>
              <m:e>
                <m:r>
                  <m:t>q</m:t>
                </m:r>
              </m:e>
            </m:acc>
          </m:e>
          <m:sub>
            <m:r>
              <m:t>1</m:t>
            </m:r>
          </m:sub>
        </m:sSub>
        <m:r>
          <m:rPr>
            <m:sty m:val="p"/>
          </m:rPr>
          <m:t>=</m:t>
        </m:r>
        <m:f>
          <m:fPr>
            <m:type m:val="lin"/>
          </m:fPr>
          <m:num>
            <m:r>
              <m:t>1</m:t>
            </m:r>
          </m:num>
          <m:den>
            <m:rad>
              <m:radPr>
                <m:degHide m:val="on"/>
              </m:radPr>
              <m:deg/>
              <m:e>
                <m:r>
                  <m:t>3</m:t>
                </m:r>
              </m:e>
            </m:rad>
          </m:den>
        </m:f>
        <m:r>
          <m:t> </m:t>
        </m:r>
        <m:r>
          <m:rPr>
            <m:sty m:val="p"/>
          </m:rPr>
          <m:t>(</m:t>
        </m:r>
        <m:r>
          <m:t>1</m:t>
        </m:r>
        <m:r>
          <m:rPr>
            <m:sty m:val="p"/>
          </m:rPr>
          <m:t>,</m:t>
        </m:r>
        <m:r>
          <m:t>1</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acc>
                    <m:accPr>
                      <m:chr m:val="̃"/>
                    </m:accPr>
                    <m:e>
                      <m:r>
                        <m:t>q</m:t>
                      </m:r>
                    </m:e>
                  </m:acc>
                </m:e>
                <m:sub>
                  <m:r>
                    <m:t>1</m:t>
                  </m:r>
                </m:sub>
              </m:sSub>
              <m:r>
                <m:rPr>
                  <m:sty m:val="p"/>
                </m:rPr>
                <m:t>⋅</m:t>
              </m:r>
              <m:r>
                <m:rPr>
                  <m:sty m:val="p"/>
                </m:rPr>
                <m:t>(</m:t>
              </m:r>
              <m:r>
                <m:t>1</m:t>
              </m:r>
              <m:r>
                <m:rPr>
                  <m:sty m:val="p"/>
                </m:rPr>
                <m:t>,</m:t>
              </m:r>
              <m:r>
                <m:t>2</m:t>
              </m:r>
              <m:r>
                <m:rPr>
                  <m:sty m:val="p"/>
                </m:rPr>
                <m:t>,</m:t>
              </m:r>
              <m:r>
                <m:t>3</m:t>
              </m:r>
              <m:r>
                <m:rPr>
                  <m:sty m:val="p"/>
                </m:rPr>
                <m:t>)</m:t>
              </m:r>
              <m:r>
                <m:t>&amp;</m:t>
              </m:r>
              <m:r>
                <m:rPr>
                  <m:sty m:val="p"/>
                </m:rPr>
                <m:t>=</m:t>
              </m:r>
              <m:f>
                <m:fPr>
                  <m:type m:val="lin"/>
                </m:fPr>
                <m:num>
                  <m:r>
                    <m:t>6</m:t>
                  </m:r>
                </m:num>
                <m:den>
                  <m:rad>
                    <m:radPr>
                      <m:degHide m:val="on"/>
                    </m:radPr>
                    <m:deg/>
                    <m:e>
                      <m:r>
                        <m:t>3</m:t>
                      </m:r>
                    </m:e>
                  </m:rad>
                </m:den>
              </m:f>
            </m:e>
            <m:e>
              <m:r>
                <m:t>&amp;</m:t>
              </m:r>
              <m:r>
                <m:rPr>
                  <m:sty m:val="p"/>
                </m:rPr>
                <m:t>=</m:t>
              </m:r>
              <m:r>
                <m:t>2</m:t>
              </m:r>
              <m:rad>
                <m:radPr>
                  <m:degHide m:val="on"/>
                </m:radPr>
                <m:deg/>
                <m:e>
                  <m:r>
                    <m:t>3</m:t>
                  </m:r>
                </m:e>
              </m:rad>
              <m:r>
                <m:rPr>
                  <m:sty m:val="p"/>
                </m:rPr>
                <m:t>,</m:t>
              </m:r>
            </m:e>
          </m:eqArr>
        </m:oMath>
      </m:oMathPara>
    </w:p>
    <w:p>
      <w:pPr>
        <w:pStyle w:val="FirstParagraph"/>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2</m:t>
              </m:r>
              <m:r>
                <m:rPr>
                  <m:sty m:val="p"/>
                </m:rPr>
                <m:t>,</m:t>
              </m:r>
              <m:r>
                <m:t>3</m:t>
              </m:r>
              <m:r>
                <m:rPr>
                  <m:sty m:val="p"/>
                </m:rPr>
                <m:t>)</m:t>
              </m:r>
              <m:r>
                <m:rPr>
                  <m:sty m:val="p"/>
                </m:rPr>
                <m:t>−</m:t>
              </m:r>
              <m:r>
                <m:t>2</m:t>
              </m:r>
              <m:r>
                <m:t> </m:t>
              </m:r>
              <m:r>
                <m:rPr>
                  <m:sty m:val="p"/>
                </m:rPr>
                <m:t>(</m:t>
              </m:r>
              <m:r>
                <m:t>1</m:t>
              </m:r>
              <m:r>
                <m:rPr>
                  <m:sty m:val="p"/>
                </m:rPr>
                <m:t>,</m:t>
              </m:r>
              <m:r>
                <m:t>1</m:t>
              </m:r>
              <m:r>
                <m:rPr>
                  <m:sty m:val="p"/>
                </m:rPr>
                <m:t>,</m:t>
              </m:r>
              <m:r>
                <m:t>1</m:t>
              </m:r>
              <m:r>
                <m:rPr>
                  <m:sty m:val="p"/>
                </m:rPr>
                <m:t>)</m:t>
              </m:r>
            </m:e>
            <m:e>
              <m:r>
                <m:t>&amp;</m:t>
              </m:r>
              <m:r>
                <m:rPr>
                  <m:sty m:val="p"/>
                </m:rPr>
                <m:t>=</m:t>
              </m:r>
              <m:r>
                <m:rPr>
                  <m:sty m:val="p"/>
                </m:rPr>
                <m:t>(</m:t>
              </m:r>
              <m:r>
                <m:rPr>
                  <m:sty m:val="p"/>
                </m:rPr>
                <m:t>−</m:t>
              </m:r>
              <m:r>
                <m:t>1</m:t>
              </m:r>
              <m:r>
                <m:rPr>
                  <m:sty m:val="p"/>
                </m:rPr>
                <m:t>,</m:t>
              </m:r>
              <m:r>
                <m:t>0</m:t>
              </m:r>
              <m:r>
                <m:rPr>
                  <m:sty m:val="p"/>
                </m:rPr>
                <m:t>,</m:t>
              </m:r>
              <m:r>
                <m:t>1</m:t>
              </m:r>
              <m:r>
                <m:rPr>
                  <m:sty m:val="p"/>
                </m:rPr>
                <m:t>)</m:t>
              </m:r>
            </m:e>
          </m:eqArr>
        </m:oMath>
      </m:oMathPara>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rPr>
            <m:sty m:val="p"/>
          </m:rPr>
          <m:t>−</m:t>
        </m:r>
        <m:r>
          <m:t>1</m:t>
        </m:r>
        <m:r>
          <m:rPr>
            <m:sty m:val="p"/>
          </m:rPr>
          <m:t>,</m:t>
        </m:r>
        <m:r>
          <m:t>0</m:t>
        </m:r>
        <m:r>
          <m:rPr>
            <m:sty m:val="p"/>
          </m:rPr>
          <m:t>,</m:t>
        </m:r>
        <m:r>
          <m:t>1</m:t>
        </m:r>
        <m:r>
          <m:rPr>
            <m:sty m:val="p"/>
          </m:rPr>
          <m:t>)</m:t>
        </m:r>
      </m:oMath>
      <w:r>
        <w:t xml:space="preserve">. So</w:t>
      </w:r>
    </w:p>
    <w:p>
      <w:pPr>
        <w:pStyle w:val="BodyText"/>
      </w:pPr>
      <m:oMathPara>
        <m:oMathParaPr>
          <m:jc m:val="center"/>
        </m:oMathParaPr>
        <m:oMath>
          <m:eqArr>
            <m:e>
              <m:r>
                <m:rPr>
                  <m:sty m:val="bi"/>
                </m:rPr>
                <m:t>R</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3</m:t>
                            </m:r>
                          </m:e>
                        </m:rad>
                      </m:e>
                      <m:e>
                        <m:r>
                          <m:t>2</m:t>
                        </m:r>
                        <m:rad>
                          <m:radPr>
                            <m:degHide m:val="on"/>
                          </m:radPr>
                          <m:deg/>
                          <m:e>
                            <m:r>
                              <m:t>3</m:t>
                            </m:r>
                          </m:e>
                        </m:rad>
                      </m:e>
                    </m:mr>
                    <m:mr>
                      <m:e>
                        <m:r>
                          <m:t>0</m:t>
                        </m:r>
                      </m:e>
                      <m:e>
                        <m:rad>
                          <m:radPr>
                            <m:degHide m:val="on"/>
                          </m:radPr>
                          <m:deg/>
                          <m:e>
                            <m:r>
                              <m:t>2</m:t>
                            </m:r>
                          </m:e>
                        </m:rad>
                      </m:e>
                    </m:mr>
                  </m:m>
                </m:e>
              </m:d>
              <m:r>
                <m:rPr>
                  <m:sty m:val="p"/>
                </m:rPr>
                <m:t>,</m:t>
              </m:r>
            </m:e>
            <m:e>
              <m:sSup>
                <m:e>
                  <m:r>
                    <m:rPr>
                      <m:sty m:val="bi"/>
                    </m:rPr>
                    <m:t>Q</m:t>
                  </m:r>
                </m:e>
                <m:sup>
                  <m:r>
                    <m:rPr>
                      <m:sty m:val="p"/>
                    </m:rPr>
                    <m:t>⊤</m:t>
                  </m:r>
                </m:sup>
              </m:sSup>
              <m:acc>
                <m:accPr>
                  <m:chr m:val="̃"/>
                </m:accPr>
                <m:e>
                  <m:r>
                    <m:t>b</m:t>
                  </m:r>
                </m:e>
              </m:acc>
              <m:r>
                <m:t>&amp;</m:t>
              </m:r>
              <m:r>
                <m:rPr>
                  <m:sty m:val="p"/>
                </m:rPr>
                <m:t>=</m:t>
              </m:r>
              <m:r>
                <m:t>​</m:t>
              </m:r>
              <m:d>
                <m:dPr>
                  <m:begChr m:val="("/>
                  <m:sepChr m:val=""/>
                  <m:endChr m:val=")"/>
                  <m:grow/>
                </m:dPr>
                <m:e>
                  <m:f>
                    <m:fPr>
                      <m:type m:val="lin"/>
                    </m:fPr>
                    <m:num>
                      <m:r>
                        <m:t>1</m:t>
                      </m:r>
                      <m:r>
                        <m:rPr>
                          <m:sty m:val="p"/>
                        </m:rPr>
                        <m:t>+</m:t>
                      </m:r>
                      <m:r>
                        <m:t>2</m:t>
                      </m:r>
                      <m:r>
                        <m:rPr>
                          <m:sty m:val="p"/>
                        </m:rPr>
                        <m:t>+</m:t>
                      </m:r>
                      <m:r>
                        <m:t>2</m:t>
                      </m:r>
                    </m:num>
                    <m:den>
                      <m:rad>
                        <m:radPr>
                          <m:degHide m:val="on"/>
                        </m:radPr>
                        <m:deg/>
                        <m:e>
                          <m:r>
                            <m:t>3</m:t>
                          </m:r>
                        </m:e>
                      </m:rad>
                    </m:den>
                  </m:f>
                  <m:r>
                    <m:rPr>
                      <m:sty m:val="p"/>
                    </m:rPr>
                    <m:t>,</m:t>
                  </m:r>
                  <m:r>
                    <m:t> </m:t>
                  </m:r>
                  <m:f>
                    <m:fPr>
                      <m:type m:val="lin"/>
                    </m:fPr>
                    <m:num>
                      <m:r>
                        <m:rPr>
                          <m:sty m:val="p"/>
                        </m:rPr>
                        <m:t>−</m:t>
                      </m:r>
                      <m:r>
                        <m:t>1</m:t>
                      </m:r>
                      <m:r>
                        <m:rPr>
                          <m:sty m:val="p"/>
                        </m:rPr>
                        <m:t>+</m:t>
                      </m:r>
                      <m:r>
                        <m:t>0</m:t>
                      </m:r>
                      <m:r>
                        <m:rPr>
                          <m:sty m:val="p"/>
                        </m:rPr>
                        <m:t>+</m:t>
                      </m:r>
                      <m:r>
                        <m:t>2</m:t>
                      </m:r>
                    </m:num>
                    <m:den>
                      <m:rad>
                        <m:radPr>
                          <m:degHide m:val="on"/>
                        </m:radPr>
                        <m:deg/>
                        <m:e>
                          <m:r>
                            <m:t>2</m:t>
                          </m:r>
                        </m:e>
                      </m:rad>
                    </m:den>
                  </m:f>
                </m:e>
              </m:d>
              <m:r>
                <m:t>​</m:t>
              </m:r>
            </m:e>
            <m:e>
              <m:r>
                <m:t>&amp;</m:t>
              </m:r>
              <m:r>
                <m:rPr>
                  <m:sty m:val="p"/>
                </m:rPr>
                <m:t>=</m:t>
              </m:r>
              <m:r>
                <m:t>​</m:t>
              </m:r>
              <m:d>
                <m:dPr>
                  <m:begChr m:val="("/>
                  <m:sepChr m:val=""/>
                  <m:endChr m:val=")"/>
                  <m:grow/>
                </m:dPr>
                <m:e>
                  <m:f>
                    <m:fPr>
                      <m:type m:val="lin"/>
                    </m:fPr>
                    <m:num>
                      <m:r>
                        <m:t>5</m:t>
                      </m:r>
                    </m:num>
                    <m:den>
                      <m:rad>
                        <m:radPr>
                          <m:degHide m:val="on"/>
                        </m:radPr>
                        <m:deg/>
                        <m:e>
                          <m:r>
                            <m:t>3</m:t>
                          </m:r>
                        </m:e>
                      </m:rad>
                    </m:den>
                  </m:f>
                  <m:r>
                    <m:rPr>
                      <m:sty m:val="p"/>
                    </m:rPr>
                    <m:t>,</m:t>
                  </m:r>
                  <m:f>
                    <m:fPr>
                      <m:type m:val="lin"/>
                    </m:fPr>
                    <m:num>
                      <m:r>
                        <m:t>1</m:t>
                      </m:r>
                    </m:num>
                    <m:den>
                      <m:rad>
                        <m:radPr>
                          <m:degHide m:val="on"/>
                        </m:radPr>
                        <m:deg/>
                        <m:e>
                          <m:r>
                            <m:t>2</m:t>
                          </m:r>
                        </m:e>
                      </m:rad>
                    </m:den>
                  </m:f>
                </m:e>
              </m:d>
              <m:r>
                <m:t>​</m:t>
              </m:r>
              <m:r>
                <m:rPr>
                  <m:sty m:val="p"/>
                </m:rPr>
                <m:t>.</m:t>
              </m:r>
            </m:e>
          </m:eqArr>
        </m:oMath>
      </m:oMathPara>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186</w:t>
        </w:r>
      </w:hyperlink>
      <w:r>
        <w:t xml:space="preserve">.</w:t>
      </w:r>
    </w:p>
    <w:bookmarkEnd w:id="606"/>
    <w:bookmarkStart w:id="607" w:name="def-lu"/>
    <w:p>
      <w:pPr>
        <w:pStyle w:val="BodyText"/>
      </w:pPr>
      <w:r>
        <w:rPr>
          <w:b/>
          <w:bCs/>
        </w:rPr>
        <w:t xml:space="preserve">Definition 117 (LU factorization)</w:t>
      </w:r>
      <w:r>
        <w:t xml:space="preserve"> </w:t>
      </w:r>
      <w:r>
        <w:t xml:space="preserve">An</w:t>
      </w:r>
      <w:r>
        <w:t xml:space="preserve"> </w:t>
      </w:r>
      <w:r>
        <w:rPr>
          <w:b/>
          <w:bCs/>
        </w:rPr>
        <w:t xml:space="preserve">LU factorization</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w:t>
      </w:r>
      <w:hyperlink w:anchor="def-unit-lower-triangular-matrix">
        <w:r>
          <w:rPr>
            <w:rStyle w:val="Hyperlink"/>
          </w:rPr>
          <w:t xml:space="preserve">Definition 114</w:t>
        </w:r>
      </w:hyperlink>
      <w:r>
        <w:t xml:space="preserve">) and</w:t>
      </w:r>
      <w:r>
        <w:t xml:space="preserve"> </w:t>
      </w:r>
      <m:oMath>
        <m:r>
          <m:rPr>
            <m:sty m:val="bi"/>
          </m:rPr>
          <m:t>U</m:t>
        </m:r>
      </m:oMath>
      <w:r>
        <w:t xml:space="preserve"> </w:t>
      </w:r>
      <w:r>
        <w:t xml:space="preserve">upper triangular (</w:t>
      </w:r>
      <w:hyperlink w:anchor="def-triangular-matrix">
        <w:r>
          <w:rPr>
            <w:rStyle w:val="Hyperlink"/>
          </w:rPr>
          <w:t xml:space="preserve">Definition 112</w:t>
        </w:r>
      </w:hyperlink>
      <w:r>
        <w:t xml:space="preserve">).</w:t>
      </w:r>
    </w:p>
    <w:bookmarkEnd w:id="607"/>
    <w:bookmarkStart w:id="608" w:name="exm-lu"/>
    <w:p>
      <w:pPr>
        <w:pStyle w:val="BodyText"/>
      </w:pPr>
      <w:r>
        <w:rPr>
          <w:b/>
          <w:bCs/>
        </w:rPr>
        <w:t xml:space="preserve">Example 189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608"/>
    <w:bookmarkStart w:id="609" w:name="exm-not-lu"/>
    <w:p>
      <w:pPr>
        <w:pStyle w:val="BodyText"/>
      </w:pPr>
      <w:r>
        <w:rPr>
          <w:b/>
          <w:bCs/>
        </w:rPr>
        <w:t xml:space="preserve">Example 190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609"/>
    <w:bookmarkStart w:id="610" w:name="thm-lu-solve"/>
    <w:p>
      <w:pPr>
        <w:pStyle w:val="BodyText"/>
      </w:pPr>
      <w:r>
        <w:rPr>
          <w:b/>
          <w:bCs/>
        </w:rPr>
        <w:t xml:space="preserve">Theorem 106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117</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m:oMath>
        <m:acc>
          <m:accPr>
            <m:chr m:val="̃"/>
          </m:accPr>
          <m:e>
            <m:r>
              <m:t>b</m:t>
            </m:r>
          </m:e>
        </m:acc>
        <m:r>
          <m:rPr>
            <m:sty m:val="p"/>
          </m:rPr>
          <m:t>∈</m:t>
        </m:r>
        <m:sSup>
          <m:e>
            <m:r>
              <m:rPr>
                <m:scr m:val="double-struck"/>
                <m:sty m:val="p"/>
              </m:rPr>
              <m:t>R</m:t>
            </m:r>
          </m:e>
          <m:sup>
            <m:r>
              <m:t>n</m:t>
            </m:r>
          </m:sup>
        </m:sSup>
      </m:oMath>
      <w:r>
        <w:t xml:space="preserve"> </w:t>
      </w:r>
      <w:r>
        <w:t xml:space="preserve">the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solve</w:t>
      </w:r>
      <w:r>
        <w:t xml:space="preserve"> </w:t>
      </w:r>
      <m:oMath>
        <m:r>
          <m:rPr>
            <m:sty m:val="bi"/>
          </m:rPr>
          <m:t>L</m:t>
        </m:r>
        <m:acc>
          <m:accPr>
            <m:chr m:val="̃"/>
          </m:accPr>
          <m:e>
            <m:r>
              <m:t>y</m:t>
            </m:r>
          </m:e>
        </m:acc>
        <m:r>
          <m:rPr>
            <m:sty m:val="p"/>
          </m:rPr>
          <m:t>=</m:t>
        </m:r>
        <m:acc>
          <m:accPr>
            <m:chr m:val="̃"/>
          </m:accPr>
          <m:e>
            <m:r>
              <m:t>b</m:t>
            </m:r>
          </m:e>
        </m:acc>
      </m:oMath>
      <w:r>
        <w:t xml:space="preserve"> </w:t>
      </w:r>
      <w:r>
        <w:t xml:space="preserve">by forward substitution,</w:t>
      </w:r>
      <w:r>
        <w:t xml:space="preserve"> </w:t>
      </w:r>
      <w:r>
        <w:t xml:space="preserve">then</w:t>
      </w:r>
      <w:r>
        <w:t xml:space="preserve"> </w:t>
      </w:r>
      <m:oMath>
        <m:r>
          <m:rPr>
            <m:sty m:val="bi"/>
          </m:rPr>
          <m:t>U</m:t>
        </m:r>
        <m:acc>
          <m:accPr>
            <m:chr m:val="̃"/>
          </m:accPr>
          <m:e>
            <m:r>
              <m:t>x</m:t>
            </m:r>
          </m:e>
        </m:acc>
        <m:r>
          <m:rPr>
            <m:sty m:val="p"/>
          </m:rPr>
          <m:t>=</m:t>
        </m:r>
        <m:acc>
          <m:accPr>
            <m:chr m:val="̃"/>
          </m:accPr>
          <m:e>
            <m:r>
              <m:t>y</m:t>
            </m:r>
          </m:e>
        </m:acc>
      </m:oMath>
      <w:r>
        <w:t xml:space="preserve"> </w:t>
      </w:r>
      <w:r>
        <w:t xml:space="preserve">by back substitution (</w:t>
      </w:r>
      <w:hyperlink w:anchor="thm-back-substitution">
        <w:r>
          <w:rPr>
            <w:rStyle w:val="Hyperlink"/>
          </w:rPr>
          <w:t xml:space="preserve">Theorem 102</w:t>
        </w:r>
      </w:hyperlink>
      <w:r>
        <w:t xml:space="preserve">).</w:t>
      </w:r>
    </w:p>
    <w:bookmarkEnd w:id="610"/>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102</w:t>
        </w:r>
      </w:hyperlink>
      <w:r>
        <w:t xml:space="preserve">).</w:t>
      </w:r>
      <w:r>
        <w:t xml:space="preserve"> </w:t>
      </w:r>
      <w:r>
        <w:t xml:space="preserve">If</w:t>
      </w:r>
      <w:r>
        <w:t xml:space="preserve"> </w:t>
      </w:r>
      <m:oMath>
        <m:acc>
          <m:accPr>
            <m:chr m:val="̃"/>
          </m:accPr>
          <m:e>
            <m:r>
              <m:t>y</m:t>
            </m:r>
          </m:e>
        </m:acc>
      </m:oMath>
      <w:r>
        <w:t xml:space="preserve"> </w:t>
      </w:r>
      <w:r>
        <w:t xml:space="preserve">and</w:t>
      </w:r>
      <w:r>
        <w:t xml:space="preserve"> </w:t>
      </w:r>
      <m:oMath>
        <m:acc>
          <m:accPr>
            <m:chr m:val="̃"/>
          </m:accPr>
          <m:e>
            <m:r>
              <m:t>x</m:t>
            </m:r>
          </m:e>
        </m:acc>
      </m:oMath>
      <w:r>
        <w:t xml:space="preserve"> </w:t>
      </w:r>
      <w:r>
        <w:t xml:space="preserve">are those solutions, then</w:t>
      </w:r>
    </w:p>
    <w:p>
      <w:pPr>
        <w:pStyle w:val="BodyText"/>
      </w:pPr>
      <m:oMathPara>
        <m:oMathParaPr>
          <m:jc m:val="center"/>
        </m:oMathParaPr>
        <m:oMath>
          <m:eqArr>
            <m:e>
              <m:r>
                <m:rPr>
                  <m:sty m:val="bi"/>
                </m:rPr>
                <m:t>A</m:t>
              </m:r>
              <m:acc>
                <m:accPr>
                  <m:chr m:val="̃"/>
                </m:accPr>
                <m:e>
                  <m:r>
                    <m:t>x</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bi"/>
                </m:rPr>
                <m:t>L</m:t>
              </m:r>
              <m:acc>
                <m:accPr>
                  <m:chr m:val="̃"/>
                </m:accPr>
                <m:e>
                  <m:r>
                    <m:t>y</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x</m:t>
            </m:r>
          </m:e>
        </m:acc>
      </m:oMath>
      <w:r>
        <w:t xml:space="preserve"> </w:t>
      </w:r>
      <w:r>
        <w:t xml:space="preserve">is a solution.</w:t>
      </w:r>
      <w:r>
        <w:t xml:space="preserve"> </w:t>
      </w:r>
      <w:r>
        <w:t xml:space="preserve">Conversely, if</w:t>
      </w:r>
      <w:r>
        <w:t xml:space="preserve"> </w:t>
      </w:r>
      <m:oMath>
        <m:r>
          <m:rPr>
            <m:sty m:val="bi"/>
          </m:rPr>
          <m:t>A</m:t>
        </m:r>
        <m:acc>
          <m:accPr>
            <m:chr m:val="̃"/>
          </m:accPr>
          <m:e>
            <m:r>
              <m:t>x</m:t>
            </m:r>
          </m:e>
        </m:acc>
        <m:r>
          <m:rPr>
            <m:sty m:val="p"/>
          </m:rPr>
          <m:t>=</m:t>
        </m:r>
        <m:acc>
          <m:accPr>
            <m:chr m:val="̃"/>
          </m:accPr>
          <m:e>
            <m:r>
              <m:t>b</m:t>
            </m:r>
          </m:e>
        </m:acc>
      </m:oMath>
      <w:r>
        <w:t xml:space="preserve">, then</w:t>
      </w:r>
      <w:r>
        <w:t xml:space="preserve"> </w:t>
      </w:r>
      <m:oMath>
        <m:acc>
          <m:accPr>
            <m:chr m:val="̃"/>
          </m:accPr>
          <m:e>
            <m:r>
              <m:t>y</m:t>
            </m:r>
          </m:e>
        </m:acc>
        <m:limUpp>
          <m:e>
            <m:r>
              <m:rPr>
                <m:sty m:val="p"/>
              </m:rPr>
              <m:t>=</m:t>
            </m:r>
          </m:e>
          <m:lim>
            <m:r>
              <m:rPr>
                <m:nor/>
                <m:sty m:val="p"/>
              </m:rPr>
              <m:t>def</m:t>
            </m:r>
          </m:lim>
        </m:limUpp>
        <m:r>
          <m:rPr>
            <m:sty m:val="bi"/>
          </m:rPr>
          <m:t>U</m:t>
        </m:r>
        <m:acc>
          <m:accPr>
            <m:chr m:val="̃"/>
          </m:accPr>
          <m:e>
            <m:r>
              <m:t>x</m:t>
            </m:r>
          </m:e>
        </m:acc>
      </m:oMath>
      <w:r>
        <w:t xml:space="preserve"> </w:t>
      </w:r>
      <w:r>
        <w:t xml:space="preserve">satisfies</w:t>
      </w:r>
    </w:p>
    <w:p>
      <w:pPr>
        <w:pStyle w:val="BodyText"/>
      </w:pPr>
      <m:oMathPara>
        <m:oMathParaPr>
          <m:jc m:val="center"/>
        </m:oMathParaPr>
        <m:oMath>
          <m:eqArr>
            <m:e>
              <m:r>
                <m:rPr>
                  <m:sty m:val="bi"/>
                </m:rPr>
                <m:t>L</m:t>
              </m:r>
              <m:acc>
                <m:accPr>
                  <m:chr m:val="̃"/>
                </m:accPr>
                <m:e>
                  <m:r>
                    <m:t>y</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p"/>
                </m:rPr>
                <m:t>(</m:t>
              </m:r>
              <m:r>
                <m:rPr>
                  <m:sty m:val="bi"/>
                </m:rPr>
                <m:t>L</m:t>
              </m:r>
              <m:r>
                <m:rPr>
                  <m:sty m:val="bi"/>
                </m:rPr>
                <m:t>U</m:t>
              </m:r>
              <m:r>
                <m:rPr>
                  <m:sty m:val="p"/>
                </m:rPr>
                <m:t>)</m:t>
              </m:r>
              <m:r>
                <m:t> </m:t>
              </m:r>
              <m:acc>
                <m:accPr>
                  <m:chr m:val="̃"/>
                </m:accPr>
                <m:e>
                  <m:r>
                    <m:t>x</m:t>
                  </m:r>
                </m:e>
              </m:acc>
            </m:e>
            <m:e>
              <m:r>
                <m:t>&amp;</m:t>
              </m:r>
              <m:r>
                <m:rPr>
                  <m:sty m:val="p"/>
                </m:rPr>
                <m:t>=</m:t>
              </m:r>
              <m:r>
                <m:rPr>
                  <m:sty m:val="bi"/>
                </m:rPr>
                <m:t>A</m:t>
              </m:r>
              <m:acc>
                <m:accPr>
                  <m:chr m:val="̃"/>
                </m:accPr>
                <m:e>
                  <m:r>
                    <m:t>x</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y</m:t>
            </m:r>
          </m:e>
        </m:acc>
      </m:oMath>
      <w:r>
        <w:t xml:space="preserve"> </w:t>
      </w:r>
      <w:r>
        <w:t xml:space="preserve">is the unique solution of that system,</w:t>
      </w:r>
      <w:r>
        <w:t xml:space="preserve"> </w:t>
      </w:r>
      <w:r>
        <w:t xml:space="preserve">and</w:t>
      </w:r>
      <w:r>
        <w:t xml:space="preserve"> </w:t>
      </w:r>
      <m:oMath>
        <m:acc>
          <m:accPr>
            <m:chr m:val="̃"/>
          </m:accPr>
          <m:e>
            <m:r>
              <m:t>x</m:t>
            </m:r>
          </m:e>
        </m:acc>
      </m:oMath>
      <w:r>
        <w:t xml:space="preserve"> </w:t>
      </w:r>
      <w:r>
        <w:t xml:space="preserve">is then the unique solution of</w:t>
      </w:r>
      <w:r>
        <w:t xml:space="preserve"> </w:t>
      </w:r>
      <m:oMath>
        <m:r>
          <m:rPr>
            <m:sty m:val="bi"/>
          </m:rPr>
          <m:t>U</m:t>
        </m:r>
        <m:acc>
          <m:accPr>
            <m:chr m:val="̃"/>
          </m:accPr>
          <m:e>
            <m:r>
              <m:t>x</m:t>
            </m:r>
          </m:e>
        </m:acc>
        <m:r>
          <m:rPr>
            <m:sty m:val="p"/>
          </m:rPr>
          <m:t>=</m:t>
        </m:r>
        <m:acc>
          <m:accPr>
            <m:chr m:val="̃"/>
          </m:accPr>
          <m:e>
            <m:r>
              <m:t>y</m:t>
            </m:r>
          </m:e>
        </m:acc>
      </m:oMath>
      <w:r>
        <w:t xml:space="preserve">.</w:t>
      </w:r>
    </w:p>
    <w:bookmarkStart w:id="611" w:name="exm-lu-solve"/>
    <w:p>
      <w:pPr>
        <w:pStyle w:val="BodyText"/>
      </w:pPr>
      <w:r>
        <w:rPr>
          <w:b/>
          <w:bCs/>
        </w:rPr>
        <w:t xml:space="preserve">Example 191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189</w:t>
        </w:r>
      </w:hyperlink>
      <w:r>
        <w:t xml:space="preserve">, solve</w:t>
      </w:r>
      <w:r>
        <w:t xml:space="preserve"> </w:t>
      </w:r>
      <m:oMath>
        <m:r>
          <m:rPr>
            <m:sty m:val="bi"/>
          </m:rPr>
          <m:t>A</m:t>
        </m:r>
        <m:acc>
          <m:accPr>
            <m:chr m:val="̃"/>
          </m:accPr>
          <m:e>
            <m:r>
              <m:t>x</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w:t>
      </w:r>
      <w:r>
        <w:t xml:space="preserve"> </w:t>
      </w:r>
      <w:r>
        <w:t xml:space="preserve">Forward substitution on</w:t>
      </w:r>
      <w:r>
        <w:t xml:space="preserve"> </w:t>
      </w:r>
      <m:oMath>
        <m:r>
          <m:rPr>
            <m:sty m:val="bi"/>
          </m:rPr>
          <m:t>L</m:t>
        </m:r>
        <m:acc>
          <m:accPr>
            <m:chr m:val="̃"/>
          </m:accPr>
          <m:e>
            <m:r>
              <m:t>y</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m:oMath>
        <m:r>
          <m:rPr>
            <m:sty m:val="bi"/>
          </m:rPr>
          <m:t>U</m:t>
        </m:r>
        <m:acc>
          <m:accPr>
            <m:chr m:val="̃"/>
          </m:accPr>
          <m:e>
            <m:r>
              <m:t>x</m:t>
            </m:r>
          </m:e>
        </m:acc>
        <m:r>
          <m:rPr>
            <m:sty m:val="p"/>
          </m:rPr>
          <m:t>=</m:t>
        </m:r>
        <m:r>
          <m:rPr>
            <m:sty m:val="p"/>
          </m:rPr>
          <m:t>(</m:t>
        </m:r>
        <m:r>
          <m:t>8</m:t>
        </m:r>
        <m:r>
          <m:rPr>
            <m:sty m:val="p"/>
          </m:rPr>
          <m:t>,</m:t>
        </m:r>
        <m:r>
          <m:t>1</m:t>
        </m:r>
        <m:r>
          <m:rPr>
            <m:sty m:val="p"/>
          </m:rPr>
          <m:t>,</m:t>
        </m:r>
        <m:r>
          <m:t>1</m:t>
        </m:r>
        <m:r>
          <m:rPr>
            <m:sty m:val="p"/>
          </m:rPr>
          <m:t>)</m:t>
        </m:r>
      </m:oMath>
      <w:r>
        <w:t xml:space="preserve"> </w:t>
      </w:r>
      <w:r>
        <w:t xml:space="preserve">is</w:t>
      </w:r>
      <w:r>
        <w:t xml:space="preserve"> </w:t>
      </w:r>
      <w:hyperlink w:anchor="exm-back-substitution">
        <w:r>
          <w:rPr>
            <w:rStyle w:val="Hyperlink"/>
          </w:rPr>
          <w:t xml:space="preserve">Example 183</w:t>
        </w:r>
      </w:hyperlink>
      <w:r>
        <w:t xml:space="preserve">,</w:t>
      </w:r>
      <w:r>
        <w:t xml:space="preserve"> </w:t>
      </w:r>
      <w:r>
        <w:t xml:space="preserve">which gives</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611"/>
    <w:bookmarkEnd w:id="612"/>
    <w:bookmarkEnd w:id="613"/>
    <w:bookmarkStart w:id="646"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14" name="Picture"/>
                  <a:graphic>
                    <a:graphicData uri="http://schemas.openxmlformats.org/drawingml/2006/picture">
                      <pic:pic>
                        <pic:nvPicPr>
                          <pic:cNvPr descr="/opt/quarto/share/formats/docx/note.png" id="615"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(2024a)</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95</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77</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616" w:name="thm-invertible-rank"/>
    <w:p>
      <w:pPr>
        <w:pStyle w:val="BodyText"/>
      </w:pPr>
      <w:r>
        <w:rPr>
          <w:b/>
          <w:bCs/>
        </w:rPr>
        <w:t xml:space="preserve">Theorem 107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45</w:t>
        </w:r>
      </w:hyperlink>
      <w:r>
        <w:t xml:space="preserve">),</w:t>
      </w:r>
      <w:r>
        <w:t xml:space="preserve"> </w:t>
      </w:r>
      <w:r>
        <w:t xml:space="preserve">that is,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p>
    <w:bookmarkEnd w:id="616"/>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acc>
                <m:accPr>
                  <m:chr m:val="̃"/>
                </m:accPr>
                <m:e>
                  <m:r>
                    <m:t>x</m:t>
                  </m:r>
                </m:e>
              </m:acc>
              <m:r>
                <m:t>&amp;</m:t>
              </m:r>
              <m:r>
                <m:rPr>
                  <m:sty m:val="p"/>
                </m:rPr>
                <m:t>=</m:t>
              </m:r>
              <m:sSub>
                <m:e>
                  <m:r>
                    <m:rPr>
                      <m:sty m:val="bi"/>
                    </m:rPr>
                    <m:t>I</m:t>
                  </m:r>
                </m:e>
                <m:sub>
                  <m:r>
                    <m:t>n</m:t>
                  </m:r>
                </m:sub>
              </m:sSub>
              <m:acc>
                <m:accPr>
                  <m:chr m:val="̃"/>
                </m:accPr>
                <m:e>
                  <m:r>
                    <m:t>x</m:t>
                  </m:r>
                </m:e>
              </m:acc>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acc>
                <m:accPr>
                  <m:chr m:val="̃"/>
                </m:accPr>
                <m:e>
                  <m:r>
                    <m:t>x</m:t>
                  </m:r>
                </m:e>
              </m:acc>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t> </m:t>
              </m:r>
              <m:sSub>
                <m:e>
                  <m:acc>
                    <m:accPr>
                      <m:chr m:val="̃"/>
                    </m:accPr>
                    <m:e>
                      <m:r>
                        <m:t>0</m:t>
                      </m:r>
                    </m:e>
                  </m:acc>
                </m:e>
                <m:sub>
                  <m:r>
                    <m:t>n</m:t>
                  </m:r>
                </m:sub>
              </m:sSub>
              <m:r>
                <m:t>&amp;</m:t>
              </m:r>
              <m:r>
                <m:t>&amp;</m:t>
              </m:r>
              <m:r>
                <m:rPr>
                  <m:nor/>
                  <m:sty m:val="p"/>
                </m:rPr>
                <m:t>(</m:t>
              </m:r>
              <m:r>
                <m:rPr>
                  <m:sty m:val="bi"/>
                </m:rPr>
                <m:t>A</m:t>
              </m:r>
              <m:acc>
                <m:accPr>
                  <m:chr m:val="̃"/>
                </m:accPr>
                <m:e>
                  <m:r>
                    <m:t>x</m:t>
                  </m:r>
                </m:e>
              </m:acc>
              <m:r>
                <m:rPr>
                  <m:sty m:val="p"/>
                </m:rPr>
                <m:t>=</m:t>
              </m:r>
              <m:sSub>
                <m:e>
                  <m:acc>
                    <m:accPr>
                      <m:chr m:val="̃"/>
                    </m:accPr>
                    <m:e>
                      <m:r>
                        <m:t>0</m:t>
                      </m:r>
                    </m:e>
                  </m:acc>
                </m:e>
                <m:sub>
                  <m:r>
                    <m:t>n</m:t>
                  </m:r>
                </m:sub>
              </m:sSub>
              <m:r>
                <m:rPr>
                  <m:nor/>
                  <m:sty m:val="p"/>
                </m:rPr>
                <m:t>)</m:t>
              </m:r>
            </m:e>
            <m:e>
              <m:r>
                <m:t>&amp;</m:t>
              </m:r>
              <m:r>
                <m:rPr>
                  <m:sty m:val="p"/>
                </m:rPr>
                <m:t>=</m:t>
              </m:r>
              <m:sSub>
                <m:e>
                  <m:acc>
                    <m:accPr>
                      <m:chr m:val="̃"/>
                    </m:accPr>
                    <m:e>
                      <m:r>
                        <m:t>0</m:t>
                      </m:r>
                    </m:e>
                  </m:acc>
                </m:e>
                <m:sub>
                  <m:r>
                    <m:t>n</m:t>
                  </m:r>
                </m:sub>
              </m:sSub>
              <m:r>
                <m:rPr>
                  <m:sty m:val="p"/>
                </m:rPr>
                <m:t>,</m:t>
              </m:r>
              <m:r>
                <m:t>&amp;</m:t>
              </m:r>
              <m:r>
                <m:t>&amp;</m:t>
              </m:r>
              <m:r>
                <m:rPr>
                  <m:nor/>
                  <m:sty m:val="p"/>
                </m:rPr>
                <m:t>(</m:t>
              </m:r>
              <m:r>
                <m:rPr>
                  <m:nor/>
                  <m:sty m:val="p"/>
                </m:rPr>
                <m:t>Definition 32</m:t>
              </m:r>
              <m:r>
                <m:rPr>
                  <m:nor/>
                  <m:sty m:val="p"/>
                </m:rPr>
                <m:t>)</m:t>
              </m:r>
            </m:e>
          </m:eqArr>
        </m:oMath>
      </m:oMathPara>
    </w:p>
    <w:p>
      <w:pPr>
        <w:pStyle w:val="FirstParagraph"/>
      </w:pP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39</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m:oMath>
        <m:r>
          <m:rPr>
            <m:sty m:val="bi"/>
          </m:rPr>
          <m:t>A</m:t>
        </m:r>
        <m:acc>
          <m:accPr>
            <m:chr m:val="̃"/>
          </m:accPr>
          <m:e>
            <m:r>
              <m:t>y</m:t>
            </m:r>
          </m:e>
        </m:acc>
        <m:r>
          <m:rPr>
            <m:sty m:val="p"/>
          </m:rPr>
          <m:t>=</m:t>
        </m:r>
        <m:acc>
          <m:accPr>
            <m:chr m:val="̃"/>
          </m:accPr>
          <m:e>
            <m:r>
              <m:t>b</m:t>
            </m:r>
          </m:e>
        </m:acc>
      </m:oMath>
      <w:r>
        <w:t xml:space="preserve"> </w:t>
      </w:r>
      <w:r>
        <w:t xml:space="preserve">has exactly one solution</w:t>
      </w:r>
      <w:r>
        <w:t xml:space="preserve"> </w:t>
      </w:r>
      <w:r>
        <w:t xml:space="preserve">(</w:t>
      </w:r>
      <w:hyperlink w:anchor="cor-solution-unique">
        <w:r>
          <w:rPr>
            <w:rStyle w:val="Hyperlink"/>
          </w:rPr>
          <w:t xml:space="preserve">Corollary 12</w:t>
        </w:r>
      </w:hyperlink>
      <w:r>
        <w:t xml:space="preserve">, both parts, with</w:t>
      </w:r>
      <w:r>
        <w:t xml:space="preserve"> </w:t>
      </w:r>
      <m:oMath>
        <m:r>
          <m:t>m</m:t>
        </m:r>
        <m:r>
          <m:rPr>
            <m:sty m:val="p"/>
          </m:rPr>
          <m:t>=</m:t>
        </m:r>
        <m:r>
          <m:t>n</m:t>
        </m:r>
      </m:oMath>
      <w:r>
        <w:t xml:space="preserve">).</w:t>
      </w:r>
      <w:r>
        <w:t xml:space="preserve"> </w:t>
      </w:r>
      <w:r>
        <w:t xml:space="preserve">Let</w:t>
      </w:r>
      <w:r>
        <w:t xml:space="preserve"> </w:t>
      </w:r>
      <m:oMath>
        <m:sSub>
          <m:e>
            <m:acc>
              <m:accPr>
                <m:chr m:val="̃"/>
              </m:accPr>
              <m:e>
                <m:r>
                  <m:t>y</m:t>
                </m:r>
              </m:e>
            </m:acc>
          </m:e>
          <m:sub>
            <m:r>
              <m:t>j</m:t>
            </m:r>
          </m:sub>
        </m:sSub>
      </m:oMath>
      <w:r>
        <w:t xml:space="preserve"> </w:t>
      </w:r>
      <w:r>
        <w:t xml:space="preserve">solve</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w:t>
      </w:r>
      <w:hyperlink w:anchor="def-indicator-vector">
        <w:r>
          <w:rPr>
            <w:rStyle w:val="Hyperlink"/>
          </w:rPr>
          <w:t xml:space="preserve">Definition 14</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m:oMath>
        <m:sSub>
          <m:e>
            <m:acc>
              <m:accPr>
                <m:chr m:val="̃"/>
              </m:accPr>
              <m:e>
                <m:r>
                  <m:t>y</m:t>
                </m:r>
              </m:e>
            </m:acc>
          </m:e>
          <m:sub>
            <m:r>
              <m:t>1</m:t>
            </m:r>
          </m:sub>
        </m:sSub>
        <m:r>
          <m:rPr>
            <m:sty m:val="p"/>
          </m:rPr>
          <m:t>,</m:t>
        </m:r>
        <m:r>
          <m:rPr>
            <m:sty m:val="p"/>
          </m:rPr>
          <m:t>…</m:t>
        </m:r>
        <m:r>
          <m:rPr>
            <m:sty m:val="p"/>
          </m:rPr>
          <m:t>,</m:t>
        </m:r>
        <m:sSub>
          <m:e>
            <m:acc>
              <m:accPr>
                <m:chr m:val="̃"/>
              </m:accPr>
              <m:e>
                <m:r>
                  <m:t>y</m:t>
                </m:r>
              </m:e>
            </m:acc>
          </m:e>
          <m:sub>
            <m:r>
              <m:t>n</m:t>
            </m:r>
          </m:sub>
        </m:sSub>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93</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10</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85</w:t>
        </w:r>
      </w:hyperlink>
      <w:r>
        <w:t xml:space="preserve">.</w:t>
      </w:r>
      <w:r>
        <w:t xml:space="preserve"> </w:t>
      </w:r>
      <w:r>
        <w:t xml:space="preserve">The two conditions in the statement are equivalent by</w:t>
      </w:r>
      <w:r>
        <w:t xml:space="preserve"> </w:t>
      </w:r>
      <w:hyperlink w:anchor="thm-rank-nullity">
        <w:r>
          <w:rPr>
            <w:rStyle w:val="Hyperlink"/>
          </w:rPr>
          <w:t xml:space="preserve">Theorem 39</w:t>
        </w:r>
      </w:hyperlink>
      <w:r>
        <w:t xml:space="preserve">:</w:t>
      </w:r>
      <w:r>
        <w:t xml:space="preserve"> </w:t>
      </w:r>
      <w:r>
        <w:t xml:space="preserve">the nullity is</w:t>
      </w:r>
      <w:r>
        <w:t xml:space="preserve"> </w:t>
      </w:r>
      <m:oMath>
        <m:r>
          <m:t>0</m:t>
        </m:r>
      </m:oMath>
      <w:r>
        <w:t xml:space="preserve"> </w:t>
      </w:r>
      <w:r>
        <w:t xml:space="preserve">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dimension">
        <w:r>
          <w:rPr>
            <w:rStyle w:val="Hyperlink"/>
          </w:rPr>
          <w:t xml:space="preserve">Definition 51</w:t>
        </w:r>
      </w:hyperlink>
      <w:r>
        <w:t xml:space="preserve">,</w:t>
      </w:r>
      <w:r>
        <w:t xml:space="preserve"> </w:t>
      </w:r>
      <w:hyperlink w:anchor="def-span">
        <w:r>
          <w:rPr>
            <w:rStyle w:val="Hyperlink"/>
          </w:rPr>
          <w:t xml:space="preserve">Definition 47</w:t>
        </w:r>
      </w:hyperlink>
      <w:r>
        <w:t xml:space="preserve">), 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w:t>
      </w:r>
      <w:r>
        <w:t xml:space="preserve">(</w:t>
      </w:r>
      <w:hyperlink w:anchor="exm-dimension">
        <w:r>
          <w:rPr>
            <w:rStyle w:val="Hyperlink"/>
          </w:rPr>
          <w:t xml:space="preserve">Example 50</w:t>
        </w:r>
      </w:hyperlink>
      <w:r>
        <w:t xml:space="preserve">).</w:t>
      </w:r>
    </w:p>
    <w:bookmarkStart w:id="617" w:name="exm-invertible-rank"/>
    <w:p>
      <w:pPr>
        <w:pStyle w:val="BodyText"/>
      </w:pPr>
      <w:r>
        <w:rPr>
          <w:b/>
          <w:bCs/>
        </w:rPr>
        <w:t xml:space="preserve">Example 192 (Rank decides invertibility)</w:t>
      </w:r>
      <w:r>
        <w:t xml:space="preserve"> </w:t>
      </w:r>
      <w:r>
        <w:t xml:space="preserve"> </w:t>
      </w:r>
    </w:p>
    <w:p>
      <w:pPr>
        <w:pStyle w:val="Compact"/>
        <w:numPr>
          <w:ilvl w:val="0"/>
          <w:numId w:val="1095"/>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127</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5"/>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127</w:t>
        </w:r>
      </w:hyperlink>
      <w:r>
        <w:t xml:space="preserve"> </w:t>
      </w:r>
      <w:r>
        <w:t xml:space="preserve">found.</w:t>
      </w:r>
    </w:p>
    <w:bookmarkEnd w:id="617"/>
    <w:bookmarkStart w:id="618" w:name="def-eigenspace"/>
    <w:p>
      <w:pPr>
        <w:pStyle w:val="FirstParagraph"/>
      </w:pPr>
      <w:r>
        <w:rPr>
          <w:b/>
          <w:bCs/>
        </w:rPr>
        <w:t xml:space="preserve">Definition 118 (Eigenspace)</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The</w:t>
      </w:r>
      <w:r>
        <w:t xml:space="preserve"> </w:t>
      </w:r>
      <w:r>
        <w:rPr>
          <w:b/>
          <w:bCs/>
        </w:rPr>
        <w:t xml:space="preserve">eigenspace</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33</w:t>
        </w:r>
      </w:hyperlink>
      <w:r>
        <w:t xml:space="preserve">).</w:t>
      </w:r>
    </w:p>
    <w:bookmarkEnd w:id="618"/>
    <w:bookmarkStart w:id="619" w:name="def-geometric-multiplicity"/>
    <w:p>
      <w:pPr>
        <w:pStyle w:val="BodyText"/>
      </w:pPr>
      <w:r>
        <w:rPr>
          <w:b/>
          <w:bCs/>
        </w:rPr>
        <w:t xml:space="preserve">Definition 119 (Geometric multiplicity)</w:t>
      </w:r>
      <w:r>
        <w:t xml:space="preserve"> </w:t>
      </w:r>
      <w:r>
        <w:t xml:space="preserve">The dimension (</w:t>
      </w:r>
      <w:hyperlink w:anchor="def-dimension">
        <w:r>
          <w:rPr>
            <w:rStyle w:val="Hyperlink"/>
          </w:rPr>
          <w:t xml:space="preserve">Definition 51</w:t>
        </w:r>
      </w:hyperlink>
      <w:r>
        <w:t xml:space="preserve">) of the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w:t>
      </w:r>
      <w:r>
        <w:t xml:space="preserve"> </w:t>
      </w:r>
      <w:r>
        <w:t xml:space="preserve">of an eigenvalue</w:t>
      </w:r>
      <w:r>
        <w:t xml:space="preserve"> </w:t>
      </w:r>
      <m:oMath>
        <m:r>
          <m:t>λ</m:t>
        </m:r>
      </m:oMath>
      <w:r>
        <w:t xml:space="preserve"> </w:t>
      </w:r>
      <w:r>
        <w:t xml:space="preserve">is the</w:t>
      </w:r>
      <w:r>
        <w:t xml:space="preserve"> </w:t>
      </w:r>
      <w:r>
        <w:rPr>
          <w:b/>
          <w:bCs/>
        </w:rPr>
        <w:t xml:space="preserve">geometric multiplicity</w:t>
      </w:r>
      <w:r>
        <w:t xml:space="preserve"> </w:t>
      </w:r>
      <w:r>
        <w:t xml:space="preserve">of</w:t>
      </w:r>
      <w:r>
        <w:t xml:space="preserve"> </w:t>
      </w:r>
      <m:oMath>
        <m:r>
          <m:t>λ</m:t>
        </m:r>
      </m:oMath>
      <w:r>
        <w:t xml:space="preserve">.</w:t>
      </w:r>
    </w:p>
    <w:bookmarkEnd w:id="619"/>
    <w:bookmarkStart w:id="620" w:name="exm-eigenspace"/>
    <w:p>
      <w:pPr>
        <w:pStyle w:val="BodyText"/>
      </w:pPr>
      <w:r>
        <w:rPr>
          <w:b/>
          <w:bCs/>
        </w:rPr>
        <w:t xml:space="preserve">Example 193 (Eigenspaces of two matrices)</w:t>
      </w:r>
      <w:r>
        <w:t xml:space="preserve"> </w:t>
      </w:r>
      <w:r>
        <w:t xml:space="preserve"> </w:t>
      </w:r>
    </w:p>
    <w:p>
      <w:pPr>
        <w:numPr>
          <w:ilvl w:val="0"/>
          <w:numId w:val="1096"/>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144</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6"/>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m:oMath>
        <m:r>
          <m:rPr>
            <m:sty m:val="bi"/>
          </m:rPr>
          <m:t>J</m:t>
        </m:r>
        <m:acc>
          <m:accPr>
            <m:chr m:val="̃"/>
          </m:accPr>
          <m:e>
            <m:r>
              <m:t>v</m:t>
            </m:r>
          </m:e>
        </m:acc>
        <m:r>
          <m:rPr>
            <m:sty m:val="p"/>
          </m:rPr>
          <m:t>=</m:t>
        </m:r>
        <m:r>
          <m:rPr>
            <m:sty m:val="p"/>
          </m:rPr>
          <m:t>(</m:t>
        </m:r>
        <m:sSub>
          <m:e>
            <m:r>
              <m:t>v</m:t>
            </m:r>
          </m:e>
          <m:sub>
            <m:r>
              <m:t>2</m:t>
            </m:r>
          </m:sub>
        </m:sSub>
        <m:r>
          <m:rPr>
            <m:sty m:val="p"/>
          </m:rPr>
          <m:t>,</m:t>
        </m:r>
        <m:r>
          <m:t>0</m:t>
        </m:r>
        <m:r>
          <m:rPr>
            <m:sty m:val="p"/>
          </m:rPr>
          <m:t>)</m:t>
        </m:r>
      </m:oMath>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m:oMath>
        <m:r>
          <m:rPr>
            <m:sty m:val="bi"/>
          </m:rPr>
          <m:t>J</m:t>
        </m:r>
        <m:acc>
          <m:accPr>
            <m:chr m:val="̃"/>
          </m:accPr>
          <m:e>
            <m:r>
              <m:t>v</m:t>
            </m:r>
          </m:e>
        </m:acc>
        <m:r>
          <m:rPr>
            <m:sty m:val="p"/>
          </m:rPr>
          <m:t>=</m:t>
        </m:r>
        <m:r>
          <m:t>λ</m:t>
        </m:r>
        <m:acc>
          <m:accPr>
            <m:chr m:val="̃"/>
          </m:accPr>
          <m:e>
            <m:r>
              <m:t>v</m:t>
            </m:r>
          </m:e>
        </m:acc>
      </m:oMath>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620"/>
    <w:bookmarkStart w:id="621" w:name="exm-not-eigenspace"/>
    <w:p>
      <w:pPr>
        <w:pStyle w:val="FirstParagraph"/>
      </w:pPr>
      <w:r>
        <w:rPr>
          <w:b/>
          <w:bCs/>
        </w:rPr>
        <w:t xml:space="preserve">Example 194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m:oMath>
        <m:acc>
          <m:accPr>
            <m:chr m:val="̃"/>
          </m:accPr>
          <m:e>
            <m:r>
              <m:t>0</m:t>
            </m:r>
          </m:e>
        </m:acc>
      </m:oMath>
      <w:r>
        <w:t xml:space="preserve"> </w:t>
      </w:r>
      <w:r>
        <w:t xml:space="preserve">only for</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t>2</m:t>
        </m:r>
        <m:r>
          <m:t> </m:t>
        </m:r>
        <m:sSub>
          <m:e>
            <m:r>
              <m:rPr>
                <m:sty m:val="bi"/>
              </m:rPr>
              <m:t>I</m:t>
            </m:r>
          </m:e>
          <m:sub>
            <m:r>
              <m:t>2</m:t>
            </m:r>
          </m:sub>
        </m:sSub>
        <m:r>
          <m:rPr>
            <m:sty m:val="p"/>
          </m:rPr>
          <m:t>)</m:t>
        </m:r>
        <m:r>
          <m:rPr>
            <m:sty m:val="p"/>
          </m:rPr>
          <m:t>=</m:t>
        </m:r>
        <m:r>
          <m:t>​</m:t>
        </m:r>
        <m:d>
          <m:dPr>
            <m:begChr m:val="{"/>
            <m:sepChr m:val=""/>
            <m:endChr m:val="}"/>
            <m:grow/>
          </m:dPr>
          <m:e>
            <m:acc>
              <m:accPr>
                <m:chr m:val="̃"/>
              </m:accPr>
              <m:e>
                <m:r>
                  <m:t>0</m:t>
                </m:r>
              </m:e>
            </m:acc>
          </m:e>
        </m:d>
        <m:r>
          <m:t>​</m:t>
        </m:r>
      </m:oMath>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95</w:t>
        </w:r>
      </w:hyperlink>
      <w:r>
        <w:t xml:space="preserve">):</w:t>
      </w:r>
      <w:r>
        <w:t xml:space="preserve"> </w:t>
      </w:r>
      <m:oMath>
        <m:r>
          <m:rPr>
            <m:sty m:val="bi"/>
          </m:rPr>
          <m:t>A</m:t>
        </m:r>
        <m:acc>
          <m:accPr>
            <m:chr m:val="̃"/>
          </m:accPr>
          <m:e>
            <m:r>
              <m:t>v</m:t>
            </m:r>
          </m:e>
        </m:acc>
        <m:r>
          <m:rPr>
            <m:sty m:val="p"/>
          </m:rPr>
          <m:t>=</m:t>
        </m:r>
        <m:r>
          <m:t>2</m:t>
        </m:r>
        <m:acc>
          <m:accPr>
            <m:chr m:val="̃"/>
          </m:accPr>
          <m:e>
            <m:r>
              <m:t>v</m:t>
            </m:r>
          </m:e>
        </m:acc>
      </m:oMath>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118</w:t>
        </w:r>
      </w:hyperlink>
      <w:r>
        <w:t xml:space="preserve"> </w:t>
      </w:r>
      <w:r>
        <w:t xml:space="preserve">does not apply to</w:t>
      </w:r>
      <w:r>
        <w:t xml:space="preserve"> </w:t>
      </w:r>
      <m:oMath>
        <m:r>
          <m:t>2</m:t>
        </m:r>
      </m:oMath>
      <w:r>
        <w:t xml:space="preserve">.</w:t>
      </w:r>
    </w:p>
    <w:bookmarkEnd w:id="621"/>
    <w:bookmarkStart w:id="622" w:name="thm-eigenvalue-singular"/>
    <w:p>
      <w:pPr>
        <w:pStyle w:val="BodyText"/>
      </w:pPr>
      <w:r>
        <w:rPr>
          <w:b/>
          <w:bCs/>
        </w:rPr>
        <w:t xml:space="preserve">Theorem 108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85</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m:oMath>
        <m:acc>
          <m:accPr>
            <m:chr m:val="̃"/>
          </m:accPr>
          <m:e>
            <m:r>
              <m:t>0</m:t>
            </m:r>
          </m:e>
        </m:acc>
      </m:oMath>
      <w:r>
        <w:t xml:space="preserve"> </w:t>
      </w:r>
      <w:r>
        <w:t xml:space="preserve">and the eigenvectors for</w:t>
      </w:r>
      <w:r>
        <w:t xml:space="preserve"> </w:t>
      </w:r>
      <m:oMath>
        <m:r>
          <m:t>λ</m:t>
        </m:r>
      </m:oMath>
      <w:r>
        <w:t xml:space="preserve">.</w:t>
      </w:r>
    </w:p>
    <w:bookmarkEnd w:id="622"/>
    <w:p>
      <w:pPr>
        <w:pStyle w:val="BodyText"/>
      </w:pPr>
      <w:r>
        <w:rPr>
          <w:i/>
          <w:iCs/>
        </w:rPr>
        <w:t xml:space="preserve">Proof</w:t>
      </w:r>
      <w:r>
        <w:t xml:space="preserve">. </w:t>
      </w:r>
      <w:r>
        <w:t xml:space="preserve">For any</w:t>
      </w:r>
      <w:r>
        <w:t xml:space="preserve"> </w:t>
      </w:r>
      <m:oMath>
        <m:acc>
          <m:accPr>
            <m:chr m:val="̃"/>
          </m:accPr>
          <m:e>
            <m:r>
              <m:t>v</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rPr>
                  <m:sty m:val="p"/>
                </m:rPr>
                <m:t>(</m:t>
              </m:r>
              <m:r>
                <m:rPr>
                  <m:sty m:val="bi"/>
                </m:rPr>
                <m:t>A</m:t>
              </m:r>
              <m:r>
                <m:rPr>
                  <m:sty m:val="p"/>
                </m:rPr>
                <m:t>−</m:t>
              </m:r>
              <m:r>
                <m:t>λ</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λ</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93</m:t>
              </m:r>
              <m:r>
                <m:rPr>
                  <m:nor/>
                  <m:sty m:val="p"/>
                </m:rPr>
                <m:t>, the difference law)</m:t>
              </m:r>
            </m:e>
            <m:e>
              <m:r>
                <m:t>&amp;</m:t>
              </m:r>
              <m:r>
                <m:rPr>
                  <m:sty m:val="p"/>
                </m:rPr>
                <m:t>=</m:t>
              </m:r>
              <m:r>
                <m:rPr>
                  <m:sty m:val="bi"/>
                </m:rPr>
                <m:t>A</m:t>
              </m:r>
              <m:acc>
                <m:accPr>
                  <m:chr m:val="̃"/>
                </m:accPr>
                <m:e>
                  <m:r>
                    <m:t>v</m:t>
                  </m:r>
                </m:e>
              </m:acc>
              <m:r>
                <m:rPr>
                  <m:sty m:val="p"/>
                </m:rPr>
                <m:t>−</m:t>
              </m:r>
              <m:r>
                <m:t>λ</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93</m:t>
              </m:r>
              <m:r>
                <m:rPr>
                  <m:nor/>
                  <m:sty m:val="p"/>
                </m:rPr>
                <m:t>, the scalar factor)</m:t>
              </m:r>
            </m:e>
            <m:e>
              <m:r>
                <m:t>&amp;</m:t>
              </m:r>
              <m:r>
                <m:rPr>
                  <m:sty m:val="p"/>
                </m:rPr>
                <m:t>=</m:t>
              </m:r>
              <m:r>
                <m:rPr>
                  <m:sty m:val="bi"/>
                </m:rPr>
                <m:t>A</m:t>
              </m:r>
              <m:acc>
                <m:accPr>
                  <m:chr m:val="̃"/>
                </m:accPr>
                <m:e>
                  <m:r>
                    <m:t>v</m:t>
                  </m:r>
                </m:e>
              </m:acc>
              <m:r>
                <m:rPr>
                  <m:sty m:val="p"/>
                </m:rPr>
                <m:t>−</m:t>
              </m:r>
              <m:r>
                <m:t>λ</m:t>
              </m:r>
              <m:acc>
                <m:accPr>
                  <m:chr m:val="̃"/>
                </m:accPr>
                <m:e>
                  <m:r>
                    <m:t>v</m:t>
                  </m:r>
                </m:e>
              </m:acc>
              <m:r>
                <m:rPr>
                  <m:sty m:val="p"/>
                </m:rPr>
                <m:t>,</m:t>
              </m:r>
              <m:r>
                <m:t>&amp;</m:t>
              </m:r>
              <m:r>
                <m:t>&amp;</m:t>
              </m:r>
              <m:r>
                <m:rPr>
                  <m:nor/>
                  <m:sty m:val="p"/>
                </m:rPr>
                <m:t>(</m:t>
              </m:r>
              <m:r>
                <m:rPr>
                  <m:nor/>
                  <m:sty m:val="p"/>
                </m:rPr>
                <m:t>Theorem 10</m:t>
              </m:r>
              <m:r>
                <m:rPr>
                  <m:nor/>
                  <m:sty m:val="p"/>
                </m:rPr>
                <m:t>)</m:t>
              </m:r>
            </m:e>
          </m:eqArr>
        </m:oMath>
      </m:oMathPara>
    </w:p>
    <w:p>
      <w:pPr>
        <w:pStyle w:val="FirstParagraph"/>
      </w:pPr>
      <w:r>
        <w:t xml:space="preserve">so</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exactly when</w:t>
      </w:r>
      <w:r>
        <w:t xml:space="preserve"> </w:t>
      </w:r>
      <m:oMath>
        <m:acc>
          <m:accPr>
            <m:chr m:val="̃"/>
          </m:accPr>
          <m:e>
            <m:r>
              <m:t>v</m:t>
            </m:r>
          </m:e>
        </m:acc>
        <m:r>
          <m:rPr>
            <m:sty m:val="p"/>
          </m:rPr>
          <m:t>∈</m:t>
        </m:r>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the nonzero such</w:t>
      </w:r>
      <w:r>
        <w:t xml:space="preserve"> </w:t>
      </w:r>
      <m:oMath>
        <m:acc>
          <m:accPr>
            <m:chr m:val="̃"/>
          </m:accPr>
          <m:e>
            <m:r>
              <m:t>v</m:t>
            </m:r>
          </m:e>
        </m:acc>
      </m:oMath>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107</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33</w:t>
        </w:r>
      </w:hyperlink>
      <w:r>
        <w:t xml:space="preserve">).</w:t>
      </w:r>
    </w:p>
    <w:bookmarkStart w:id="623" w:name="exm-eigenvalue-singular"/>
    <w:p>
      <w:pPr>
        <w:pStyle w:val="BodyText"/>
      </w:pPr>
      <w:r>
        <w:rPr>
          <w:b/>
          <w:bCs/>
        </w:rPr>
        <w:t xml:space="preserve">Example 195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144</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107</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623"/>
    <w:bookmarkStart w:id="624" w:name="thm-eigen-shift-power"/>
    <w:p>
      <w:pPr>
        <w:pStyle w:val="BodyText"/>
      </w:pPr>
      <w:r>
        <w:rPr>
          <w:b/>
          <w:bCs/>
        </w:rPr>
        <w:t xml:space="preserve">Theorem 109 (Eigenvalues of shifts and powers)</w:t>
      </w:r>
      <w:r>
        <w:t xml:space="preserve"> </w:t>
      </w:r>
      <w:r>
        <w:t xml:space="preserve">Let</w:t>
      </w:r>
      <w:r>
        <w:t xml:space="preserve"> </w:t>
      </w:r>
      <m:oMath>
        <m:acc>
          <m:accPr>
            <m:chr m:val="̃"/>
          </m:accPr>
          <m:e>
            <m:r>
              <m:t>v</m:t>
            </m:r>
          </m:e>
        </m:acc>
      </m:oMath>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95</w:t>
        </w:r>
      </w:hyperlink>
      <w:r>
        <w:t xml:space="preserve">). Then</w:t>
      </w:r>
    </w:p>
    <w:p>
      <w:pPr>
        <w:pStyle w:val="Compact"/>
        <w:numPr>
          <w:ilvl w:val="0"/>
          <w:numId w:val="1097"/>
        </w:numPr>
      </w:pPr>
      <m:oMath>
        <m:acc>
          <m:accPr>
            <m:chr m:val="̃"/>
          </m:accPr>
          <m:e>
            <m:r>
              <m:t>v</m:t>
            </m:r>
          </m:e>
        </m:acc>
      </m:oMath>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7"/>
        </w:numPr>
      </w:pPr>
      <m:oMath>
        <m:acc>
          <m:accPr>
            <m:chr m:val="̃"/>
          </m:accPr>
          <m:e>
            <m:r>
              <m:t>v</m:t>
            </m:r>
          </m:e>
        </m:acc>
      </m:oMath>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81</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624"/>
    <w:p>
      <w:pPr>
        <w:pStyle w:val="FirstParagraph"/>
      </w:pPr>
      <w:r>
        <w:rPr>
          <w:i/>
          <w:iCs/>
        </w:rPr>
        <w:t xml:space="preserve">Proof</w:t>
      </w:r>
      <w:r>
        <w:t xml:space="preserve">. </w:t>
      </w:r>
      <w:r>
        <w:rPr>
          <w:b/>
          <w:bCs/>
        </w:rPr>
        <w:t xml:space="preserve">Part 1.</w:t>
      </w:r>
    </w:p>
    <w:p>
      <w:pPr>
        <w:pStyle w:val="BodyText"/>
      </w:pPr>
      <m:oMathPara>
        <m:oMathParaPr>
          <m:jc m:val="center"/>
        </m:oMathParaPr>
        <m:oMath>
          <m:eqArr>
            <m:e>
              <m:r>
                <m:rPr>
                  <m:sty m:val="p"/>
                </m:rPr>
                <m:t>(</m:t>
              </m:r>
              <m:r>
                <m:rPr>
                  <m:sty m:val="bi"/>
                </m:rPr>
                <m:t>A</m:t>
              </m:r>
              <m:r>
                <m:rPr>
                  <m:sty m:val="p"/>
                </m:rPr>
                <m:t>+</m:t>
              </m:r>
              <m:r>
                <m:t>s</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s</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m:t>
              </m:r>
              <m:r>
                <m:rPr>
                  <m:nor/>
                  <m:sty m:val="p"/>
                </m:rPr>
                <m:t>)</m:t>
              </m:r>
            </m:e>
            <m:e>
              <m:r>
                <m:t>&amp;</m:t>
              </m:r>
              <m:r>
                <m:rPr>
                  <m:sty m:val="p"/>
                </m:rPr>
                <m:t>=</m:t>
              </m:r>
              <m:r>
                <m:rPr>
                  <m:sty m:val="bi"/>
                </m:rPr>
                <m:t>A</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93</m:t>
              </m:r>
              <m:r>
                <m:rPr>
                  <m:nor/>
                  <m:sty m:val="p"/>
                </m:rPr>
                <m:t>)</m:t>
              </m:r>
            </m:e>
            <m:e>
              <m:r>
                <m:t>&amp;</m:t>
              </m:r>
              <m:r>
                <m:rPr>
                  <m:sty m:val="p"/>
                </m:rPr>
                <m:t>=</m:t>
              </m:r>
              <m:r>
                <m:t>λ</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(eigenvector)</m:t>
              </m:r>
            </m:e>
            <m:e>
              <m:r>
                <m:t>&amp;</m:t>
              </m:r>
              <m:r>
                <m:rPr>
                  <m:sty m:val="p"/>
                </m:rPr>
                <m:t>=</m:t>
              </m:r>
              <m:r>
                <m:t>λ</m:t>
              </m:r>
              <m:acc>
                <m:accPr>
                  <m:chr m:val="̃"/>
                </m:accPr>
                <m:e>
                  <m:r>
                    <m:t>v</m:t>
                  </m:r>
                </m:e>
              </m:acc>
              <m:r>
                <m:rPr>
                  <m:sty m:val="p"/>
                </m:rPr>
                <m:t>+</m:t>
              </m:r>
              <m:r>
                <m:t>s</m:t>
              </m:r>
              <m:acc>
                <m:accPr>
                  <m:chr m:val="̃"/>
                </m:accPr>
                <m:e>
                  <m:r>
                    <m:t>v</m:t>
                  </m:r>
                </m:e>
              </m:acc>
              <m:r>
                <m:t>&amp;</m:t>
              </m:r>
              <m:r>
                <m:t>&amp;</m:t>
              </m:r>
              <m:r>
                <m:rPr>
                  <m:nor/>
                  <m:sty m:val="p"/>
                </m:rPr>
                <m:t>(</m:t>
              </m:r>
              <m:r>
                <m:rPr>
                  <m:nor/>
                  <m:sty m:val="p"/>
                </m:rPr>
                <m:t>Theorem 10</m:t>
              </m:r>
              <m:r>
                <m:rPr>
                  <m:nor/>
                  <m:sty m:val="p"/>
                </m:rPr>
                <m:t>)</m:t>
              </m:r>
            </m:e>
            <m:e>
              <m:r>
                <m:t>&amp;</m:t>
              </m:r>
              <m:r>
                <m:rPr>
                  <m:sty m:val="p"/>
                </m:rPr>
                <m:t>=</m:t>
              </m:r>
              <m:r>
                <m:rPr>
                  <m:sty m:val="p"/>
                </m:rPr>
                <m:t>(</m:t>
              </m:r>
              <m:r>
                <m:t>λ</m:t>
              </m:r>
              <m:r>
                <m:rPr>
                  <m:sty m:val="p"/>
                </m:rPr>
                <m:t>+</m:t>
              </m:r>
              <m:r>
                <m:t>s</m:t>
              </m:r>
              <m:r>
                <m:rPr>
                  <m:sty m:val="p"/>
                </m:rPr>
                <m:t>)</m:t>
              </m:r>
              <m:r>
                <m:t> </m:t>
              </m:r>
              <m:acc>
                <m:accPr>
                  <m:chr m:val="̃"/>
                </m:accPr>
                <m:e>
                  <m:r>
                    <m:t>v</m:t>
                  </m:r>
                </m:e>
              </m:acc>
              <m:r>
                <m:rPr>
                  <m:sty m:val="p"/>
                </m:rPr>
                <m:t>.</m:t>
              </m:r>
              <m:r>
                <m:t>&amp;</m:t>
              </m:r>
              <m:r>
                <m:t>&amp;</m:t>
              </m:r>
              <m:r>
                <m:rPr>
                  <m:nor/>
                  <m:sty m:val="p"/>
                </m:rPr>
                <m:t>(add entrywise)</m:t>
              </m:r>
            </m:e>
          </m:eqArr>
        </m:oMath>
      </m:oMathPara>
    </w:p>
    <w:p>
      <w:pPr>
        <w:pStyle w:val="FirstParagraph"/>
      </w:pPr>
      <w:r>
        <w:rPr>
          <w:b/>
          <w:bCs/>
        </w:rPr>
        <w:t xml:space="preserve">Part 2, by</w:t>
      </w:r>
      <w:r>
        <w:rPr>
          <w:b/>
          <w:bCs/>
        </w:rPr>
        <w:t xml:space="preserve"> </w:t>
      </w:r>
      <w:hyperlink r:id="rId142">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m:oMath>
        <m:sSup>
          <m:e>
            <m:r>
              <m:rPr>
                <m:sty m:val="bi"/>
              </m:rPr>
              <m:t>A</m:t>
            </m:r>
          </m:e>
          <m:sup>
            <m:r>
              <m:t>k</m:t>
            </m:r>
            <m:r>
              <m:rPr>
                <m:sty m:val="p"/>
              </m:rPr>
              <m:t>−</m:t>
            </m:r>
            <m:r>
              <m:t>1</m:t>
            </m:r>
          </m:sup>
        </m:sSup>
        <m:acc>
          <m:accPr>
            <m:chr m:val="̃"/>
          </m:accPr>
          <m:e>
            <m:r>
              <m:t>v</m:t>
            </m:r>
          </m:e>
        </m:acc>
        <m:r>
          <m:rPr>
            <m:sty m:val="p"/>
          </m:rPr>
          <m:t>=</m:t>
        </m:r>
        <m:sSup>
          <m:e>
            <m:r>
              <m:t>λ</m:t>
            </m:r>
          </m:e>
          <m:sup>
            <m:r>
              <m:t>k</m:t>
            </m:r>
            <m:r>
              <m:rPr>
                <m:sty m:val="p"/>
              </m:rPr>
              <m:t>−</m:t>
            </m:r>
            <m:r>
              <m:t>1</m:t>
            </m:r>
          </m:sup>
        </m:sSup>
        <m:acc>
          <m:accPr>
            <m:chr m:val="̃"/>
          </m:accPr>
          <m:e>
            <m:r>
              <m:t>v</m:t>
            </m:r>
          </m:e>
        </m:acc>
      </m:oMath>
      <w:r>
        <w:t xml:space="preserve">, then</w:t>
      </w:r>
    </w:p>
    <w:p>
      <w:pPr>
        <w:pStyle w:val="BodyText"/>
      </w:pPr>
      <m:oMathPara>
        <m:oMathParaPr>
          <m:jc m:val="center"/>
        </m:oMathParaPr>
        <m:oMath>
          <m:eqArr>
            <m:e>
              <m:sSup>
                <m:e>
                  <m:r>
                    <m:rPr>
                      <m:sty m:val="bi"/>
                    </m:rPr>
                    <m:t>A</m:t>
                  </m:r>
                </m:e>
                <m:sup>
                  <m:r>
                    <m:t>k</m:t>
                  </m:r>
                </m:sup>
              </m:sSup>
              <m:acc>
                <m:accPr>
                  <m:chr m:val="̃"/>
                </m:accPr>
                <m:e>
                  <m:r>
                    <m:t>v</m:t>
                  </m:r>
                </m:e>
              </m:acc>
              <m:r>
                <m:t>&amp;</m:t>
              </m:r>
              <m:r>
                <m:rPr>
                  <m:sty m:val="p"/>
                </m:rPr>
                <m:t>=</m:t>
              </m:r>
              <m:r>
                <m:rPr>
                  <m:sty m:val="bi"/>
                </m:rPr>
                <m:t>A</m:t>
              </m:r>
              <m:r>
                <m:t> </m:t>
              </m:r>
              <m:r>
                <m:rPr>
                  <m:sty m:val="p"/>
                </m:rPr>
                <m:t>(</m:t>
              </m:r>
              <m:sSup>
                <m:e>
                  <m:r>
                    <m:rPr>
                      <m:sty m:val="bi"/>
                    </m:rPr>
                    <m:t>A</m:t>
                  </m:r>
                </m:e>
                <m:sup>
                  <m:r>
                    <m:t>k</m:t>
                  </m:r>
                  <m:r>
                    <m:rPr>
                      <m:sty m:val="p"/>
                    </m:rPr>
                    <m:t>−</m:t>
                  </m:r>
                  <m:r>
                    <m:t>1</m:t>
                  </m:r>
                </m:sup>
              </m:sSup>
              <m:acc>
                <m:accPr>
                  <m:chr m:val="̃"/>
                </m:accPr>
                <m:e>
                  <m:r>
                    <m:t>v</m:t>
                  </m:r>
                </m:e>
              </m:acc>
              <m:r>
                <m:rPr>
                  <m:sty m:val="p"/>
                </m:rPr>
                <m:t>)</m:t>
              </m:r>
              <m:r>
                <m:t>&amp;</m:t>
              </m:r>
              <m:r>
                <m:t>&amp;</m:t>
              </m:r>
              <m:r>
                <m:rPr>
                  <m:nor/>
                  <m:sty m:val="p"/>
                </m:rPr>
                <m:t>(</m:t>
              </m:r>
              <m:r>
                <m:rPr>
                  <m:nor/>
                  <m:sty m:val="p"/>
                </m:rPr>
                <m:t>Definition 81</m:t>
              </m:r>
              <m:r>
                <m:rPr>
                  <m:nor/>
                  <m:sty m:val="p"/>
                </m:rPr>
                <m:t>, </m:t>
              </m:r>
              <m:r>
                <m:rPr>
                  <m:nor/>
                  <m:sty m:val="p"/>
                </m:rPr>
                <m:t>Theorem 8</m:t>
              </m:r>
              <m:r>
                <m:rPr>
                  <m:nor/>
                  <m:sty m:val="p"/>
                </m:rPr>
                <m:t>)</m:t>
              </m:r>
            </m:e>
            <m:e>
              <m:r>
                <m:t>&amp;</m:t>
              </m:r>
              <m:r>
                <m:rPr>
                  <m:sty m:val="p"/>
                </m:rPr>
                <m:t>=</m:t>
              </m:r>
              <m:r>
                <m:rPr>
                  <m:sty m:val="bi"/>
                </m:rPr>
                <m:t>A</m:t>
              </m:r>
              <m:r>
                <m:t> </m:t>
              </m:r>
              <m:r>
                <m:rPr>
                  <m:sty m:val="p"/>
                </m:rPr>
                <m:t>(</m:t>
              </m:r>
              <m:sSup>
                <m:e>
                  <m:r>
                    <m:t>λ</m:t>
                  </m:r>
                </m:e>
                <m:sup>
                  <m:r>
                    <m:t>k</m:t>
                  </m:r>
                  <m:r>
                    <m:rPr>
                      <m:sty m:val="p"/>
                    </m:rPr>
                    <m:t>−</m:t>
                  </m:r>
                  <m:r>
                    <m:t>1</m:t>
                  </m:r>
                </m:sup>
              </m:sSup>
              <m:acc>
                <m:accPr>
                  <m:chr m:val="̃"/>
                </m:accPr>
                <m:e>
                  <m:r>
                    <m:t>v</m:t>
                  </m:r>
                </m:e>
              </m:acc>
              <m:r>
                <m:rPr>
                  <m:sty m:val="p"/>
                </m:rPr>
                <m:t>)</m:t>
              </m:r>
              <m:r>
                <m:t>&amp;</m:t>
              </m:r>
              <m:r>
                <m:t>&amp;</m:t>
              </m:r>
              <m:r>
                <m:rPr>
                  <m:nor/>
                  <m:sty m:val="p"/>
                </m:rPr>
                <m:t>(induction hypothesis)</m:t>
              </m:r>
            </m:e>
            <m:e>
              <m:r>
                <m:t>&amp;</m:t>
              </m:r>
              <m:r>
                <m:rPr>
                  <m:sty m:val="p"/>
                </m:rPr>
                <m:t>=</m:t>
              </m:r>
              <m:sSup>
                <m:e>
                  <m:r>
                    <m:t>λ</m:t>
                  </m:r>
                </m:e>
                <m:sup>
                  <m:r>
                    <m:t>k</m:t>
                  </m:r>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93</m:t>
              </m:r>
              <m:r>
                <m:rPr>
                  <m:nor/>
                  <m:sty m:val="p"/>
                </m:rPr>
                <m:t>)</m:t>
              </m:r>
            </m:e>
            <m:e>
              <m:r>
                <m:t>&amp;</m:t>
              </m:r>
              <m:r>
                <m:rPr>
                  <m:sty m:val="p"/>
                </m:rPr>
                <m:t>=</m:t>
              </m:r>
              <m:sSup>
                <m:e>
                  <m:r>
                    <m:t>λ</m:t>
                  </m:r>
                </m:e>
                <m:sup>
                  <m:r>
                    <m:t>k</m:t>
                  </m:r>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sSup>
                <m:e>
                  <m:r>
                    <m:t>λ</m:t>
                  </m:r>
                </m:e>
                <m:sup>
                  <m:r>
                    <m:t>k</m:t>
                  </m:r>
                </m:sup>
              </m:sSup>
              <m:acc>
                <m:accPr>
                  <m:chr m:val="̃"/>
                </m:accPr>
                <m:e>
                  <m:r>
                    <m:t>v</m:t>
                  </m:r>
                </m:e>
              </m:acc>
              <m:r>
                <m:rPr>
                  <m:sty m:val="p"/>
                </m:rPr>
                <m:t>.</m:t>
              </m:r>
              <m:r>
                <m:t>&amp;</m:t>
              </m:r>
              <m:r>
                <m:t>&amp;</m:t>
              </m:r>
              <m:r>
                <m:rPr>
                  <m:nor/>
                  <m:sty m:val="p"/>
                </m:rPr>
                <m:t>(multiply the numbers)</m:t>
              </m:r>
            </m:e>
          </m:eqArr>
        </m:oMath>
      </m:oMathPara>
    </w:p>
    <w:p>
      <w:pPr>
        <w:pStyle w:val="FirstParagraph"/>
      </w:pPr>
      <w:r>
        <w:t xml:space="preserve">In both parts</w:t>
      </w:r>
      <w:r>
        <w:t xml:space="preserve"> </w:t>
      </w:r>
      <m:oMath>
        <m:acc>
          <m:accPr>
            <m:chr m:val="̃"/>
          </m:accPr>
          <m:e>
            <m:r>
              <m:t>v</m:t>
            </m:r>
          </m:e>
        </m:acc>
        <m:r>
          <m:rPr>
            <m:sty m:val="p"/>
          </m:rPr>
          <m:t>≠</m:t>
        </m:r>
        <m:acc>
          <m:accPr>
            <m:chr m:val="̃"/>
          </m:accPr>
          <m:e>
            <m:r>
              <m:t>0</m:t>
            </m:r>
          </m:e>
        </m:acc>
      </m:oMath>
      <w:r>
        <w:t xml:space="preserve">, so</w:t>
      </w:r>
      <w:r>
        <w:t xml:space="preserve"> </w:t>
      </w:r>
      <m:oMath>
        <m:acc>
          <m:accPr>
            <m:chr m:val="̃"/>
          </m:accPr>
          <m:e>
            <m:r>
              <m:t>v</m:t>
            </m:r>
          </m:e>
        </m:acc>
      </m:oMath>
      <w:r>
        <w:t xml:space="preserve"> </w:t>
      </w:r>
      <w:r>
        <w:t xml:space="preserve">is an eigenvector.</w:t>
      </w:r>
    </w:p>
    <w:bookmarkStart w:id="625" w:name="exm-eigen-shift-power"/>
    <w:p>
      <w:pPr>
        <w:pStyle w:val="BodyText"/>
      </w:pPr>
      <w:r>
        <w:rPr>
          <w:b/>
          <w:bCs/>
        </w:rPr>
        <w:t xml:space="preserve">Example 196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144</w:t>
        </w:r>
      </w:hyperlink>
      <w:r>
        <w:t xml:space="preserve">):</w:t>
      </w:r>
    </w:p>
    <w:p>
      <w:pPr>
        <w:numPr>
          <w:ilvl w:val="0"/>
          <w:numId w:val="1098"/>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7"/>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625"/>
    <w:bookmarkStart w:id="626" w:name="thm-eigen-triangular"/>
    <w:p>
      <w:pPr>
        <w:pStyle w:val="FirstParagraph"/>
      </w:pPr>
      <w:r>
        <w:rPr>
          <w:b/>
          <w:bCs/>
        </w:rPr>
        <w:t xml:space="preserve">Theorem 110 (The eigenvalues of an upper triangular matrix are its diagonal entries)</w:t>
      </w:r>
      <w:r>
        <w:t xml:space="preserve"> </w:t>
      </w:r>
      <w:r>
        <w:t xml:space="preserve">The eigenvalues (</w:t>
      </w:r>
      <w:hyperlink w:anchor="def-eigenvalue">
        <w:r>
          <w:rPr>
            <w:rStyle w:val="Hyperlink"/>
          </w:rPr>
          <w:t xml:space="preserve">Definition 95</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112</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626"/>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31</w:t>
        </w:r>
      </w:hyperlink>
      <w:r>
        <w:t xml:space="preserve">,</w:t>
      </w:r>
      <w:r>
        <w:t xml:space="preserve"> </w:t>
      </w:r>
      <w:hyperlink w:anchor="def-matrix-addition">
        <w:r>
          <w:rPr>
            <w:rStyle w:val="Hyperlink"/>
          </w:rPr>
          <w:t xml:space="preserve">Definition 24</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m:oMath>
        <m:r>
          <m:rPr>
            <m:sty m:val="p"/>
          </m:rPr>
          <m:t>(</m:t>
        </m:r>
        <m:r>
          <m:rPr>
            <m:sty m:val="bi"/>
          </m:rPr>
          <m:t>U</m:t>
        </m:r>
        <m:r>
          <m:rPr>
            <m:sty m:val="p"/>
          </m:rPr>
          <m:t>−</m:t>
        </m:r>
        <m:r>
          <m:t>λ</m:t>
        </m:r>
        <m:r>
          <m:t> </m:t>
        </m:r>
        <m:sSub>
          <m:e>
            <m:r>
              <m:rPr>
                <m:sty m:val="bi"/>
              </m:rPr>
              <m:t>I</m:t>
            </m:r>
          </m:e>
          <m:sub>
            <m:r>
              <m:t>p</m:t>
            </m:r>
          </m:sub>
        </m:sSub>
        <m:r>
          <m:rPr>
            <m:sty m:val="p"/>
          </m:rPr>
          <m:t>)</m:t>
        </m:r>
        <m:r>
          <m:t> </m:t>
        </m:r>
        <m:acc>
          <m:accPr>
            <m:chr m:val="̃"/>
          </m:accPr>
          <m:e>
            <m:r>
              <m:t>v</m:t>
            </m:r>
          </m:e>
        </m:acc>
        <m:r>
          <m:rPr>
            <m:sty m:val="p"/>
          </m:rPr>
          <m:t>=</m:t>
        </m:r>
        <m:acc>
          <m:accPr>
            <m:chr m:val="̃"/>
          </m:accPr>
          <m:e>
            <m:r>
              <m:t>0</m:t>
            </m:r>
          </m:e>
        </m:acc>
      </m:oMath>
      <w:r>
        <w:t xml:space="preserve"> </w:t>
      </w:r>
      <w:r>
        <w:t xml:space="preserve">has exactly one solution,</w:t>
      </w:r>
      <w:r>
        <w:t xml:space="preserve"> </w:t>
      </w:r>
      <m:oMath>
        <m:acc>
          <m:accPr>
            <m:chr m:val="̃"/>
          </m:accPr>
          <m:e>
            <m:r>
              <m:t>v</m:t>
            </m:r>
          </m:e>
        </m:acc>
        <m:r>
          <m:rPr>
            <m:sty m:val="p"/>
          </m:rPr>
          <m:t>=</m:t>
        </m:r>
        <m:acc>
          <m:accPr>
            <m:chr m:val="̃"/>
          </m:accPr>
          <m:e>
            <m:r>
              <m:t>0</m:t>
            </m:r>
          </m:e>
        </m:acc>
      </m:oMath>
      <w:r>
        <w:t xml:space="preserve"> </w:t>
      </w:r>
      <w:r>
        <w:t xml:space="preserve">(</w:t>
      </w:r>
      <w:hyperlink w:anchor="thm-back-substitution">
        <w:r>
          <w:rPr>
            <w:rStyle w:val="Hyperlink"/>
          </w:rPr>
          <w:t xml:space="preserve">Theorem 102</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108</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m:oMath>
        <m:acc>
          <m:accPr>
            <m:chr m:val="̃"/>
          </m:accPr>
          <m:e>
            <m:r>
              <m:t>v</m:t>
            </m:r>
          </m:e>
        </m:acc>
      </m:oMath>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m:oMath>
        <m:r>
          <m:rPr>
            <m:sty m:val="bi"/>
          </m:rPr>
          <m:t>M</m:t>
        </m:r>
        <m:acc>
          <m:accPr>
            <m:chr m:val="̃"/>
          </m:accPr>
          <m:e>
            <m:r>
              <m:t>v</m:t>
            </m:r>
          </m:e>
        </m:acc>
      </m:oMath>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099"/>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099"/>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099"/>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102</w:t>
        </w:r>
      </w:hyperlink>
      <w:r>
        <w:t xml:space="preserve">.</w:t>
      </w:r>
    </w:p>
    <w:p>
      <w:pPr>
        <w:pStyle w:val="FirstParagraph"/>
      </w:pPr>
      <w:r>
        <w:t xml:space="preserve">So</w:t>
      </w:r>
      <w:r>
        <w:t xml:space="preserve"> </w:t>
      </w:r>
      <m:oMath>
        <m:r>
          <m:rPr>
            <m:sty m:val="bi"/>
          </m:rPr>
          <m:t>M</m:t>
        </m:r>
        <m:acc>
          <m:accPr>
            <m:chr m:val="̃"/>
          </m:accPr>
          <m:e>
            <m:r>
              <m:t>v</m:t>
            </m:r>
          </m:e>
        </m:acc>
        <m:r>
          <m:rPr>
            <m:sty m:val="p"/>
          </m:rPr>
          <m:t>=</m:t>
        </m:r>
        <m:acc>
          <m:accPr>
            <m:chr m:val="̃"/>
          </m:accPr>
          <m:e>
            <m:r>
              <m:t>0</m:t>
            </m:r>
          </m:e>
        </m:acc>
      </m:oMath>
      <w:r>
        <w:t xml:space="preserve"> </w:t>
      </w:r>
      <w:r>
        <w:t xml:space="preserve">with</w:t>
      </w:r>
      <w:r>
        <w:t xml:space="preserve"> </w:t>
      </w:r>
      <m:oMath>
        <m:sSub>
          <m:e>
            <m:r>
              <m:t>v</m:t>
            </m:r>
          </m:e>
          <m:sub>
            <m:r>
              <m:t>k</m:t>
            </m:r>
          </m:sub>
        </m:sSub>
        <m:r>
          <m:rPr>
            <m:sty m:val="p"/>
          </m:rPr>
          <m:t>=</m:t>
        </m:r>
        <m:r>
          <m:t>1</m:t>
        </m:r>
      </m:oMath>
      <w:r>
        <w:t xml:space="preserve">, hence</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t>λ</m:t>
        </m:r>
      </m:oMath>
      <w:r>
        <w:t xml:space="preserve"> </w:t>
      </w:r>
      <w:r>
        <w:t xml:space="preserve">is an eigenvalue.</w:t>
      </w:r>
    </w:p>
    <w:bookmarkStart w:id="627" w:name="exm-eigen-triangular"/>
    <w:p>
      <w:pPr>
        <w:pStyle w:val="BodyText"/>
      </w:pPr>
      <w:r>
        <w:rPr>
          <w:b/>
          <w:bCs/>
        </w:rPr>
        <w:t xml:space="preserve">Example 197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182</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m:oMath>
        <m:r>
          <m:rPr>
            <m:sty m:val="p"/>
          </m:rPr>
          <m:t>(</m:t>
        </m:r>
        <m:r>
          <m:rPr>
            <m:sty m:val="bi"/>
          </m:rPr>
          <m:t>U</m:t>
        </m:r>
        <m:r>
          <m:rPr>
            <m:sty m:val="p"/>
          </m:rPr>
          <m:t>−</m:t>
        </m:r>
        <m:f>
          <m:fPr>
            <m:type m:val="lin"/>
          </m:fPr>
          <m:num>
            <m:r>
              <m:t>1</m:t>
            </m:r>
          </m:num>
          <m:den>
            <m:r>
              <m:t>2</m:t>
            </m:r>
          </m:den>
        </m:f>
        <m:r>
          <m:t> </m:t>
        </m:r>
        <m:sSub>
          <m:e>
            <m:r>
              <m:rPr>
                <m:sty m:val="bi"/>
              </m:rPr>
              <m:t>I</m:t>
            </m:r>
          </m:e>
          <m:sub>
            <m:r>
              <m:t>3</m:t>
            </m:r>
          </m:sub>
        </m:sSub>
        <m:r>
          <m:rPr>
            <m:sty m:val="p"/>
          </m:rPr>
          <m:t>)</m:t>
        </m:r>
        <m:r>
          <m:t> </m:t>
        </m:r>
        <m:acc>
          <m:accPr>
            <m:chr m:val="̃"/>
          </m:accPr>
          <m:e>
            <m:r>
              <m:t>v</m:t>
            </m:r>
          </m:e>
        </m:acc>
      </m:oMath>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193</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627"/>
    <w:bookmarkStart w:id="628" w:name="thm-eigen-idempotent-orthogonal"/>
    <w:p>
      <w:pPr>
        <w:pStyle w:val="BodyText"/>
      </w:pPr>
      <w:r>
        <w:rPr>
          <w:b/>
          <w:bCs/>
        </w:rPr>
        <w:t xml:space="preserve">Theorem 111 (Eigenvalues of idempotent and orthogonal matrices)</w:t>
      </w:r>
      <w:r>
        <w:t xml:space="preserve"> </w:t>
      </w:r>
      <w:r>
        <w:t xml:space="preserve"> </w:t>
      </w:r>
    </w:p>
    <w:p>
      <w:pPr>
        <w:pStyle w:val="Compact"/>
        <w:numPr>
          <w:ilvl w:val="0"/>
          <w:numId w:val="1100"/>
        </w:numPr>
      </w:pPr>
      <w:r>
        <w:t xml:space="preserve">Every eigenvalue of an idempotent matrix (</w:t>
      </w:r>
      <w:hyperlink w:anchor="def-idempotent-matrix">
        <w:r>
          <w:rPr>
            <w:rStyle w:val="Hyperlink"/>
          </w:rPr>
          <w:t xml:space="preserve">Definition 86</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100"/>
        </w:numPr>
      </w:pPr>
      <w:r>
        <w:t xml:space="preserve">Every eigenvalue of an orthogonal matrix (</w:t>
      </w:r>
      <w:hyperlink w:anchor="def-orthogonal-matrix">
        <w:r>
          <w:rPr>
            <w:rStyle w:val="Hyperlink"/>
          </w:rPr>
          <w:t xml:space="preserve">Definition 89</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628"/>
    <w:p>
      <w:pPr>
        <w:pStyle w:val="FirstParagraph"/>
      </w:pPr>
      <w:r>
        <w:rPr>
          <w:i/>
          <w:iCs/>
        </w:rPr>
        <w:t xml:space="preserve">Proof</w:t>
      </w:r>
      <w:r>
        <w:t xml:space="preserve">. </w:t>
      </w:r>
      <w:r>
        <w:t xml:space="preserve">Let</w:t>
      </w:r>
      <w:r>
        <w:t xml:space="preserve"> </w:t>
      </w:r>
      <m:oMath>
        <m:acc>
          <m:accPr>
            <m:chr m:val="̃"/>
          </m:accPr>
          <m:e>
            <m:r>
              <m:t>v</m:t>
            </m:r>
          </m:e>
        </m:acc>
        <m:r>
          <m:rPr>
            <m:sty m:val="p"/>
          </m:rPr>
          <m:t>≠</m:t>
        </m:r>
        <m:acc>
          <m:accPr>
            <m:chr m:val="̃"/>
          </m:accPr>
          <m:e>
            <m:r>
              <m:t>0</m:t>
            </m:r>
          </m:e>
        </m:acc>
      </m:oMath>
      <w:r>
        <w:t xml:space="preserve"> </w:t>
      </w:r>
      <w:r>
        <w:t xml:space="preserve">with</w:t>
      </w:r>
      <w:r>
        <w:t xml:space="preserve"> </w:t>
      </w:r>
      <m:oMath>
        <m:r>
          <m:rPr>
            <m:sty m:val="bi"/>
          </m:rPr>
          <m:t>A</m:t>
        </m:r>
        <m:acc>
          <m:accPr>
            <m:chr m:val="̃"/>
          </m:accPr>
          <m:e>
            <m:r>
              <m:t>v</m:t>
            </m:r>
          </m:e>
        </m:acc>
        <m:r>
          <m:rPr>
            <m:sty m:val="p"/>
          </m:rPr>
          <m:t>=</m:t>
        </m:r>
        <m:r>
          <m:t>λ</m:t>
        </m:r>
        <m:acc>
          <m:accPr>
            <m:chr m:val="̃"/>
          </m:accPr>
          <m:e>
            <m:r>
              <m:t>v</m:t>
            </m:r>
          </m:e>
        </m:acc>
      </m:oMath>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m:oMathPara>
        <m:oMathParaPr>
          <m:jc m:val="center"/>
        </m:oMathParaPr>
        <m:oMath>
          <m:eqArr>
            <m:e>
              <m:r>
                <m:t>λ</m:t>
              </m:r>
              <m:acc>
                <m:accPr>
                  <m:chr m:val="̃"/>
                </m:accPr>
                <m:e>
                  <m:r>
                    <m:t>v</m:t>
                  </m:r>
                </m:e>
              </m:acc>
              <m:r>
                <m:t>&amp;</m:t>
              </m:r>
              <m:r>
                <m:rPr>
                  <m:sty m:val="p"/>
                </m:rPr>
                <m:t>=</m:t>
              </m:r>
              <m:r>
                <m:rPr>
                  <m:sty m:val="bi"/>
                </m:rPr>
                <m:t>A</m:t>
              </m:r>
              <m:acc>
                <m:accPr>
                  <m:chr m:val="̃"/>
                </m:accPr>
                <m:e>
                  <m:r>
                    <m:t>v</m:t>
                  </m:r>
                </m:e>
              </m:acc>
              <m:r>
                <m:t>&amp;</m:t>
              </m:r>
              <m:r>
                <m:t>&amp;</m:t>
              </m:r>
              <m:r>
                <m:rPr>
                  <m:nor/>
                  <m:sty m:val="p"/>
                </m:rPr>
                <m:t>(eigenvector)</m:t>
              </m:r>
            </m:e>
            <m:e>
              <m:r>
                <m:t>&amp;</m:t>
              </m:r>
              <m:r>
                <m:rPr>
                  <m:sty m:val="p"/>
                </m:rPr>
                <m:t>=</m:t>
              </m:r>
              <m:sSup>
                <m:e>
                  <m:r>
                    <m:rPr>
                      <m:sty m:val="bi"/>
                    </m:rPr>
                    <m:t>A</m:t>
                  </m:r>
                </m:e>
                <m:sup>
                  <m:r>
                    <m:t>2</m:t>
                  </m:r>
                </m:sup>
              </m:sSup>
              <m:acc>
                <m:accPr>
                  <m:chr m:val="̃"/>
                </m:accPr>
                <m:e>
                  <m:r>
                    <m:t>v</m:t>
                  </m:r>
                </m:e>
              </m:acc>
              <m:r>
                <m:t>&amp;</m:t>
              </m:r>
              <m:r>
                <m:t>&amp;</m:t>
              </m:r>
              <m:r>
                <m:rPr>
                  <m:nor/>
                  <m:sty m:val="p"/>
                </m:rPr>
                <m:t>(idempotent)</m:t>
              </m:r>
            </m:e>
            <m:e>
              <m:r>
                <m:t>&amp;</m:t>
              </m:r>
              <m:r>
                <m:rPr>
                  <m:sty m:val="p"/>
                </m:rPr>
                <m:t>=</m:t>
              </m:r>
              <m:sSup>
                <m:e>
                  <m:r>
                    <m:t>λ</m:t>
                  </m:r>
                </m:e>
                <m:sup>
                  <m:r>
                    <m:t>2</m:t>
                  </m:r>
                </m:sup>
              </m:sSup>
              <m:acc>
                <m:accPr>
                  <m:chr m:val="̃"/>
                </m:accPr>
                <m:e>
                  <m:r>
                    <m:t>v</m:t>
                  </m:r>
                </m:e>
              </m:acc>
              <m:r>
                <m:rPr>
                  <m:sty m:val="p"/>
                </m:rPr>
                <m:t>,</m:t>
              </m:r>
              <m:r>
                <m:t>&amp;</m:t>
              </m:r>
              <m:r>
                <m:t>&amp;</m:t>
              </m:r>
              <m:r>
                <m:rPr>
                  <m:nor/>
                  <m:sty m:val="p"/>
                </m:rPr>
                <m:t>(</m:t>
              </m:r>
              <m:r>
                <m:rPr>
                  <m:nor/>
                  <m:sty m:val="p"/>
                </m:rPr>
                <m:t>Theorem 109</m:t>
              </m:r>
              <m:r>
                <m:rPr>
                  <m:nor/>
                  <m:sty m:val="p"/>
                </m:rPr>
                <m:t>, part 2)</m:t>
              </m:r>
            </m:e>
          </m:eqArr>
        </m:oMath>
      </m:oMathPara>
    </w:p>
    <w:p>
      <w:pPr>
        <w:pStyle w:val="FirstParagraph"/>
      </w:pPr>
      <w:r>
        <w:t xml:space="preserve">and subtracting</w:t>
      </w:r>
      <w:r>
        <w:t xml:space="preserve"> </w:t>
      </w:r>
      <m:oMath>
        <m:r>
          <m:t>λ</m:t>
        </m:r>
        <m:acc>
          <m:accPr>
            <m:chr m:val="̃"/>
          </m:accPr>
          <m:e>
            <m:r>
              <m:t>v</m:t>
            </m:r>
          </m:e>
        </m:acc>
      </m:oMath>
      <w:r>
        <w:t xml:space="preserve"> </w:t>
      </w:r>
      <w:r>
        <w:t xml:space="preserve">from both sides gives</w:t>
      </w:r>
      <w:r>
        <w:t xml:space="preserve"> </w:t>
      </w:r>
      <m:oMath>
        <m:r>
          <m:rPr>
            <m:sty m:val="p"/>
          </m:rPr>
          <m:t>(</m:t>
        </m:r>
        <m:sSup>
          <m:e>
            <m:r>
              <m:t>λ</m:t>
            </m:r>
          </m:e>
          <m:sup>
            <m:r>
              <m:t>2</m:t>
            </m:r>
          </m:sup>
        </m:sSup>
        <m:r>
          <m:rPr>
            <m:sty m:val="p"/>
          </m:rPr>
          <m:t>−</m:t>
        </m:r>
        <m:r>
          <m:t>λ</m:t>
        </m:r>
        <m:r>
          <m:rPr>
            <m:sty m:val="p"/>
          </m:rPr>
          <m:t>)</m:t>
        </m:r>
        <m:r>
          <m:t> </m:t>
        </m:r>
        <m:acc>
          <m:accPr>
            <m:chr m:val="̃"/>
          </m:accPr>
          <m:e>
            <m:r>
              <m:t>v</m:t>
            </m:r>
          </m:e>
        </m:acc>
        <m:r>
          <m:rPr>
            <m:sty m:val="p"/>
          </m:rPr>
          <m:t>=</m:t>
        </m:r>
        <m:acc>
          <m:accPr>
            <m:chr m:val="̃"/>
          </m:accPr>
          <m:e>
            <m:r>
              <m:t>0</m:t>
            </m:r>
          </m:e>
        </m:acc>
      </m:oMath>
      <w:r>
        <w:t xml:space="preserve">.</w:t>
      </w:r>
      <w:r>
        <w:t xml:space="preserve"> </w:t>
      </w:r>
      <w:r>
        <w:t xml:space="preserve">Some entry of</w:t>
      </w:r>
      <w:r>
        <w:t xml:space="preserve"> </w:t>
      </w:r>
      <m:oMath>
        <m:acc>
          <m:accPr>
            <m:chr m:val="̃"/>
          </m:accPr>
          <m:e>
            <m:r>
              <m:t>v</m:t>
            </m:r>
          </m:e>
        </m:acc>
      </m:oMath>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m:oMathPara>
        <m:oMathParaPr>
          <m:jc m:val="center"/>
        </m:oMathParaPr>
        <m:oMath>
          <m:eqArr>
            <m:e>
              <m:r>
                <m:t>​</m:t>
              </m:r>
              <m:d>
                <m:dPr>
                  <m:begChr m:val="∥"/>
                  <m:sepChr m:val=""/>
                  <m:endChr m:val="∥"/>
                  <m:grow/>
                </m:dPr>
                <m:e>
                  <m:acc>
                    <m:accPr>
                      <m:chr m:val="̃"/>
                    </m:accPr>
                    <m:e>
                      <m:r>
                        <m:t>v</m:t>
                      </m:r>
                    </m:e>
                  </m:acc>
                </m:e>
              </m:d>
              <m:r>
                <m:t>​</m:t>
              </m:r>
              <m:r>
                <m:t>&amp;</m:t>
              </m:r>
              <m:r>
                <m:rPr>
                  <m:sty m:val="p"/>
                </m:rPr>
                <m:t>=</m:t>
              </m:r>
              <m:r>
                <m:t>​</m:t>
              </m:r>
              <m:d>
                <m:dPr>
                  <m:begChr m:val="∥"/>
                  <m:sepChr m:val=""/>
                  <m:endChr m:val="∥"/>
                  <m:grow/>
                </m:dPr>
                <m:e>
                  <m:r>
                    <m:rPr>
                      <m:sty m:val="bi"/>
                    </m:rPr>
                    <m:t>A</m:t>
                  </m:r>
                  <m:acc>
                    <m:accPr>
                      <m:chr m:val="̃"/>
                    </m:accPr>
                    <m:e>
                      <m:r>
                        <m:t>v</m:t>
                      </m:r>
                    </m:e>
                  </m:acc>
                </m:e>
              </m:d>
              <m:r>
                <m:t>​</m:t>
              </m:r>
              <m:r>
                <m:t>&amp;</m:t>
              </m:r>
              <m:r>
                <m:t>&amp;</m:t>
              </m:r>
              <m:r>
                <m:rPr>
                  <m:nor/>
                  <m:sty m:val="p"/>
                </m:rPr>
                <m:t>(</m:t>
              </m:r>
              <m:r>
                <m:rPr>
                  <m:nor/>
                  <m:sty m:val="p"/>
                </m:rPr>
                <m:t>Theorem 71</m:t>
              </m:r>
              <m:r>
                <m:rPr>
                  <m:nor/>
                  <m:sty m:val="p"/>
                </m:rPr>
                <m:t>)</m:t>
              </m:r>
            </m:e>
            <m:e>
              <m:r>
                <m:t>&amp;</m:t>
              </m:r>
              <m:r>
                <m:rPr>
                  <m:sty m:val="p"/>
                </m:rPr>
                <m:t>=</m:t>
              </m:r>
              <m:r>
                <m:t>​</m:t>
              </m:r>
              <m:d>
                <m:dPr>
                  <m:begChr m:val="∥"/>
                  <m:sepChr m:val=""/>
                  <m:endChr m:val="∥"/>
                  <m:grow/>
                </m:dPr>
                <m:e>
                  <m:r>
                    <m:t>λ</m:t>
                  </m:r>
                  <m:acc>
                    <m:accPr>
                      <m:chr m:val="̃"/>
                    </m:accPr>
                    <m:e>
                      <m:r>
                        <m:t>v</m:t>
                      </m:r>
                    </m:e>
                  </m:acc>
                </m:e>
              </m:d>
              <m:r>
                <m:t>​</m:t>
              </m:r>
              <m:r>
                <m:t>&amp;</m:t>
              </m:r>
              <m:r>
                <m:t>&amp;</m:t>
              </m:r>
              <m:r>
                <m:rPr>
                  <m:nor/>
                  <m:sty m:val="p"/>
                </m:rPr>
                <m:t>(eigenvector)</m:t>
              </m:r>
            </m:e>
            <m:e>
              <m:r>
                <m:t>&amp;</m:t>
              </m:r>
              <m:r>
                <m:rPr>
                  <m:sty m:val="p"/>
                </m:rPr>
                <m:t>=</m:t>
              </m:r>
              <m:r>
                <m:t>​</m:t>
              </m:r>
              <m:d>
                <m:dPr>
                  <m:begChr m:val="|"/>
                  <m:sepChr m:val=""/>
                  <m:endChr m:val="|"/>
                  <m:grow/>
                </m:dPr>
                <m:e>
                  <m:r>
                    <m:t>λ</m:t>
                  </m:r>
                </m:e>
              </m:d>
              <m:r>
                <m:t>​</m:t>
              </m:r>
              <m:r>
                <m:t> </m:t>
              </m:r>
              <m:r>
                <m:t>​</m:t>
              </m:r>
              <m:d>
                <m:dPr>
                  <m:begChr m:val="∥"/>
                  <m:sepChr m:val=""/>
                  <m:endChr m:val="∥"/>
                  <m:grow/>
                </m:dPr>
                <m:e>
                  <m:acc>
                    <m:accPr>
                      <m:chr m:val="̃"/>
                    </m:accPr>
                    <m:e>
                      <m:r>
                        <m:t>v</m:t>
                      </m:r>
                    </m:e>
                  </m:acc>
                </m:e>
              </m:d>
              <m:r>
                <m:t>​</m:t>
              </m:r>
              <m:r>
                <m:rPr>
                  <m:sty m:val="p"/>
                </m:rPr>
                <m:t>,</m:t>
              </m:r>
              <m:r>
                <m:t>&amp;</m:t>
              </m:r>
              <m:r>
                <m:t>&amp;</m:t>
              </m:r>
              <m:r>
                <m:rPr>
                  <m:nor/>
                  <m:sty m:val="p"/>
                </m:rPr>
                <m:t>(</m:t>
              </m:r>
              <m:r>
                <m:rPr>
                  <m:nor/>
                  <m:sty m:val="p"/>
                </m:rPr>
                <m:t>Theorem 56</m:t>
              </m:r>
              <m:r>
                <m:rPr>
                  <m:nor/>
                  <m:sty m:val="p"/>
                </m:rPr>
                <m:t>, part 2)</m:t>
              </m:r>
            </m:e>
          </m:eqArr>
        </m:oMath>
      </m:oMathPara>
    </w:p>
    <w:p>
      <w:pPr>
        <w:pStyle w:val="FirstParagraph"/>
      </w:pPr>
      <w:r>
        <w:t xml:space="preserve">and</w:t>
      </w:r>
      <w:r>
        <w:t xml:space="preserve"> </w:t>
      </w:r>
      <m:oMath>
        <m:r>
          <m:t>​</m:t>
        </m:r>
        <m:d>
          <m:dPr>
            <m:begChr m:val="∥"/>
            <m:sepChr m:val=""/>
            <m:endChr m:val="∥"/>
            <m:grow/>
          </m:dPr>
          <m:e>
            <m:acc>
              <m:accPr>
                <m:chr m:val="̃"/>
              </m:accPr>
              <m:e>
                <m:r>
                  <m:t>v</m:t>
                </m:r>
              </m:e>
            </m:acc>
          </m:e>
        </m:d>
        <m:r>
          <m:t>​</m:t>
        </m:r>
        <m:r>
          <m:rPr>
            <m:sty m:val="p"/>
          </m:rPr>
          <m:t>&gt;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so dividing by</w:t>
      </w:r>
      <w:r>
        <w:t xml:space="preserve"> </w:t>
      </w:r>
      <m:oMath>
        <m:r>
          <m:t>​</m:t>
        </m:r>
        <m:d>
          <m:dPr>
            <m:begChr m:val="∥"/>
            <m:sepChr m:val=""/>
            <m:endChr m:val="∥"/>
            <m:grow/>
          </m:dPr>
          <m:e>
            <m:acc>
              <m:accPr>
                <m:chr m:val="̃"/>
              </m:accPr>
              <m:e>
                <m:r>
                  <m:t>v</m:t>
                </m:r>
              </m:e>
            </m:acc>
          </m:e>
        </m:d>
        <m:r>
          <m:t>​</m:t>
        </m:r>
      </m:oMath>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95</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629" w:name="exm-eigen-idempotent-orthogonal"/>
    <w:p>
      <w:pPr>
        <w:pStyle w:val="BodyText"/>
      </w:pPr>
      <w:r>
        <w:rPr>
          <w:b/>
          <w:bCs/>
        </w:rPr>
        <w:t xml:space="preserve">Example 198 (Projections and reflections)</w:t>
      </w:r>
      <w:r>
        <w:t xml:space="preserve"> </w:t>
      </w:r>
      <w:r>
        <w:t xml:space="preserve"> </w:t>
      </w:r>
    </w:p>
    <w:p>
      <w:pPr>
        <w:numPr>
          <w:ilvl w:val="0"/>
          <w:numId w:val="1101"/>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162</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1"/>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30</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1"/>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133</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m:oMath>
        <m:r>
          <m:rPr>
            <m:sty m:val="bi"/>
          </m:rPr>
          <m:t>Q</m:t>
        </m:r>
        <m:acc>
          <m:accPr>
            <m:chr m:val="̃"/>
          </m:accPr>
          <m:e>
            <m:r>
              <m:t>v</m:t>
            </m:r>
          </m:e>
        </m:acc>
        <m:r>
          <m:rPr>
            <m:sty m:val="p"/>
          </m:rPr>
          <m:t>=</m:t>
        </m:r>
        <m:acc>
          <m:accPr>
            <m:chr m:val="̃"/>
          </m:accPr>
          <m:e>
            <m:r>
              <m:t>v</m:t>
            </m:r>
          </m:e>
        </m:acc>
      </m:oMath>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m:oMath>
        <m:acc>
          <m:accPr>
            <m:chr m:val="̃"/>
          </m:accPr>
          <m:e>
            <m:r>
              <m:t>v</m:t>
            </m:r>
          </m:e>
        </m:acc>
        <m:r>
          <m:rPr>
            <m:sty m:val="p"/>
          </m:rPr>
          <m:t>=</m:t>
        </m:r>
        <m:acc>
          <m:accPr>
            <m:chr m:val="̃"/>
          </m:accPr>
          <m:e>
            <m:r>
              <m:t>0</m:t>
            </m:r>
          </m:e>
        </m:acc>
      </m:oMath>
      <w:r>
        <w:t xml:space="preserve">;</w:t>
      </w:r>
      <w:r>
        <w:t xml:space="preserve"> </w:t>
      </w:r>
      <m:oMath>
        <m:r>
          <m:rPr>
            <m:sty m:val="bi"/>
          </m:rPr>
          <m:t>Q</m:t>
        </m:r>
        <m:acc>
          <m:accPr>
            <m:chr m:val="̃"/>
          </m:accPr>
          <m:e>
            <m:r>
              <m:t>v</m:t>
            </m:r>
          </m:e>
        </m:acc>
        <m:r>
          <m:rPr>
            <m:sty m:val="p"/>
          </m:rPr>
          <m:t>=</m:t>
        </m:r>
        <m:r>
          <m:rPr>
            <m:sty m:val="p"/>
          </m:rPr>
          <m:t>−</m:t>
        </m:r>
        <m:acc>
          <m:accPr>
            <m:chr m:val="̃"/>
          </m:accPr>
          <m:e>
            <m:r>
              <m:t>v</m:t>
            </m:r>
          </m:e>
        </m:acc>
      </m:oMath>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m:oMath>
        <m:acc>
          <m:accPr>
            <m:chr m:val="̃"/>
          </m:accPr>
          <m:e>
            <m:r>
              <m:t>v</m:t>
            </m:r>
          </m:e>
        </m:acc>
        <m:r>
          <m:rPr>
            <m:sty m:val="p"/>
          </m:rPr>
          <m:t>=</m:t>
        </m:r>
        <m:acc>
          <m:accPr>
            <m:chr m:val="̃"/>
          </m:accPr>
          <m:e>
            <m:r>
              <m:t>0</m:t>
            </m:r>
          </m:e>
        </m:acc>
      </m:oMath>
      <w:r>
        <w:t xml:space="preserve"> </w:t>
      </w:r>
      <w:r>
        <w:t xml:space="preserve">again.</w:t>
      </w:r>
    </w:p>
    <w:bookmarkEnd w:id="629"/>
    <w:bookmarkStart w:id="630" w:name="def-similar"/>
    <w:p>
      <w:pPr>
        <w:pStyle w:val="FirstParagraph"/>
      </w:pPr>
      <w:r>
        <w:rPr>
          <w:b/>
          <w:bCs/>
        </w:rPr>
        <w:t xml:space="preserve">Definition 120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85</w:t>
        </w:r>
      </w:hyperlink>
      <w:r>
        <w:t xml:space="preserve">).</w:t>
      </w:r>
    </w:p>
    <w:bookmarkEnd w:id="630"/>
    <w:bookmarkStart w:id="631" w:name="rem-similar-both-ways"/>
    <w:p>
      <w:pPr>
        <w:pStyle w:val="BodyText"/>
      </w:pPr>
      <w:r>
        <w:rPr>
          <w:i/>
          <w:iCs/>
        </w:rPr>
        <w:t xml:space="preserve">Remark 49</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7"/>
        </w:numPr>
      </w:pPr>
      <w:r>
        <w:t xml:space="preserve">is the condition of</w:t>
      </w:r>
      <w:r>
        <w:t xml:space="preserve"> </w:t>
      </w:r>
      <w:hyperlink w:anchor="def-invertible-matrix">
        <w:r>
          <w:rPr>
            <w:rStyle w:val="Hyperlink"/>
          </w:rPr>
          <w:t xml:space="preserve">Definition 85</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28</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631"/>
    <w:bookmarkStart w:id="632" w:name="exm-similar"/>
    <w:p>
      <w:pPr>
        <w:pStyle w:val="BodyText"/>
      </w:pPr>
      <w:r>
        <w:rPr>
          <w:b/>
          <w:bCs/>
        </w:rPr>
        <w:t xml:space="preserve">Example 199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25</m:t>
              </m:r>
              <m:r>
                <m:rPr>
                  <m:nor/>
                  <m:sty m:val="p"/>
                </m:rPr>
                <m:t>, </m:t>
              </m:r>
              <m:r>
                <m:rPr>
                  <m:nor/>
                  <m:sty m:val="p"/>
                </m:rPr>
                <m:t>Definition 31</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93</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93</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26</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25</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10</w:t>
        </w:r>
      </w:hyperlink>
      <w:r>
        <w:t xml:space="preserve">, 5).</w:t>
      </w:r>
    </w:p>
    <w:bookmarkEnd w:id="632"/>
    <w:bookmarkStart w:id="633" w:name="thm-similar-eigenvalues"/>
    <w:p>
      <w:pPr>
        <w:pStyle w:val="BodyText"/>
      </w:pPr>
      <w:r>
        <w:rPr>
          <w:b/>
          <w:bCs/>
        </w:rPr>
        <w:t xml:space="preserve">Theorem 112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120</w:t>
        </w:r>
      </w:hyperlink>
      <w:r>
        <w:t xml:space="preserve">),</w:t>
      </w:r>
      <w:r>
        <w:t xml:space="preserve"> </w:t>
      </w:r>
      <w:r>
        <w:t xml:space="preserve">then</w:t>
      </w:r>
      <w:r>
        <w:t xml:space="preserve"> </w:t>
      </w:r>
      <m:oMath>
        <m:acc>
          <m:accPr>
            <m:chr m:val="̃"/>
          </m:accPr>
          <m:e>
            <m:r>
              <m:t>v</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m:oMath>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633"/>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and</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Then</w:t>
      </w:r>
    </w:p>
    <w:p>
      <w:pPr>
        <w:pStyle w:val="BodyText"/>
      </w:pPr>
      <m:oMathPara>
        <m:oMathParaPr>
          <m:jc m:val="center"/>
        </m:oMathParaPr>
        <m:oMath>
          <m:eqArr>
            <m:e>
              <m:r>
                <m:rPr>
                  <m:sty m:val="bi"/>
                </m:rPr>
                <m:t>B</m:t>
              </m:r>
              <m:acc>
                <m:accPr>
                  <m:chr m:val="̃"/>
                </m:accPr>
                <m:e>
                  <m:r>
                    <m:t>w</m:t>
                  </m:r>
                </m:e>
              </m:acc>
              <m:r>
                <m:t>&amp;</m:t>
              </m:r>
              <m:r>
                <m:rPr>
                  <m:sty m:val="p"/>
                </m:rPr>
                <m:t>=</m:t>
              </m:r>
              <m:r>
                <m:rPr>
                  <m:sty m:val="p"/>
                </m:rPr>
                <m:t>(</m:t>
              </m:r>
              <m:sSup>
                <m:e>
                  <m:r>
                    <m:rPr>
                      <m:sty m:val="bi"/>
                    </m:rPr>
                    <m:t>P</m:t>
                  </m:r>
                </m:e>
                <m:sup>
                  <m:r>
                    <m:rPr>
                      <m:sty m:val="p"/>
                    </m:rPr>
                    <m:t>−</m:t>
                  </m:r>
                  <m:r>
                    <m:t>1</m:t>
                  </m:r>
                </m:sup>
              </m:sSup>
              <m:r>
                <m:rPr>
                  <m:sty m:val="bi"/>
                </m:rPr>
                <m:t>A</m:t>
              </m:r>
              <m:r>
                <m:rPr>
                  <m:sty m:val="bi"/>
                </m:rPr>
                <m:t>P</m:t>
              </m:r>
              <m:r>
                <m:rPr>
                  <m:sty m:val="p"/>
                </m:rPr>
                <m:t>)</m:t>
              </m:r>
              <m:r>
                <m:t> </m:t>
              </m:r>
              <m:r>
                <m:rPr>
                  <m:sty m:val="p"/>
                </m:rPr>
                <m:t>(</m:t>
              </m:r>
              <m:sSup>
                <m:e>
                  <m:r>
                    <m:rPr>
                      <m:sty m:val="bi"/>
                    </m:rPr>
                    <m:t>P</m:t>
                  </m:r>
                </m:e>
                <m:sup>
                  <m:r>
                    <m:rPr>
                      <m:sty m:val="p"/>
                    </m:rPr>
                    <m:t>−</m:t>
                  </m:r>
                  <m:r>
                    <m:t>1</m:t>
                  </m:r>
                </m:sup>
              </m:sSup>
              <m:acc>
                <m:accPr>
                  <m:chr m:val="̃"/>
                </m:accPr>
                <m:e>
                  <m:r>
                    <m:t>v</m:t>
                  </m:r>
                </m:e>
              </m:acc>
              <m:r>
                <m:rPr>
                  <m:sty m:val="p"/>
                </m:rPr>
                <m:t>)</m:t>
              </m:r>
              <m:r>
                <m:t>&amp;</m:t>
              </m:r>
              <m:r>
                <m:t>&amp;</m:t>
              </m:r>
              <m:r>
                <m:rPr>
                  <m:nor/>
                  <m:sty m:val="p"/>
                </m:rPr>
                <m:t>(substitute </m:t>
              </m:r>
              <m:r>
                <m:rPr>
                  <m:sty m:val="bi"/>
                </m:rPr>
                <m:t>B</m:t>
              </m:r>
              <m:r>
                <m:rPr>
                  <m:nor/>
                  <m:sty m:val="p"/>
                </m:rPr>
                <m:t> and </m:t>
              </m:r>
              <m:acc>
                <m:accPr>
                  <m:chr m:val="̃"/>
                </m:accPr>
                <m:e>
                  <m:r>
                    <m:t>w</m:t>
                  </m:r>
                </m:e>
              </m:acc>
              <m:r>
                <m:rPr>
                  <m:nor/>
                  <m:sty m:val="p"/>
                </m:rPr>
                <m:t>)</m:t>
              </m:r>
            </m:e>
            <m:e>
              <m:r>
                <m:t>&amp;</m:t>
              </m:r>
              <m:r>
                <m:rPr>
                  <m:sty m:val="p"/>
                </m:rPr>
                <m:t>=</m:t>
              </m:r>
              <m:sSup>
                <m:e>
                  <m:r>
                    <m:rPr>
                      <m:sty m:val="bi"/>
                    </m:rPr>
                    <m:t>P</m:t>
                  </m:r>
                </m:e>
                <m:sup>
                  <m:r>
                    <m:rPr>
                      <m:sty m:val="p"/>
                    </m:rPr>
                    <m:t>−</m:t>
                  </m:r>
                  <m:r>
                    <m:t>1</m:t>
                  </m:r>
                </m:sup>
              </m:sSup>
              <m:r>
                <m:rPr>
                  <m:sty m:val="bi"/>
                </m:rPr>
                <m:t>A</m:t>
              </m:r>
              <m:r>
                <m:t> </m:t>
              </m:r>
              <m:r>
                <m:rPr>
                  <m:sty m:val="p"/>
                </m:rPr>
                <m:t>(</m:t>
              </m:r>
              <m:r>
                <m:rPr>
                  <m:sty m:val="bi"/>
                </m:rPr>
                <m:t>P</m:t>
              </m:r>
              <m:sSup>
                <m:e>
                  <m:r>
                    <m:rPr>
                      <m:sty m:val="bi"/>
                    </m:rPr>
                    <m:t>P</m:t>
                  </m:r>
                </m:e>
                <m:sup>
                  <m:r>
                    <m:rPr>
                      <m:sty m:val="p"/>
                    </m:rPr>
                    <m:t>−</m:t>
                  </m:r>
                  <m:r>
                    <m:t>1</m:t>
                  </m:r>
                </m:sup>
              </m:sSup>
              <m:r>
                <m:rPr>
                  <m:sty m:val="p"/>
                </m:rPr>
                <m:t>)</m:t>
              </m:r>
              <m:r>
                <m:t> </m:t>
              </m:r>
              <m:acc>
                <m:accPr>
                  <m:chr m:val="̃"/>
                </m:accPr>
                <m:e>
                  <m:r>
                    <m:t>v</m:t>
                  </m:r>
                </m:e>
              </m:acc>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rPr>
                  <m:sty m:val="bi"/>
                </m:rPr>
                <m:t>A</m:t>
              </m:r>
              <m:r>
                <m:t> </m:t>
              </m:r>
              <m:sSub>
                <m:e>
                  <m:r>
                    <m:rPr>
                      <m:sty m:val="bi"/>
                    </m:rPr>
                    <m:t>I</m:t>
                  </m:r>
                </m:e>
                <m:sub>
                  <m:r>
                    <m:t>p</m:t>
                  </m:r>
                </m:sub>
              </m:sSub>
              <m:r>
                <m:t> </m:t>
              </m:r>
              <m:acc>
                <m:accPr>
                  <m:chr m:val="̃"/>
                </m:accPr>
                <m:e>
                  <m:r>
                    <m:t>v</m:t>
                  </m:r>
                </m:e>
              </m:acc>
              <m:r>
                <m:t>&amp;</m:t>
              </m:r>
              <m:r>
                <m:t>&amp;</m:t>
              </m:r>
              <m:r>
                <m:rPr>
                  <m:nor/>
                  <m:sty m:val="p"/>
                </m:rPr>
                <m:t>(</m:t>
              </m:r>
              <m:r>
                <m:rPr>
                  <m:nor/>
                  <m:sty m:val="p"/>
                </m:rPr>
                <m:t>Definition 84</m:t>
              </m:r>
              <m:r>
                <m:rPr>
                  <m:nor/>
                  <m:sty m:val="p"/>
                </m:rPr>
                <m:t>)</m:t>
              </m:r>
            </m:e>
            <m:e>
              <m:r>
                <m:t>&amp;</m:t>
              </m:r>
              <m:r>
                <m:rPr>
                  <m:sty m:val="p"/>
                </m:rPr>
                <m:t>=</m:t>
              </m:r>
              <m:sSup>
                <m:e>
                  <m:r>
                    <m:rPr>
                      <m:sty m:val="bi"/>
                    </m:rPr>
                    <m:t>P</m:t>
                  </m:r>
                </m:e>
                <m:sup>
                  <m:r>
                    <m:rPr>
                      <m:sty m:val="p"/>
                    </m:rPr>
                    <m:t>−</m:t>
                  </m:r>
                  <m:r>
                    <m:t>1</m:t>
                  </m:r>
                </m:sup>
              </m:sSup>
              <m:r>
                <m:rPr>
                  <m:sty m:val="bi"/>
                </m:rPr>
                <m:t>A</m:t>
              </m:r>
              <m:acc>
                <m:accPr>
                  <m:chr m:val="̃"/>
                </m:accPr>
                <m:e>
                  <m:r>
                    <m:t>v</m:t>
                  </m:r>
                </m:e>
              </m:acc>
              <m:r>
                <m:t>&amp;</m:t>
              </m:r>
              <m:r>
                <m:t>&amp;</m:t>
              </m:r>
              <m:r>
                <m:rPr>
                  <m:nor/>
                  <m:sty m:val="p"/>
                </m:rPr>
                <m:t>(</m:t>
              </m:r>
              <m:r>
                <m:rPr>
                  <m:nor/>
                  <m:sty m:val="p"/>
                </m:rPr>
                <m:t>Theorem 10</m:t>
              </m:r>
              <m:r>
                <m:rPr>
                  <m:nor/>
                  <m:sty m:val="p"/>
                </m:rPr>
                <m:t>)</m:t>
              </m:r>
            </m:e>
            <m:e>
              <m:r>
                <m:t>&amp;</m:t>
              </m:r>
              <m:r>
                <m:rPr>
                  <m:sty m:val="p"/>
                </m:rPr>
                <m:t>=</m:t>
              </m:r>
              <m:sSup>
                <m:e>
                  <m:r>
                    <m:rPr>
                      <m:sty m:val="bi"/>
                    </m:rPr>
                    <m:t>P</m:t>
                  </m:r>
                </m:e>
                <m:sup>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r>
                <m:t>λ</m:t>
              </m:r>
              <m:r>
                <m:t> </m:t>
              </m:r>
              <m:acc>
                <m:accPr>
                  <m:chr m:val="̃"/>
                </m:accPr>
                <m:e>
                  <m:r>
                    <m:t>w</m:t>
                  </m:r>
                </m:e>
              </m:acc>
              <m:r>
                <m:rPr>
                  <m:sty m:val="p"/>
                </m:rPr>
                <m:t>.</m:t>
              </m:r>
              <m:r>
                <m:t>&amp;</m:t>
              </m:r>
              <m:r>
                <m:t>&amp;</m:t>
              </m:r>
              <m:r>
                <m:rPr>
                  <m:nor/>
                  <m:sty m:val="p"/>
                </m:rPr>
                <m:t>(</m:t>
              </m:r>
              <m:r>
                <m:rPr>
                  <m:nor/>
                  <m:sty m:val="p"/>
                </m:rPr>
                <m:t>Theorem 93</m:t>
              </m:r>
              <m:r>
                <m:rPr>
                  <m:nor/>
                  <m:sty m:val="p"/>
                </m:rPr>
                <m:t>)</m:t>
              </m:r>
            </m:e>
          </m:eqArr>
        </m:oMath>
      </m:oMathPara>
    </w:p>
    <w:p>
      <w:pPr>
        <w:pStyle w:val="FirstParagraph"/>
      </w:pPr>
      <w:r>
        <w:t xml:space="preserve">And</w:t>
      </w:r>
      <w:r>
        <w:t xml:space="preserve"> </w:t>
      </w:r>
      <m:oMath>
        <m:acc>
          <m:accPr>
            <m:chr m:val="̃"/>
          </m:accPr>
          <m:e>
            <m:r>
              <m:t>w</m:t>
            </m:r>
          </m:e>
        </m:acc>
        <m:r>
          <m:rPr>
            <m:sty m:val="p"/>
          </m:rPr>
          <m:t>≠</m:t>
        </m:r>
        <m:acc>
          <m:accPr>
            <m:chr m:val="̃"/>
          </m:accPr>
          <m:e>
            <m:r>
              <m:t>0</m:t>
            </m:r>
          </m:e>
        </m:acc>
      </m:oMath>
      <w:r>
        <w:t xml:space="preserve">: if</w:t>
      </w:r>
      <w:r>
        <w:t xml:space="preserve"> </w:t>
      </w:r>
      <m:oMath>
        <m:acc>
          <m:accPr>
            <m:chr m:val="̃"/>
          </m:accPr>
          <m:e>
            <m:r>
              <m:t>w</m:t>
            </m:r>
          </m:e>
        </m:acc>
        <m:r>
          <m:rPr>
            <m:sty m:val="p"/>
          </m:rPr>
          <m:t>=</m:t>
        </m:r>
        <m:acc>
          <m:accPr>
            <m:chr m:val="̃"/>
          </m:accPr>
          <m:e>
            <m:r>
              <m:t>0</m:t>
            </m:r>
          </m:e>
        </m:acc>
      </m:oMath>
      <w:r>
        <w:t xml:space="preserve">, then</w:t>
      </w:r>
    </w:p>
    <w:p>
      <w:pPr>
        <w:pStyle w:val="BodyText"/>
      </w:pPr>
      <m:oMathPara>
        <m:oMathParaPr>
          <m:jc m:val="center"/>
        </m:oMathParaPr>
        <m:oMath>
          <m:eqArr>
            <m:e>
              <m:acc>
                <m:accPr>
                  <m:chr m:val="̃"/>
                </m:accPr>
                <m:e>
                  <m:r>
                    <m:t>v</m:t>
                  </m:r>
                </m:e>
              </m:acc>
              <m:r>
                <m:t>&amp;</m:t>
              </m:r>
              <m:r>
                <m:rPr>
                  <m:sty m:val="p"/>
                </m:rPr>
                <m:t>=</m:t>
              </m:r>
              <m:sSub>
                <m:e>
                  <m:r>
                    <m:rPr>
                      <m:sty m:val="bi"/>
                    </m:rPr>
                    <m:t>I</m:t>
                  </m:r>
                </m:e>
                <m:sub>
                  <m:r>
                    <m:t>p</m:t>
                  </m:r>
                </m:sub>
              </m:sSub>
              <m:acc>
                <m:accPr>
                  <m:chr m:val="̃"/>
                </m:accPr>
                <m:e>
                  <m:r>
                    <m:t>v</m:t>
                  </m:r>
                </m:e>
              </m:acc>
            </m:e>
            <m:e>
              <m:r>
                <m:t>&amp;</m:t>
              </m:r>
              <m:r>
                <m:rPr>
                  <m:sty m:val="p"/>
                </m:rPr>
                <m:t>=</m:t>
              </m:r>
              <m:r>
                <m:rPr>
                  <m:sty m:val="bi"/>
                </m:rPr>
                <m:t>P</m:t>
              </m:r>
              <m:r>
                <m:t> </m:t>
              </m:r>
              <m:r>
                <m:rPr>
                  <m:sty m:val="p"/>
                </m:rPr>
                <m:t>(</m:t>
              </m:r>
              <m:sSup>
                <m:e>
                  <m:r>
                    <m:rPr>
                      <m:sty m:val="bi"/>
                    </m:rPr>
                    <m:t>P</m:t>
                  </m:r>
                </m:e>
                <m:sup>
                  <m:r>
                    <m:rPr>
                      <m:sty m:val="p"/>
                    </m:rPr>
                    <m:t>−</m:t>
                  </m:r>
                  <m:r>
                    <m:t>1</m:t>
                  </m:r>
                </m:sup>
              </m:sSup>
              <m:acc>
                <m:accPr>
                  <m:chr m:val="̃"/>
                </m:accPr>
                <m:e>
                  <m:r>
                    <m:t>v</m:t>
                  </m:r>
                </m:e>
              </m:acc>
              <m:r>
                <m:rPr>
                  <m:sty m:val="p"/>
                </m:rPr>
                <m:t>)</m:t>
              </m:r>
            </m:e>
            <m:e>
              <m:r>
                <m:t>&amp;</m:t>
              </m:r>
              <m:r>
                <m:rPr>
                  <m:sty m:val="p"/>
                </m:rPr>
                <m:t>=</m:t>
              </m:r>
              <m:r>
                <m:rPr>
                  <m:sty m:val="bi"/>
                </m:rPr>
                <m:t>P</m:t>
              </m:r>
              <m:r>
                <m:t> </m:t>
              </m:r>
              <m:acc>
                <m:accPr>
                  <m:chr m:val="̃"/>
                </m:accPr>
                <m:e>
                  <m:r>
                    <m:t>0</m:t>
                  </m:r>
                </m:e>
              </m:acc>
            </m:e>
            <m:e>
              <m:r>
                <m:t>&amp;</m:t>
              </m:r>
              <m:r>
                <m:rPr>
                  <m:sty m:val="p"/>
                </m:rPr>
                <m:t>=</m:t>
              </m:r>
              <m:acc>
                <m:accPr>
                  <m:chr m:val="̃"/>
                </m:accPr>
                <m:e>
                  <m:r>
                    <m:t>0</m:t>
                  </m:r>
                </m:e>
              </m:acc>
            </m:e>
          </m:eqArr>
        </m:oMath>
      </m:oMathPara>
    </w:p>
    <w:p>
      <w:pPr>
        <w:pStyle w:val="FirstParagraph"/>
      </w:pPr>
      <w:r>
        <w:t xml:space="preserve">(</w:t>
      </w:r>
      <w:hyperlink w:anchor="thm-identity">
        <w:r>
          <w:rPr>
            <w:rStyle w:val="Hyperlink"/>
          </w:rPr>
          <w:t xml:space="preserve">Theorem 10</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32</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49</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m:oMath>
        <m:r>
          <m:rPr>
            <m:sty m:val="bi"/>
          </m:rPr>
          <m:t>P</m:t>
        </m:r>
        <m:acc>
          <m:accPr>
            <m:chr m:val="̃"/>
          </m:accPr>
          <m:e>
            <m:r>
              <m:t>w</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m:oMathPara>
        <m:oMathParaPr>
          <m:jc m:val="center"/>
        </m:oMathParaPr>
        <m:oMath>
          <m:eqArr>
            <m:e>
              <m:r>
                <m:rPr>
                  <m:sty m:val="bi"/>
                </m:rPr>
                <m:t>P</m:t>
              </m:r>
              <m:acc>
                <m:accPr>
                  <m:chr m:val="̃"/>
                </m:accPr>
                <m:e>
                  <m:r>
                    <m:t>w</m:t>
                  </m:r>
                </m:e>
              </m:acc>
              <m:r>
                <m:t>&amp;</m:t>
              </m:r>
              <m:r>
                <m:rPr>
                  <m:sty m:val="p"/>
                </m:rPr>
                <m:t>=</m:t>
              </m:r>
              <m:r>
                <m:rPr>
                  <m:sty m:val="bi"/>
                </m:rPr>
                <m:t>P</m:t>
              </m:r>
              <m:sSup>
                <m:e>
                  <m:r>
                    <m:rPr>
                      <m:sty m:val="bi"/>
                    </m:rPr>
                    <m:t>P</m:t>
                  </m:r>
                </m:e>
                <m:sup>
                  <m:r>
                    <m:rPr>
                      <m:sty m:val="p"/>
                    </m:rPr>
                    <m:t>−</m:t>
                  </m:r>
                  <m:r>
                    <m:t>1</m:t>
                  </m:r>
                </m:sup>
              </m:sSup>
              <m:acc>
                <m:accPr>
                  <m:chr m:val="̃"/>
                </m:accPr>
                <m:e>
                  <m:r>
                    <m:t>v</m:t>
                  </m:r>
                </m:e>
              </m:acc>
            </m:e>
            <m:e>
              <m:r>
                <m:t>&amp;</m:t>
              </m:r>
              <m:r>
                <m:rPr>
                  <m:sty m:val="p"/>
                </m:rPr>
                <m:t>=</m:t>
              </m:r>
              <m:acc>
                <m:accPr>
                  <m:chr m:val="̃"/>
                </m:accPr>
                <m:e>
                  <m:r>
                    <m:t>v</m:t>
                  </m:r>
                </m:e>
              </m:acc>
            </m:e>
          </m:eqArr>
        </m:oMath>
      </m:oMathPara>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p>
    <w:bookmarkStart w:id="634" w:name="exm-similar-eigenvalues"/>
    <w:p>
      <w:pPr>
        <w:pStyle w:val="BodyText"/>
      </w:pPr>
      <w:r>
        <w:rPr>
          <w:b/>
          <w:bCs/>
        </w:rPr>
        <w:t xml:space="preserve">Example 200 (Eigenvectors carried across a similarity)</w:t>
      </w:r>
      <w:r>
        <w:t xml:space="preserve"> </w:t>
      </w:r>
      <w:r>
        <w:t xml:space="preserve">In</w:t>
      </w:r>
      <w:r>
        <w:t xml:space="preserve"> </w:t>
      </w:r>
      <w:hyperlink w:anchor="exm-similar">
        <w:r>
          <w:rPr>
            <w:rStyle w:val="Hyperlink"/>
          </w:rPr>
          <w:t xml:space="preserve">Example 199</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144</w:t>
        </w:r>
      </w:hyperlink>
      <w:r>
        <w:t xml:space="preserve">.</w:t>
      </w:r>
    </w:p>
    <w:bookmarkEnd w:id="634"/>
    <w:bookmarkStart w:id="635" w:name="thm-eigenvectors-independent"/>
    <w:p>
      <w:pPr>
        <w:pStyle w:val="BodyText"/>
      </w:pPr>
      <w:r>
        <w:rPr>
          <w:b/>
          <w:bCs/>
        </w:rPr>
        <w:t xml:space="preserve">Theorem 113 (Eigenvectors for distinct eigenvalues are linearly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 (</w:t>
      </w:r>
      <w:hyperlink w:anchor="def-linearly-independent">
        <w:r>
          <w:rPr>
            <w:rStyle w:val="Hyperlink"/>
          </w:rPr>
          <w:t xml:space="preserve">Definition 43</w:t>
        </w:r>
      </w:hyperlink>
      <w:r>
        <w:t xml:space="preserve">).</w:t>
      </w:r>
    </w:p>
    <w:bookmarkEnd w:id="635"/>
    <w:p>
      <w:pPr>
        <w:pStyle w:val="BodyText"/>
      </w:pPr>
      <w:r>
        <w:rPr>
          <w:i/>
          <w:iCs/>
        </w:rPr>
        <w:t xml:space="preserve">Proof</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m:oMath>
        <m:sSub>
          <m:e>
            <m:acc>
              <m:accPr>
                <m:chr m:val="̃"/>
              </m:accPr>
              <m:e>
                <m:r>
                  <m:t>v</m:t>
                </m:r>
              </m:e>
            </m:acc>
          </m:e>
          <m:sub>
            <m:r>
              <m:t>1</m:t>
            </m:r>
          </m:sub>
        </m:sSub>
        <m:r>
          <m:rPr>
            <m:sty m:val="p"/>
          </m:rPr>
          <m:t>≠</m:t>
        </m:r>
        <m:acc>
          <m:accPr>
            <m:chr m:val="̃"/>
          </m:accPr>
          <m:e>
            <m:r>
              <m:t>0</m:t>
            </m:r>
          </m:e>
        </m:acc>
      </m:oMath>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rPr>
            <m:sty m:val="p"/>
          </m:rPr>
          <m:t>=</m:t>
        </m:r>
        <m:acc>
          <m:accPr>
            <m:chr m:val="̃"/>
          </m:accPr>
          <m:e>
            <m:r>
              <m:t>0</m:t>
            </m:r>
          </m:e>
        </m:acc>
      </m:oMath>
      <w:r>
        <w:t xml:space="preserve">. Then</w:t>
      </w:r>
    </w:p>
    <w:p>
      <w:pPr>
        <w:pStyle w:val="BodyText"/>
      </w:pPr>
      <m:oMathPara>
        <m:oMathParaPr>
          <m:jc m:val="center"/>
        </m:oMathParaPr>
        <m:oMath>
          <m:eqArr>
            <m:e>
              <m:acc>
                <m:accPr>
                  <m:chr m:val="̃"/>
                </m:accPr>
                <m:e>
                  <m:r>
                    <m:t>0</m:t>
                  </m:r>
                </m:e>
              </m:acc>
              <m:r>
                <m:t>&amp;</m:t>
              </m:r>
              <m:r>
                <m:rPr>
                  <m:sty m:val="p"/>
                </m:rPr>
                <m:t>=</m:t>
              </m:r>
              <m:r>
                <m:rPr>
                  <m:sty m:val="p"/>
                </m:rPr>
                <m:t>(</m:t>
              </m:r>
              <m:r>
                <m:rPr>
                  <m:sty m:val="bi"/>
                </m:rPr>
                <m:t>A</m:t>
              </m:r>
              <m:r>
                <m:rPr>
                  <m:sty m:val="p"/>
                </m:rPr>
                <m:t>−</m:t>
              </m:r>
              <m:sSub>
                <m:e>
                  <m:r>
                    <m:t>λ</m:t>
                  </m:r>
                </m:e>
                <m:sub>
                  <m:r>
                    <m:t>k</m:t>
                  </m:r>
                </m:sub>
              </m:sSub>
              <m:sSub>
                <m:e>
                  <m:r>
                    <m:rPr>
                      <m:sty m:val="bi"/>
                    </m:rPr>
                    <m:t>I</m:t>
                  </m:r>
                </m:e>
                <m:sub>
                  <m:r>
                    <m:t>p</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t>&amp;</m:t>
              </m:r>
              <m:r>
                <m:t>&amp;</m:t>
              </m:r>
              <m:r>
                <m:rPr>
                  <m:nor/>
                  <m:sty m:val="p"/>
                </m:rPr>
                <m:t>(multiply the supposed equation by </m:t>
              </m:r>
              <m:r>
                <m:rPr>
                  <m:sty m:val="bi"/>
                </m:rPr>
                <m:t>A</m:t>
              </m:r>
              <m:r>
                <m:rPr>
                  <m:sty m:val="p"/>
                </m:rPr>
                <m:t>−</m:t>
              </m:r>
              <m:sSub>
                <m:e>
                  <m:r>
                    <m:t>λ</m:t>
                  </m:r>
                </m:e>
                <m:sub>
                  <m:r>
                    <m:t>k</m:t>
                  </m:r>
                </m:sub>
              </m:sSub>
              <m:sSub>
                <m:e>
                  <m:r>
                    <m:rPr>
                      <m:sty m:val="bi"/>
                    </m:rPr>
                    <m:t>I</m:t>
                  </m:r>
                </m:e>
                <m:sub>
                  <m:r>
                    <m:t>p</m:t>
                  </m:r>
                </m:sub>
              </m:sSub>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r>
                <m:rPr>
                  <m:sty m:val="bi"/>
                </m:rPr>
                <m:t>A</m:t>
              </m:r>
              <m:r>
                <m:rPr>
                  <m:sty m:val="p"/>
                </m:rPr>
                <m:t>−</m:t>
              </m:r>
              <m:sSub>
                <m:e>
                  <m:r>
                    <m:t>λ</m:t>
                  </m:r>
                </m:e>
                <m:sub>
                  <m:r>
                    <m:t>k</m:t>
                  </m:r>
                </m:sub>
              </m:sSub>
              <m:sSub>
                <m:e>
                  <m:r>
                    <m:rPr>
                      <m:sty m:val="bi"/>
                    </m:rPr>
                    <m:t>I</m:t>
                  </m:r>
                </m:e>
                <m:sub>
                  <m:r>
                    <m:t>p</m:t>
                  </m:r>
                </m:sub>
              </m:sSub>
              <m:r>
                <m:rPr>
                  <m:sty m:val="p"/>
                </m:rPr>
                <m:t>)</m:t>
              </m:r>
              <m:r>
                <m:t> </m:t>
              </m:r>
              <m:sSub>
                <m:e>
                  <m:acc>
                    <m:accPr>
                      <m:chr m:val="̃"/>
                    </m:accPr>
                    <m:e>
                      <m:r>
                        <m:t>v</m:t>
                      </m:r>
                    </m:e>
                  </m:acc>
                </m:e>
                <m:sub>
                  <m:r>
                    <m:t>i</m:t>
                  </m:r>
                </m:sub>
              </m:sSub>
              <m:r>
                <m:t>&amp;</m:t>
              </m:r>
              <m:r>
                <m:t>&amp;</m:t>
              </m:r>
              <m:r>
                <m:rPr>
                  <m:nor/>
                  <m:sty m:val="p"/>
                </m:rPr>
                <m:t>(</m:t>
              </m:r>
              <m:r>
                <m:rPr>
                  <m:nor/>
                  <m:sty m:val="p"/>
                </m:rPr>
                <m:t>Theorem 24</m:t>
              </m:r>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t>&amp;</m:t>
              </m:r>
              <m:r>
                <m:t>&amp;</m:t>
              </m:r>
              <m:r>
                <m:rPr>
                  <m:nor/>
                  <m:sty m:val="p"/>
                </m:rPr>
                <m:t>(</m:t>
              </m:r>
              <m:r>
                <m:rPr>
                  <m:nor/>
                  <m:sty m:val="p"/>
                </m:rPr>
                <m:t>Theorem 109</m:t>
              </m:r>
              <m:r>
                <m:rPr>
                  <m:nor/>
                  <m:sty m:val="p"/>
                </m:rPr>
                <m:t>, part 1, with </m:t>
              </m:r>
              <m:r>
                <m:t>s</m:t>
              </m:r>
              <m:r>
                <m:rPr>
                  <m:sty m:val="p"/>
                </m:rPr>
                <m:t>=</m:t>
              </m:r>
              <m:r>
                <m:rPr>
                  <m:sty m:val="p"/>
                </m:rPr>
                <m:t>−</m:t>
              </m:r>
              <m:sSub>
                <m:e>
                  <m:r>
                    <m:t>λ</m:t>
                  </m:r>
                </m:e>
                <m:sub>
                  <m:r>
                    <m:t>k</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rPr>
                  <m:sty m:val="p"/>
                </m:rPr>
                <m:t>.</m:t>
              </m:r>
              <m:r>
                <m:t>&amp;</m:t>
              </m:r>
              <m:r>
                <m:t>&amp;</m:t>
              </m:r>
              <m:r>
                <m:rPr>
                  <m:nor/>
                  <m:sty m:val="p"/>
                </m:rPr>
                <m:t>(the </m:t>
              </m:r>
              <m:r>
                <m:t>i</m:t>
              </m:r>
              <m:r>
                <m:rPr>
                  <m:sty m:val="p"/>
                </m:rPr>
                <m:t>=</m:t>
              </m:r>
              <m:r>
                <m:t>k</m:t>
              </m:r>
              <m:r>
                <m:rPr>
                  <m:nor/>
                  <m:sty m:val="p"/>
                </m:rPr>
                <m:t> term is </m:t>
              </m:r>
              <m:acc>
                <m:accPr>
                  <m:chr m:val="̃"/>
                </m:accPr>
                <m:e>
                  <m:r>
                    <m:t>0</m:t>
                  </m:r>
                </m:e>
              </m:acc>
              <m:r>
                <m:rPr>
                  <m:nor/>
                  <m:sty m:val="p"/>
                </m:rPr>
                <m:t>)</m:t>
              </m:r>
            </m:e>
          </m:eqArr>
        </m:oMath>
      </m:oMathPara>
    </w:p>
    <w:p>
      <w:pPr>
        <w:pStyle w:val="FirstParagraph"/>
      </w:pPr>
      <w:r>
        <w:t xml:space="preserve">By the induction hypothesis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r>
              <m:rPr>
                <m:sty m:val="p"/>
              </m:rPr>
              <m:t>−</m:t>
            </m:r>
            <m:r>
              <m:t>1</m:t>
            </m:r>
          </m:sub>
        </m:sSub>
      </m:oMath>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m:oMath>
        <m:sSub>
          <m:e>
            <m:r>
              <m:t>c</m:t>
            </m:r>
          </m:e>
          <m:sub>
            <m:r>
              <m:t>k</m:t>
            </m:r>
          </m:sub>
        </m:sSub>
        <m:sSub>
          <m:e>
            <m:acc>
              <m:accPr>
                <m:chr m:val="̃"/>
              </m:accPr>
              <m:e>
                <m:r>
                  <m:t>v</m:t>
                </m:r>
              </m:e>
            </m:acc>
          </m:e>
          <m:sub>
            <m:r>
              <m:t>k</m:t>
            </m:r>
          </m:sub>
        </m:sSub>
        <m:r>
          <m:rPr>
            <m:sty m:val="p"/>
          </m:rPr>
          <m:t>=</m:t>
        </m:r>
        <m:acc>
          <m:accPr>
            <m:chr m:val="̃"/>
          </m:accPr>
          <m:e>
            <m:r>
              <m:t>0</m:t>
            </m:r>
          </m:e>
        </m:acc>
      </m:oMath>
      <w:r>
        <w:t xml:space="preserve"> </w:t>
      </w:r>
      <w:r>
        <w:t xml:space="preserve">with</w:t>
      </w:r>
      <w:r>
        <w:t xml:space="preserve"> </w:t>
      </w:r>
      <m:oMath>
        <m:sSub>
          <m:e>
            <m:acc>
              <m:accPr>
                <m:chr m:val="̃"/>
              </m:accPr>
              <m:e>
                <m:r>
                  <m:t>v</m:t>
                </m:r>
              </m:e>
            </m:acc>
          </m:e>
          <m:sub>
            <m:r>
              <m:t>k</m:t>
            </m:r>
          </m:sub>
        </m:sSub>
        <m:r>
          <m:rPr>
            <m:sty m:val="p"/>
          </m:rPr>
          <m:t>≠</m:t>
        </m:r>
        <m:acc>
          <m:accPr>
            <m:chr m:val="̃"/>
          </m:accPr>
          <m:e>
            <m:r>
              <m:t>0</m:t>
            </m:r>
          </m:e>
        </m:acc>
      </m:oMath>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636" w:name="exm-eigenvectors-independent"/>
    <w:p>
      <w:pPr>
        <w:pStyle w:val="BodyText"/>
      </w:pPr>
      <w:r>
        <w:rPr>
          <w:b/>
          <w:bCs/>
        </w:rPr>
        <w:t xml:space="preserve">Example 201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144</w:t>
        </w:r>
      </w:hyperlink>
      <w:r>
        <w:t xml:space="preserve"> </w:t>
      </w:r>
      <w:r>
        <w:t xml:space="preserve">are linearly independent, as</w:t>
      </w:r>
      <w:r>
        <w:t xml:space="preserve"> </w:t>
      </w:r>
      <w:hyperlink w:anchor="thm-eigenvectors-independent">
        <w:r>
          <w:rPr>
            <w:rStyle w:val="Hyperlink"/>
          </w:rPr>
          <w:t xml:space="preserve">Theorem 113</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636"/>
    <w:bookmarkStart w:id="637" w:name="def-diagonalizable"/>
    <w:p>
      <w:pPr>
        <w:pStyle w:val="BodyText"/>
      </w:pPr>
      <w:r>
        <w:rPr>
          <w:b/>
          <w:bCs/>
        </w:rPr>
        <w:t xml:space="preserve">Definition 121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by</w:t>
      </w:r>
      <w:r>
        <w:t xml:space="preserve"> </w:t>
      </w:r>
      <w:hyperlink w:anchor="rem-similar-both-ways">
        <w:r>
          <w:rPr>
            <w:rStyle w:val="Hyperlink"/>
          </w:rPr>
          <w:t xml:space="preserve">Remark 49</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120</w:t>
        </w:r>
      </w:hyperlink>
      <w:r>
        <w:t xml:space="preserve">).</w:t>
      </w:r>
    </w:p>
    <w:bookmarkEnd w:id="637"/>
    <w:bookmarkStart w:id="638" w:name="exm-diagonalizable"/>
    <w:p>
      <w:pPr>
        <w:pStyle w:val="BodyText"/>
      </w:pPr>
      <w:r>
        <w:rPr>
          <w:b/>
          <w:bCs/>
        </w:rPr>
        <w:t xml:space="preserve">Example 202 (Diagonalizable and not)</w:t>
      </w:r>
      <w:r>
        <w:t xml:space="preserve"> </w:t>
      </w:r>
      <w:r>
        <w:t xml:space="preserve"> </w:t>
      </w:r>
    </w:p>
    <w:p>
      <w:pPr>
        <w:numPr>
          <w:ilvl w:val="0"/>
          <w:numId w:val="1102"/>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199</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2"/>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49</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110</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112</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193</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638"/>
    <w:bookmarkStart w:id="639" w:name="thm-diagonalizable"/>
    <w:p>
      <w:pPr>
        <w:pStyle w:val="FirstParagraph"/>
      </w:pPr>
      <w:r>
        <w:rPr>
          <w:b/>
          <w:bCs/>
        </w:rPr>
        <w:t xml:space="preserve">Theorem 114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121</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639"/>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m:oMath>
        <m:r>
          <m:rPr>
            <m:sty m:val="bi"/>
          </m:rPr>
          <m:t>A</m:t>
        </m:r>
        <m:sSub>
          <m:e>
            <m:acc>
              <m:accPr>
                <m:chr m:val="̃"/>
              </m:accPr>
              <m:e>
                <m:r>
                  <m:t>x</m:t>
                </m:r>
              </m:e>
            </m:acc>
          </m:e>
          <m:sub>
            <m:r>
              <m:t>j</m:t>
            </m:r>
          </m:sub>
        </m:sSub>
      </m:oMath>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m:oMathPara>
        <m:oMathParaPr>
          <m:jc m:val="center"/>
        </m:oMathParaPr>
        <m:oMath>
          <m:eqArr>
            <m:e>
              <m:r>
                <m:rPr>
                  <m:sty m:val="bi"/>
                </m:rPr>
                <m:t>X</m:t>
              </m:r>
              <m:r>
                <m:t> </m:t>
              </m:r>
              <m:r>
                <m:rPr>
                  <m:sty m:val="p"/>
                </m:rPr>
                <m:t>(</m:t>
              </m:r>
              <m:sSub>
                <m:e>
                  <m:r>
                    <m:t>λ</m:t>
                  </m:r>
                </m:e>
                <m:sub>
                  <m:r>
                    <m:t>j</m:t>
                  </m:r>
                </m:sub>
              </m:sSub>
              <m:sSub>
                <m:e>
                  <m:acc>
                    <m:accPr>
                      <m:chr m:val="̃"/>
                    </m:accPr>
                    <m:e>
                      <m:r>
                        <m:t>e</m:t>
                      </m:r>
                    </m:e>
                  </m:acc>
                </m:e>
                <m:sub>
                  <m:r>
                    <m:t>j</m:t>
                  </m:r>
                </m:sub>
              </m:sSub>
              <m:r>
                <m:rPr>
                  <m:sty m:val="p"/>
                </m:rPr>
                <m:t>)</m:t>
              </m:r>
              <m:r>
                <m:t>&amp;</m:t>
              </m:r>
              <m:r>
                <m:rPr>
                  <m:sty m:val="p"/>
                </m:rPr>
                <m:t>=</m:t>
              </m:r>
              <m:sSub>
                <m:e>
                  <m:r>
                    <m:t>λ</m:t>
                  </m:r>
                </m:e>
                <m:sub>
                  <m:r>
                    <m:t>j</m:t>
                  </m:r>
                </m:sub>
              </m:sSub>
              <m:r>
                <m:t> </m:t>
              </m:r>
              <m:r>
                <m:rPr>
                  <m:sty m:val="p"/>
                </m:rPr>
                <m:t>(</m:t>
              </m:r>
              <m:r>
                <m:rPr>
                  <m:sty m:val="bi"/>
                </m:rPr>
                <m:t>X</m:t>
              </m:r>
              <m:sSub>
                <m:e>
                  <m:acc>
                    <m:accPr>
                      <m:chr m:val="̃"/>
                    </m:accPr>
                    <m:e>
                      <m:r>
                        <m:t>e</m:t>
                      </m:r>
                    </m:e>
                  </m:acc>
                </m:e>
                <m:sub>
                  <m:r>
                    <m:t>j</m:t>
                  </m:r>
                </m:sub>
              </m:sSub>
              <m:r>
                <m:rPr>
                  <m:sty m:val="p"/>
                </m:rPr>
                <m:t>)</m:t>
              </m:r>
            </m:e>
            <m:e>
              <m:r>
                <m:t>&amp;</m:t>
              </m:r>
              <m:r>
                <m:rPr>
                  <m:sty m:val="p"/>
                </m:rPr>
                <m:t>=</m:t>
              </m:r>
              <m:sSub>
                <m:e>
                  <m:r>
                    <m:t>λ</m:t>
                  </m:r>
                </m:e>
                <m:sub>
                  <m:r>
                    <m:t>j</m:t>
                  </m:r>
                </m:sub>
              </m:sSub>
              <m:sSub>
                <m:e>
                  <m:acc>
                    <m:accPr>
                      <m:chr m:val="̃"/>
                    </m:accPr>
                    <m:e>
                      <m:r>
                        <m:t>x</m:t>
                      </m:r>
                    </m:e>
                  </m:acc>
                </m:e>
                <m:sub>
                  <m:r>
                    <m:t>j</m:t>
                  </m:r>
                </m:sub>
              </m:sSub>
            </m:e>
          </m:eqArr>
        </m:oMath>
      </m:oMathPara>
    </w:p>
    <w:p>
      <w:pPr>
        <w:pStyle w:val="FirstParagraph"/>
      </w:pPr>
      <w:r>
        <w:t xml:space="preserve">(</w:t>
      </w:r>
      <w:hyperlink w:anchor="thm-scalar-matmul">
        <w:r>
          <w:rPr>
            <w:rStyle w:val="Hyperlink"/>
          </w:rPr>
          <w:t xml:space="preserve">Theorem 93</w:t>
        </w:r>
      </w:hyperlink>
      <w:r>
        <w:t xml:space="preserve">,</w:t>
      </w:r>
      <w:r>
        <w:t xml:space="preserve"> </w:t>
      </w:r>
      <w:hyperlink w:anchor="thm-matvec-columns">
        <w:r>
          <w:rPr>
            <w:rStyle w:val="Hyperlink"/>
          </w:rPr>
          <w:t xml:space="preserve">Theorem 23</w:t>
        </w:r>
      </w:hyperlink>
      <w:r>
        <w:t xml:space="preserve">),</w:t>
      </w:r>
      <w:r>
        <w:t xml:space="preserve"> </w:t>
      </w:r>
      <w:r>
        <w:t xml:space="preserve">so</w:t>
      </w:r>
    </w:p>
    <w:p>
      <w:pPr>
        <w:pStyle w:val="BodyText"/>
      </w:pPr>
      <w:bookmarkStart w:id="640" w:name="eq-ax-xlambda"/>
      <m:oMathPara>
        <m:oMathParaPr>
          <m:jc m:val="center"/>
        </m:oMathParaPr>
        <m:oMath>
          <m:r>
            <m:rPr>
              <m:sty m:val="bi"/>
            </m:rPr>
            <m:t>A</m:t>
          </m:r>
          <m:r>
            <m:rPr>
              <m:sty m:val="bi"/>
            </m:rPr>
            <m:t>X</m:t>
          </m:r>
          <m:r>
            <m:rPr>
              <m:sty m:val="p"/>
            </m:rPr>
            <m:t>=</m:t>
          </m:r>
          <m:r>
            <m:rPr>
              <m:sty m:val="bi"/>
            </m:rPr>
            <m:t>X</m:t>
          </m:r>
          <m:r>
            <m:rPr>
              <m:sty m:val="b"/>
            </m:rPr>
            <m:t>Λ</m:t>
          </m:r>
          <m:r>
            <m:rPr>
              <m:sty m:val="p"/>
            </m:rPr>
            <m:t>⇔</m:t>
          </m:r>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r>
            <m:rPr>
              <m:nor/>
              <m:sty m:val="p"/>
            </m:rPr>
            <m:t> for every </m:t>
          </m:r>
          <m:r>
            <m:t>j</m:t>
          </m:r>
          <m:r>
            <m:rPr>
              <m:sty m:val="p"/>
            </m:rPr>
            <m:t>.</m:t>
          </m:r>
          <m:r>
            <m:t>  </m:t>
          </m:r>
          <m:r>
            <m:rPr>
              <m:sty m:val="p"/>
            </m:rPr>
            <m:t>(</m:t>
          </m:r>
          <m:r>
            <m:t>7</m:t>
          </m:r>
          <m:r>
            <m:rPr>
              <m:sty m:val="p"/>
            </m:rPr>
            <m:t>)</m:t>
          </m:r>
        </m:oMath>
      </m:oMathPara>
      <w:bookmarkEnd w:id="640"/>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44</w:t>
        </w:r>
      </w:hyperlink>
      <w:r>
        <w:t xml:space="preserve">),</w:t>
      </w:r>
      <w:r>
        <w:t xml:space="preserve"> </w:t>
      </w:r>
      <w:r>
        <w:t xml:space="preserve">which by</w:t>
      </w:r>
      <w:r>
        <w:t xml:space="preserve"> </w:t>
      </w:r>
      <w:hyperlink w:anchor="thm-invertible-rank">
        <w:r>
          <w:rPr>
            <w:rStyle w:val="Hyperlink"/>
          </w:rPr>
          <w:t xml:space="preserve">Theorem 107</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each column satisfies</w:t>
      </w:r>
      <w:r>
        <w:t xml:space="preserve"> </w:t>
      </w:r>
      <m:oMath>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oMath>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641" w:name="exm-thm-diagonalizable"/>
    <w:p>
      <w:pPr>
        <w:pStyle w:val="BodyText"/>
      </w:pPr>
      <w:r>
        <w:rPr>
          <w:b/>
          <w:bCs/>
        </w:rPr>
        <w:t xml:space="preserve">Example 203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201</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49</w:t>
        </w:r>
      </w:hyperlink>
      <w:r>
        <w:t xml:space="preserve"> </w:t>
      </w:r>
      <w:r>
        <w:t xml:space="preserve">this is the similarity of</w:t>
      </w:r>
      <w:r>
        <w:t xml:space="preserve"> </w:t>
      </w:r>
      <w:hyperlink w:anchor="exm-similar">
        <w:r>
          <w:rPr>
            <w:rStyle w:val="Hyperlink"/>
          </w:rPr>
          <w:t xml:space="preserve">Example 199</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77</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97</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193</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641"/>
    <w:bookmarkStart w:id="642" w:name="cor-distinct-diagonalizable"/>
    <w:p>
      <w:pPr>
        <w:pStyle w:val="BodyText"/>
      </w:pPr>
      <w:r>
        <w:rPr>
          <w:b/>
          <w:bCs/>
        </w:rPr>
        <w:t xml:space="preserve">Corollary 13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642"/>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113</w:t>
        </w:r>
      </w:hyperlink>
      <w:r>
        <w:t xml:space="preserve">),</w:t>
      </w:r>
      <w:r>
        <w:t xml:space="preserve"> </w:t>
      </w:r>
      <w:r>
        <w:t xml:space="preserve">so the matrix is diagonalizable (</w:t>
      </w:r>
      <w:hyperlink w:anchor="thm-diagonalizable">
        <w:r>
          <w:rPr>
            <w:rStyle w:val="Hyperlink"/>
          </w:rPr>
          <w:t xml:space="preserve">Theorem 114</w:t>
        </w:r>
      </w:hyperlink>
      <w:r>
        <w:t xml:space="preserve">).</w:t>
      </w:r>
    </w:p>
    <w:bookmarkStart w:id="643" w:name="exm-distinct-diagonalizable"/>
    <w:p>
      <w:pPr>
        <w:pStyle w:val="BodyText"/>
      </w:pPr>
      <w:r>
        <w:rPr>
          <w:b/>
          <w:bCs/>
        </w:rPr>
        <w:t xml:space="preserve">Example 204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197</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110</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77</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643"/>
    <w:bookmarkStart w:id="644" w:name="thm-diagonalizable-powers"/>
    <w:p>
      <w:pPr>
        <w:pStyle w:val="BodyText"/>
      </w:pPr>
      <w:r>
        <w:rPr>
          <w:b/>
          <w:bCs/>
        </w:rPr>
        <w:t xml:space="preserve">Theorem 115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121</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644"/>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42">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81</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84</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10</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81</m:t>
              </m:r>
              <m:r>
                <m:rPr>
                  <m:nor/>
                  <m:sty m:val="p"/>
                </m:rPr>
                <m:t>)</m:t>
              </m:r>
            </m:e>
          </m:eqArr>
        </m:oMath>
      </m:oMathPara>
    </w:p>
    <w:bookmarkStart w:id="645" w:name="exm-diagonalizable-powers"/>
    <w:p>
      <w:pPr>
        <w:pStyle w:val="FirstParagraph"/>
      </w:pPr>
      <w:r>
        <w:rPr>
          <w:b/>
          <w:bCs/>
        </w:rPr>
        <w:t xml:space="preserve">Example 205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203</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199</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115</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93</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26</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196</w:t>
        </w:r>
      </w:hyperlink>
      <w:r>
        <w:t xml:space="preserve">.</w:t>
      </w:r>
    </w:p>
    <w:bookmarkEnd w:id="645"/>
    <w:bookmarkEnd w:id="646"/>
    <w:bookmarkStart w:id="667"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47" name="Picture"/>
                  <a:graphic>
                    <a:graphicData uri="http://schemas.openxmlformats.org/drawingml/2006/picture">
                      <pic:pic>
                        <pic:nvPicPr>
                          <pic:cNvPr descr="/opt/quarto/share/formats/docx/note.png" id="648"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(2024g)</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80</w:t>
              </w:r>
            </w:hyperlink>
            <w:r>
              <w:t xml:space="preserve">).</w:t>
            </w:r>
            <w:r>
              <w:t xml:space="preserve"> </w:t>
            </w:r>
            <w:r>
              <w:t xml:space="preserve">These parts of the source are left out:</w:t>
            </w:r>
          </w:p>
          <w:p>
            <w:pPr>
              <w:pStyle w:val="Compact"/>
              <w:numPr>
                <w:ilvl w:val="0"/>
                <w:numId w:val="1103"/>
              </w:numPr>
            </w:pPr>
            <w:r>
              <w:t xml:space="preserve">its covariance test, which needs probability</w:t>
            </w:r>
          </w:p>
          <w:p>
            <w:pPr>
              <w:pStyle w:val="Compact"/>
              <w:numPr>
                <w:ilvl w:val="0"/>
                <w:numId w:val="1103"/>
              </w:numPr>
            </w:pPr>
            <w:r>
              <w:t xml:space="preserve">its material on minimization</w:t>
            </w:r>
          </w:p>
          <w:p>
            <w:pPr>
              <w:pStyle w:val="Compact"/>
              <w:numPr>
                <w:ilvl w:val="0"/>
                <w:numId w:val="1103"/>
              </w:numPr>
            </w:pPr>
            <w:r>
              <w:t xml:space="preserve">its positive semidefinite version of the Schur complement test</w:t>
            </w:r>
          </w:p>
          <w:p>
            <w:pPr>
              <w:pStyle w:val="Compact"/>
              <w:numPr>
                <w:ilvl w:val="0"/>
                <w:numId w:val="1103"/>
              </w:numPr>
            </w:pPr>
            <w:r>
              <w:t xml:space="preserve">its pivot test</w:t>
            </w:r>
          </w:p>
          <w:p>
            <w:pPr>
              <w:pStyle w:val="Compact"/>
              <w:numPr>
                <w:ilvl w:val="0"/>
                <w:numId w:val="1103"/>
              </w:numPr>
            </w:pPr>
            <w:r>
              <w:t xml:space="preserve">its Hadamard-product</w:t>
            </w:r>
            <w:r>
              <w:t xml:space="preserve"> </w:t>
            </w:r>
            <w:r>
              <w:t xml:space="preserve">“Schur lemma”</w:t>
            </w:r>
          </w:p>
          <w:p>
            <w:pPr>
              <w:pStyle w:val="Compact"/>
              <w:numPr>
                <w:ilvl w:val="0"/>
                <w:numId w:val="1103"/>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649" w:name="thm-pd-gram"/>
    <w:p>
      <w:pPr>
        <w:pStyle w:val="BodyText"/>
      </w:pPr>
      <w:r>
        <w:rPr>
          <w:b/>
          <w:bCs/>
        </w:rPr>
        <w:t xml:space="preserve">Theorem 116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4"/>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4"/>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649"/>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t> </m:t>
              </m:r>
              <m:sSup>
                <m:e>
                  <m:r>
                    <m:rPr>
                      <m:sty m:val="bi"/>
                    </m:rPr>
                    <m:t>B</m:t>
                  </m:r>
                </m:e>
                <m:sup>
                  <m:r>
                    <m:rPr>
                      <m:sty m:val="p"/>
                    </m:rPr>
                    <m:t>⊤</m:t>
                  </m:r>
                </m:sup>
              </m:sSup>
              <m:r>
                <m:t> </m:t>
              </m:r>
              <m:r>
                <m:rPr>
                  <m:sty m:val="bi"/>
                </m:rPr>
                <m:t>B</m:t>
              </m:r>
              <m:acc>
                <m:accPr>
                  <m:chr m:val="̃"/>
                </m:accPr>
                <m:e>
                  <m:r>
                    <m:t>x</m:t>
                  </m:r>
                </m:e>
              </m:acc>
              <m:r>
                <m:t>&amp;</m:t>
              </m:r>
              <m:r>
                <m:t>&amp;</m:t>
              </m:r>
              <m:r>
                <m:rPr>
                  <m:nor/>
                  <m:sty m:val="p"/>
                </m:rPr>
                <m:t>(substitute </m:t>
              </m:r>
              <m:r>
                <m:rPr>
                  <m:sty m:val="bi"/>
                </m:rPr>
                <m:t>A</m:t>
              </m:r>
              <m:r>
                <m:rPr>
                  <m:nor/>
                  <m:sty m:val="p"/>
                </m:rPr>
                <m:t>)</m:t>
              </m:r>
            </m:e>
            <m:e>
              <m:r>
                <m:t>&amp;</m:t>
              </m:r>
              <m:r>
                <m:rPr>
                  <m:sty m:val="p"/>
                </m:rPr>
                <m:t>=</m:t>
              </m:r>
              <m:sSup>
                <m:e>
                  <m:r>
                    <m:rPr>
                      <m:sty m:val="p"/>
                    </m:rPr>
                    <m:t>(</m:t>
                  </m:r>
                  <m:r>
                    <m:rPr>
                      <m:sty m:val="bi"/>
                    </m:rPr>
                    <m:t>B</m:t>
                  </m:r>
                  <m:acc>
                    <m:accPr>
                      <m:chr m:val="̃"/>
                    </m:accPr>
                    <m:e>
                      <m:r>
                        <m:t>x</m:t>
                      </m:r>
                    </m:e>
                  </m:acc>
                  <m:r>
                    <m:rPr>
                      <m:sty m:val="p"/>
                    </m:rPr>
                    <m:t>)</m:t>
                  </m:r>
                </m:e>
                <m:sup>
                  <m:r>
                    <m:rPr>
                      <m:sty m:val="p"/>
                    </m:rPr>
                    <m:t>⊤</m:t>
                  </m:r>
                </m:sup>
              </m:sSup>
              <m:r>
                <m:t> </m:t>
              </m:r>
              <m:r>
                <m:rPr>
                  <m:sty m:val="p"/>
                </m:rPr>
                <m:t>(</m:t>
              </m:r>
              <m:r>
                <m:rPr>
                  <m:sty m:val="bi"/>
                </m:rPr>
                <m:t>B</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m:t>
              </m:r>
              <m:r>
                <m:t>​</m:t>
              </m:r>
              <m:d>
                <m:dPr>
                  <m:begChr m:val="∥"/>
                  <m:sepChr m:val=""/>
                  <m:endChr m:val="∥"/>
                  <m:grow/>
                </m:dPr>
                <m:e>
                  <m:r>
                    <m:rPr>
                      <m:sty m:val="bi"/>
                    </m:rPr>
                    <m:t>B</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m:t>
              </m:r>
              <m:r>
                <m:rPr>
                  <m:nor/>
                  <m:sty m:val="p"/>
                </m:rPr>
                <m:t>Theorem 56</m:t>
              </m:r>
              <m:r>
                <m:rPr>
                  <m:nor/>
                  <m:sty m:val="p"/>
                </m:rPr>
                <m:t>)</m:t>
              </m:r>
            </m:e>
          </m:eqArr>
        </m:oMath>
      </m:oMathPara>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m:oMath>
        <m:r>
          <m:rPr>
            <m:scr m:val="script"/>
            <m:sty m:val="p"/>
          </m:rPr>
          <m:t>N</m:t>
        </m:r>
        <m:r>
          <m:rPr>
            <m:sty m:val="p"/>
          </m:rPr>
          <m:t>(</m:t>
        </m:r>
        <m:r>
          <m:rPr>
            <m:sty m:val="bi"/>
          </m:rPr>
          <m:t>B</m:t>
        </m:r>
        <m:r>
          <m:rPr>
            <m:sty m:val="p"/>
          </m:rPr>
          <m:t>)</m:t>
        </m:r>
        <m:r>
          <m:rPr>
            <m:sty m:val="p"/>
          </m:rPr>
          <m:t>=</m:t>
        </m:r>
        <m:r>
          <m:t>​</m:t>
        </m:r>
        <m:d>
          <m:dPr>
            <m:begChr m:val="{"/>
            <m:sepChr m:val=""/>
            <m:endChr m:val="}"/>
            <m:grow/>
          </m:dPr>
          <m:e>
            <m:acc>
              <m:accPr>
                <m:chr m:val="̃"/>
              </m:accPr>
              <m:e>
                <m:r>
                  <m:t>0</m:t>
                </m:r>
              </m:e>
            </m:acc>
          </m:e>
        </m:d>
        <m:r>
          <m:t>​</m:t>
        </m:r>
      </m:oMath>
      <w:r>
        <w:t xml:space="preserve"> </w:t>
      </w:r>
      <w:r>
        <w:t xml:space="preserve">(</w:t>
      </w:r>
      <m:oMath>
        <m:r>
          <m:rPr>
            <m:sty m:val="bi"/>
          </m:rPr>
          <m:t>B</m:t>
        </m:r>
        <m:acc>
          <m:accPr>
            <m:chr m:val="̃"/>
          </m:accPr>
          <m:e>
            <m:r>
              <m:t>x</m:t>
            </m:r>
          </m:e>
        </m:acc>
      </m:oMath>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23</w:t>
        </w:r>
      </w:hyperlink>
      <w:r>
        <w:t xml:space="preserve">,</w:t>
      </w:r>
      <w:r>
        <w:t xml:space="preserve"> </w:t>
      </w:r>
      <w:r>
        <w:t xml:space="preserve">and only the zero combination is</w:t>
      </w:r>
      <w:r>
        <w:t xml:space="preserve"> </w:t>
      </w:r>
      <m:oMath>
        <m:acc>
          <m:accPr>
            <m:chr m:val="̃"/>
          </m:accPr>
          <m:e>
            <m:r>
              <m:t>0</m:t>
            </m:r>
          </m:e>
        </m:acc>
      </m:oMath>
      <w:r>
        <w:t xml:space="preserve">,</w:t>
      </w:r>
      <w:r>
        <w:t xml:space="preserve"> </w:t>
      </w:r>
      <w:hyperlink w:anchor="def-linearly-independent">
        <w:r>
          <w:rPr>
            <w:rStyle w:val="Hyperlink"/>
          </w:rPr>
          <w:t xml:space="preserve">Definition 43</w:t>
        </w:r>
      </w:hyperlink>
      <w:r>
        <w:t xml:space="preserve">),</w:t>
      </w:r>
      <w:r>
        <w:t xml:space="preserve"> </w:t>
      </w:r>
      <w:r>
        <w:t xml:space="preserve">so for</w:t>
      </w:r>
      <w:r>
        <w:t xml:space="preserve"> </w:t>
      </w:r>
      <m:oMath>
        <m:acc>
          <m:accPr>
            <m:chr m:val="̃"/>
          </m:accPr>
          <m:e>
            <m:r>
              <m:t>x</m:t>
            </m:r>
          </m:e>
        </m:acc>
        <m:r>
          <m:rPr>
            <m:sty m:val="p"/>
          </m:rPr>
          <m:t>≠</m:t>
        </m:r>
        <m:acc>
          <m:accPr>
            <m:chr m:val="̃"/>
          </m:accPr>
          <m:e>
            <m:r>
              <m:t>0</m:t>
            </m:r>
          </m:e>
        </m:acc>
      </m:oMath>
      <w:r>
        <w:t xml:space="preserve">,</w:t>
      </w:r>
      <w:r>
        <w:t xml:space="preserve"> </w:t>
      </w:r>
      <m:oMath>
        <m:r>
          <m:rPr>
            <m:sty m:val="bi"/>
          </m:rPr>
          <m:t>B</m:t>
        </m:r>
        <m:acc>
          <m:accPr>
            <m:chr m:val="̃"/>
          </m:accPr>
          <m:e>
            <m:r>
              <m:t>x</m:t>
            </m:r>
          </m:e>
        </m:acc>
        <m:r>
          <m:rPr>
            <m:sty m:val="p"/>
          </m:rPr>
          <m:t>≠</m:t>
        </m:r>
        <m:acc>
          <m:accPr>
            <m:chr m:val="̃"/>
          </m:accPr>
          <m:e>
            <m:r>
              <m:t>0</m:t>
            </m:r>
          </m:e>
        </m:acc>
      </m:oMath>
      <w:r>
        <w:t xml:space="preserve"> </w:t>
      </w:r>
      <w:r>
        <w:t xml:space="preserve">and</w:t>
      </w:r>
      <w:r>
        <w:t xml:space="preserve"> </w:t>
      </w:r>
      <m:oMath>
        <m:r>
          <m:t>​</m:t>
        </m:r>
        <m:d>
          <m:dPr>
            <m:begChr m:val="∥"/>
            <m:sepChr m:val=""/>
            <m:endChr m:val="∥"/>
            <m:grow/>
          </m:dPr>
          <m:e>
            <m:r>
              <m:rPr>
                <m:sty m:val="bi"/>
              </m:rPr>
              <m:t>B</m:t>
            </m:r>
            <m:acc>
              <m:accPr>
                <m:chr m:val="̃"/>
              </m:accPr>
              <m:e>
                <m:r>
                  <m:t>x</m:t>
                </m:r>
              </m:e>
            </m:acc>
          </m:e>
        </m:d>
        <m:sSup>
          <m:e>
            <m:r>
              <m:t>​</m:t>
            </m:r>
          </m:e>
          <m:sup>
            <m:r>
              <m:t>2</m:t>
            </m:r>
          </m:sup>
        </m:sSup>
        <m:r>
          <m:rPr>
            <m:sty m:val="p"/>
          </m:rPr>
          <m:t>&gt;</m:t>
        </m:r>
        <m:r>
          <m:t>0</m:t>
        </m:r>
      </m:oMath>
      <w:r>
        <w:t xml:space="preserve"> </w:t>
      </w:r>
      <w:r>
        <w:t xml:space="preserve">(</w:t>
      </w:r>
      <w:hyperlink w:anchor="thm-norm-properties">
        <w:r>
          <w:rPr>
            <w:rStyle w:val="Hyperlink"/>
          </w:rPr>
          <w:t xml:space="preserve">Theorem 56</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77</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80</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115</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22</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77</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43</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80</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30</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67</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107</w:t>
        </w:r>
      </w:hyperlink>
      <w:r>
        <w:t xml:space="preserve">,</w:t>
      </w:r>
      <w:r>
        <w:t xml:space="preserve"> </w:t>
      </w:r>
      <w:hyperlink w:anchor="def-rank">
        <w:r>
          <w:rPr>
            <w:rStyle w:val="Hyperlink"/>
          </w:rPr>
          <w:t xml:space="preserve">Definition 44</w:t>
        </w:r>
      </w:hyperlink>
      <w:r>
        <w:t xml:space="preserve">).</w:t>
      </w:r>
    </w:p>
    <w:bookmarkStart w:id="650" w:name="exm-pd-gram"/>
    <w:p>
      <w:pPr>
        <w:pStyle w:val="BodyText"/>
      </w:pPr>
      <w:r>
        <w:rPr>
          <w:b/>
          <w:bCs/>
        </w:rPr>
        <w:t xml:space="preserve">Example 206 (Gram factorizations)</w:t>
      </w:r>
      <w:r>
        <w:t xml:space="preserve"> </w:t>
      </w:r>
      <w:r>
        <w:t xml:space="preserve"> </w:t>
      </w:r>
    </w:p>
    <w:p>
      <w:pPr>
        <w:pStyle w:val="Compact"/>
        <w:numPr>
          <w:ilvl w:val="0"/>
          <w:numId w:val="1105"/>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149</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150</w:t>
        </w:r>
      </w:hyperlink>
      <w:r>
        <w:t xml:space="preserve">).</w:t>
      </w:r>
    </w:p>
    <w:p>
      <w:pPr>
        <w:pStyle w:val="Compact"/>
        <w:numPr>
          <w:ilvl w:val="0"/>
          <w:numId w:val="1105"/>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36</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160</w:t>
        </w:r>
      </w:hyperlink>
      <w:r>
        <w:t xml:space="preserve">)</w:t>
      </w:r>
      <w:r>
        <w:t xml:space="preserve"> </w:t>
      </w:r>
      <w:r>
        <w:t xml:space="preserve">is positive definite.</w:t>
      </w:r>
    </w:p>
    <w:p>
      <w:pPr>
        <w:pStyle w:val="Compact"/>
        <w:numPr>
          <w:ilvl w:val="0"/>
          <w:numId w:val="1105"/>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150</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650"/>
    <w:bookmarkStart w:id="651" w:name="thm-pd-operations"/>
    <w:p>
      <w:pPr>
        <w:pStyle w:val="FirstParagraph"/>
      </w:pPr>
      <w:r>
        <w:rPr>
          <w:b/>
          <w:bCs/>
        </w:rPr>
        <w:t xml:space="preserve">Theorem 117 (Operations that preserve definiteness)</w:t>
      </w:r>
      <w:r>
        <w:t xml:space="preserve"> </w:t>
      </w:r>
      <w:r>
        <w:t xml:space="preserve"> </w:t>
      </w:r>
    </w:p>
    <w:p>
      <w:pPr>
        <w:pStyle w:val="Compact"/>
        <w:numPr>
          <w:ilvl w:val="0"/>
          <w:numId w:val="1106"/>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6"/>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51"/>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19</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22</w:t>
        </w:r>
      </w:hyperlink>
      <w:r>
        <w:t xml:space="preserve">).</w:t>
      </w:r>
      <w:r>
        <w:t xml:space="preserve"> </w:t>
      </w:r>
      <w:r>
        <w:t xml:space="preserve">For</w:t>
      </w:r>
      <w:r>
        <w:t xml:space="preserve"> </w:t>
      </w:r>
      <m:oMath>
        <m:acc>
          <m:accPr>
            <m:chr m:val="̃"/>
          </m:accPr>
          <m:e>
            <m:r>
              <m:t>x</m:t>
            </m:r>
          </m:e>
        </m:acc>
        <m:r>
          <m:rPr>
            <m:sty m:val="p"/>
          </m:rPr>
          <m:t>≠</m:t>
        </m:r>
        <m:sSub>
          <m:e>
            <m:acc>
              <m:accPr>
                <m:chr m:val="̃"/>
              </m:accPr>
              <m:e>
                <m:r>
                  <m:t>0</m:t>
                </m:r>
              </m:e>
            </m:acc>
          </m:e>
          <m:sub>
            <m:r>
              <m:t>k</m:t>
            </m:r>
          </m:sub>
        </m:sSub>
      </m:oMath>
      <w:r>
        <w:t xml:space="preserve">,</w:t>
      </w:r>
      <w:r>
        <w:t xml:space="preserve"> </w:t>
      </w:r>
      <m:oMath>
        <m:r>
          <m:rPr>
            <m:sty m:val="bi"/>
          </m:rPr>
          <m:t>A</m:t>
        </m:r>
        <m:acc>
          <m:accPr>
            <m:chr m:val="̃"/>
          </m:accPr>
          <m:e>
            <m:r>
              <m:t>x</m:t>
            </m:r>
          </m:e>
        </m:acc>
        <m:r>
          <m:rPr>
            <m:sty m:val="p"/>
          </m:rPr>
          <m:t>≠</m:t>
        </m:r>
        <m:sSub>
          <m:e>
            <m:acc>
              <m:accPr>
                <m:chr m:val="̃"/>
              </m:accPr>
              <m:e>
                <m:r>
                  <m:t>0</m:t>
                </m:r>
              </m:e>
            </m:acc>
          </m:e>
          <m:sub>
            <m:r>
              <m:t>p</m:t>
            </m:r>
          </m:sub>
        </m:sSub>
      </m:oMath>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43</w:t>
        </w:r>
      </w:hyperlink>
      <w:r>
        <w:t xml:space="preserve">), and</w:t>
      </w:r>
    </w:p>
    <w:p>
      <w:pPr>
        <w:pStyle w:val="BodyText"/>
      </w:pPr>
      <m:oMathPara>
        <m:oMathParaPr>
          <m:jc m:val="center"/>
        </m:oMathParaPr>
        <m:oMath>
          <m:eqArr>
            <m:e>
              <m:sSup>
                <m:e>
                  <m:acc>
                    <m:accPr>
                      <m:chr m:val="̃"/>
                    </m:accPr>
                    <m:e>
                      <m:r>
                        <m:t>x</m:t>
                      </m:r>
                    </m:e>
                  </m:acc>
                </m:e>
                <m:sup>
                  <m:r>
                    <m:rPr>
                      <m:sty m:val="p"/>
                    </m:rPr>
                    <m:t>⊤</m:t>
                  </m:r>
                </m:sup>
              </m:sSup>
              <m:r>
                <m:t> </m:t>
              </m:r>
              <m:r>
                <m:rPr>
                  <m:sty m:val="p"/>
                </m:rPr>
                <m:t>(</m:t>
              </m:r>
              <m:sSup>
                <m:e>
                  <m:r>
                    <m:rPr>
                      <m:sty m:val="bi"/>
                    </m:rPr>
                    <m:t>A</m:t>
                  </m:r>
                </m:e>
                <m:sup>
                  <m:r>
                    <m:rPr>
                      <m:sty m:val="p"/>
                    </m:rPr>
                    <m:t>⊤</m:t>
                  </m:r>
                </m:sup>
              </m:sSup>
              <m:r>
                <m:rPr>
                  <m:sty m:val="bi"/>
                </m:rPr>
                <m:t>C</m:t>
              </m:r>
              <m:r>
                <m:rPr>
                  <m:sty m:val="bi"/>
                </m:rPr>
                <m:t>A</m:t>
              </m:r>
              <m:r>
                <m:rPr>
                  <m:sty m:val="p"/>
                </m:rPr>
                <m:t>)</m:t>
              </m:r>
              <m:r>
                <m:t> </m:t>
              </m:r>
              <m:acc>
                <m:accPr>
                  <m:chr m:val="̃"/>
                </m:accPr>
                <m:e>
                  <m:r>
                    <m:t>x</m:t>
                  </m:r>
                </m:e>
              </m:acc>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bi"/>
                </m:rPr>
                <m:t>C</m:t>
              </m:r>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&gt;</m:t>
              </m:r>
              <m:r>
                <m:t>0</m:t>
              </m:r>
              <m:r>
                <m:rPr>
                  <m:sty m:val="p"/>
                </m:rPr>
                <m:t>.</m:t>
              </m:r>
              <m:r>
                <m:t>&amp;</m:t>
              </m:r>
              <m:r>
                <m:t>&amp;</m:t>
              </m:r>
              <m:r>
                <m:rPr>
                  <m:nor/>
                  <m:sty m:val="p"/>
                </m:rPr>
                <m:t>(</m:t>
              </m:r>
              <m:r>
                <m:rPr>
                  <m:sty m:val="bi"/>
                </m:rPr>
                <m:t>C</m:t>
              </m:r>
              <m:r>
                <m:rPr>
                  <m:nor/>
                  <m:sty m:val="p"/>
                </m:rPr>
                <m:t> positive definite, </m:t>
              </m:r>
              <m:r>
                <m:rPr>
                  <m:sty m:val="bi"/>
                </m:rPr>
                <m:t>A</m:t>
              </m:r>
              <m:acc>
                <m:accPr>
                  <m:chr m:val="̃"/>
                </m:accPr>
                <m:e>
                  <m:r>
                    <m:t>x</m:t>
                  </m:r>
                </m:e>
              </m:acc>
              <m:r>
                <m:rPr>
                  <m:sty m:val="p"/>
                </m:rPr>
                <m:t>≠</m:t>
              </m:r>
              <m:acc>
                <m:accPr>
                  <m:chr m:val="̃"/>
                </m:accPr>
                <m:e>
                  <m:r>
                    <m:t>0</m:t>
                  </m:r>
                </m:e>
              </m:acc>
              <m:r>
                <m:rPr>
                  <m:nor/>
                  <m:sty m:val="p"/>
                </m:rPr>
                <m:t>)</m:t>
              </m:r>
            </m:e>
          </m:eqArr>
        </m:oMath>
      </m:oMathPara>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18</w:t>
        </w:r>
      </w:hyperlink>
      <w:r>
        <w:t xml:space="preserve">,</w:t>
      </w:r>
      <w:r>
        <w:t xml:space="preserve"> </w:t>
      </w:r>
      <w:hyperlink w:anchor="def-scalar-mult">
        <w:r>
          <w:rPr>
            <w:rStyle w:val="Hyperlink"/>
          </w:rPr>
          <w:t xml:space="preserve">Definition 25</w:t>
        </w:r>
      </w:hyperlink>
      <w:r>
        <w:t xml:space="preserve">,</w:t>
      </w:r>
      <w:r>
        <w:t xml:space="preserve"> </w:t>
      </w:r>
      <w:hyperlink w:anchor="def-matrix-transpose">
        <w:r>
          <w:rPr>
            <w:rStyle w:val="Hyperlink"/>
          </w:rPr>
          <w:t xml:space="preserve">Definition 22</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r>
                <m:rPr>
                  <m:sty m:val="p"/>
                </m:rPr>
                <m:t>)</m:t>
              </m:r>
              <m:r>
                <m:t> </m:t>
              </m:r>
              <m:acc>
                <m:accPr>
                  <m:chr m:val="̃"/>
                </m:accPr>
                <m:e>
                  <m:r>
                    <m:t>x</m:t>
                  </m:r>
                </m:e>
              </m:acc>
              <m:r>
                <m:t>&amp;</m:t>
              </m:r>
              <m:r>
                <m:rPr>
                  <m:sty m:val="p"/>
                </m:rPr>
                <m:t>=</m:t>
              </m:r>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r>
                <m:t> </m:t>
              </m:r>
              <m:acc>
                <m:accPr>
                  <m:chr m:val="̃"/>
                </m:accPr>
                <m:e>
                  <m:r>
                    <m:t>x</m:t>
                  </m:r>
                </m:e>
              </m:acc>
              <m:r>
                <m:rPr>
                  <m:sty m:val="p"/>
                </m:rPr>
                <m:t>+</m:t>
              </m:r>
              <m:sSup>
                <m:e>
                  <m:acc>
                    <m:accPr>
                      <m:chr m:val="̃"/>
                    </m:accPr>
                    <m:e>
                      <m:r>
                        <m:t>x</m:t>
                      </m:r>
                    </m:e>
                  </m:acc>
                </m:e>
                <m:sup>
                  <m:r>
                    <m:rPr>
                      <m:sty m:val="p"/>
                    </m:rPr>
                    <m:t>⊤</m:t>
                  </m:r>
                </m:sup>
              </m:sSup>
              <m:r>
                <m:t> </m:t>
              </m:r>
              <m:r>
                <m:rPr>
                  <m:sty m:val="p"/>
                </m:rPr>
                <m:t>(</m:t>
              </m:r>
              <m:sSub>
                <m:e>
                  <m:r>
                    <m:t>α</m:t>
                  </m:r>
                </m:e>
                <m:sub>
                  <m:r>
                    <m:t>2</m:t>
                  </m:r>
                </m:sub>
              </m:sSub>
              <m:sSub>
                <m:e>
                  <m:r>
                    <m:rPr>
                      <m:sty m:val="bi"/>
                    </m:rPr>
                    <m:t>A</m:t>
                  </m:r>
                </m:e>
                <m:sub>
                  <m:r>
                    <m:t>2</m:t>
                  </m:r>
                </m:sub>
              </m:sSub>
              <m:r>
                <m:rPr>
                  <m:sty m:val="p"/>
                </m:rPr>
                <m:t>)</m:t>
              </m:r>
              <m:r>
                <m:t> </m:t>
              </m:r>
              <m:acc>
                <m:accPr>
                  <m:chr m:val="̃"/>
                </m:accPr>
                <m:e>
                  <m:r>
                    <m:t>x</m:t>
                  </m:r>
                </m:e>
              </m:acc>
              <m:r>
                <m:t>&amp;</m:t>
              </m:r>
              <m:r>
                <m:t>&amp;</m:t>
              </m:r>
              <m:r>
                <m:rPr>
                  <m:nor/>
                  <m:sty m:val="p"/>
                </m:rPr>
                <m:t>(</m:t>
              </m:r>
              <m:r>
                <m:rPr>
                  <m:nor/>
                  <m:sty m:val="p"/>
                </m:rPr>
                <m:t>Theorem 9</m:t>
              </m:r>
              <m:r>
                <m:rPr>
                  <m:nor/>
                  <m:sty m:val="p"/>
                </m:rPr>
                <m:t>, twice)</m:t>
              </m:r>
            </m:e>
            <m:e>
              <m:r>
                <m:t>&amp;</m:t>
              </m:r>
              <m:r>
                <m:rPr>
                  <m:sty m:val="p"/>
                </m:rPr>
                <m:t>=</m:t>
              </m:r>
              <m:sSub>
                <m:e>
                  <m:r>
                    <m:t>α</m:t>
                  </m:r>
                </m:e>
                <m:sub>
                  <m:r>
                    <m:t>1</m:t>
                  </m:r>
                </m:sub>
              </m:sSub>
              <m:r>
                <m:t> </m:t>
              </m:r>
              <m:sSup>
                <m:e>
                  <m:acc>
                    <m:accPr>
                      <m:chr m:val="̃"/>
                    </m:accPr>
                    <m:e>
                      <m:r>
                        <m:t>x</m:t>
                      </m:r>
                    </m:e>
                  </m:acc>
                </m:e>
                <m:sup>
                  <m:r>
                    <m:rPr>
                      <m:sty m:val="p"/>
                    </m:rPr>
                    <m:t>⊤</m:t>
                  </m:r>
                </m:sup>
              </m:sSup>
              <m:sSub>
                <m:e>
                  <m:r>
                    <m:rPr>
                      <m:sty m:val="bi"/>
                    </m:rPr>
                    <m:t>A</m:t>
                  </m:r>
                </m:e>
                <m:sub>
                  <m:r>
                    <m:t>1</m:t>
                  </m:r>
                </m:sub>
              </m:sSub>
              <m:acc>
                <m:accPr>
                  <m:chr m:val="̃"/>
                </m:accPr>
                <m:e>
                  <m:r>
                    <m:t>x</m:t>
                  </m:r>
                </m:e>
              </m:acc>
              <m:r>
                <m:rPr>
                  <m:sty m:val="p"/>
                </m:rPr>
                <m:t>+</m:t>
              </m:r>
              <m:sSub>
                <m:e>
                  <m:r>
                    <m:t>α</m:t>
                  </m:r>
                </m:e>
                <m:sub>
                  <m:r>
                    <m:t>2</m:t>
                  </m:r>
                </m:sub>
              </m:sSub>
              <m:r>
                <m:t> </m:t>
              </m:r>
              <m:sSup>
                <m:e>
                  <m:acc>
                    <m:accPr>
                      <m:chr m:val="̃"/>
                    </m:accPr>
                    <m:e>
                      <m:r>
                        <m:t>x</m:t>
                      </m:r>
                    </m:e>
                  </m:acc>
                </m:e>
                <m:sup>
                  <m:r>
                    <m:rPr>
                      <m:sty m:val="p"/>
                    </m:rPr>
                    <m:t>⊤</m:t>
                  </m:r>
                </m:sup>
              </m:sSup>
              <m:sSub>
                <m:e>
                  <m:r>
                    <m:rPr>
                      <m:sty m:val="bi"/>
                    </m:rPr>
                    <m:t>A</m:t>
                  </m:r>
                </m:e>
                <m:sub>
                  <m:r>
                    <m:t>2</m:t>
                  </m:r>
                </m:sub>
              </m:sSub>
              <m:acc>
                <m:accPr>
                  <m:chr m:val="̃"/>
                </m:accPr>
                <m:e>
                  <m:r>
                    <m:t>x</m:t>
                  </m:r>
                </m:e>
              </m:acc>
              <m:r>
                <m:t>&amp;</m:t>
              </m:r>
              <m:r>
                <m:t>&amp;</m:t>
              </m:r>
              <m:r>
                <m:rPr>
                  <m:nor/>
                  <m:sty m:val="p"/>
                </m:rPr>
                <m:t>(</m:t>
              </m:r>
              <m:r>
                <m:rPr>
                  <m:nor/>
                  <m:sty m:val="p"/>
                </m:rPr>
                <m:t>Theorem 93</m:t>
              </m:r>
              <m:r>
                <m:rPr>
                  <m:nor/>
                  <m:sty m:val="p"/>
                </m:rPr>
                <m:t>)</m:t>
              </m:r>
            </m:e>
            <m:e>
              <m:r>
                <m:t>&amp;</m:t>
              </m:r>
              <m:r>
                <m:rPr>
                  <m:sty m:val="p"/>
                </m:rPr>
                <m:t>&gt;</m:t>
              </m:r>
              <m:r>
                <m:t>0</m:t>
              </m:r>
              <m:r>
                <m:rPr>
                  <m:sty m:val="p"/>
                </m:rPr>
                <m:t>.</m:t>
              </m:r>
              <m:r>
                <m:t>&amp;</m:t>
              </m:r>
              <m:r>
                <m:t>&amp;</m:t>
              </m:r>
              <m:r>
                <m:rPr>
                  <m:nor/>
                  <m:sty m:val="p"/>
                </m:rPr>
                <m:t>(each term is positive)</m:t>
              </m:r>
            </m:e>
          </m:eqArr>
        </m:oMath>
      </m:oMathPara>
    </w:p>
    <w:bookmarkStart w:id="652" w:name="exm-pd-operations"/>
    <w:p>
      <w:pPr>
        <w:pStyle w:val="FirstParagraph"/>
      </w:pPr>
      <w:r>
        <w:rPr>
          <w:b/>
          <w:bCs/>
        </w:rPr>
        <w:t xml:space="preserve">Example 207 (Building positive definite matrices)</w:t>
      </w:r>
      <w:r>
        <w:t xml:space="preserve"> </w:t>
      </w:r>
      <w:r>
        <w:t xml:space="preserve"> </w:t>
      </w:r>
    </w:p>
    <w:p>
      <w:pPr>
        <w:numPr>
          <w:ilvl w:val="0"/>
          <w:numId w:val="1107"/>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206</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7"/>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150</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206</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7"/>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m:oMath>
        <m:acc>
          <m:accPr>
            <m:chr m:val="̃"/>
          </m:accPr>
          <m:e>
            <m:r>
              <m:t>x</m:t>
            </m:r>
          </m:e>
        </m:acc>
        <m:r>
          <m:rPr>
            <m:sty m:val="p"/>
          </m:rPr>
          <m:t>≠</m:t>
        </m:r>
        <m:acc>
          <m:accPr>
            <m:chr m:val="̃"/>
          </m:accPr>
          <m:e>
            <m:r>
              <m:t>0</m:t>
            </m:r>
          </m:e>
        </m:acc>
      </m:oMath>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p>
    <w:p>
      <w:pPr>
        <w:numPr>
          <w:ilvl w:val="0"/>
          <w:numId w:val="1107"/>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52"/>
    <w:bookmarkStart w:id="653" w:name="def-block-matrix"/>
    <w:p>
      <w:pPr>
        <w:pStyle w:val="FirstParagraph"/>
      </w:pPr>
      <w:r>
        <w:rPr>
          <w:b/>
          <w:bCs/>
        </w:rPr>
        <w:t xml:space="preserve">Definition 122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w:t>
      </w:r>
    </w:p>
    <w:bookmarkEnd w:id="653"/>
    <w:bookmarkStart w:id="654" w:name="exm-block-matrix"/>
    <w:p>
      <w:pPr>
        <w:pStyle w:val="BodyText"/>
      </w:pPr>
      <w:r>
        <w:rPr>
          <w:b/>
          <w:bCs/>
        </w:rPr>
        <w:t xml:space="preserve">Example 208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54"/>
    <w:bookmarkStart w:id="655" w:name="def-leading-block"/>
    <w:p>
      <w:pPr>
        <w:pStyle w:val="BodyText"/>
      </w:pPr>
      <w:r>
        <w:rPr>
          <w:b/>
          <w:bCs/>
        </w:rPr>
        <w:t xml:space="preserve">Definition 123 (Leading block (top-left block) of a square matrix)</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of</w:t>
      </w:r>
      <w:r>
        <w:t xml:space="preserve"> </w:t>
      </w:r>
      <w:hyperlink w:anchor="def-block-matrix">
        <w:r>
          <w:rPr>
            <w:rStyle w:val="Hyperlink"/>
          </w:rPr>
          <w:t xml:space="preserve">Definition 122</w:t>
        </w:r>
      </w:hyperlink>
      <w:r>
        <w:t xml:space="preserve"> </w:t>
      </w:r>
      <w:r>
        <w:t xml:space="preserve">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55"/>
    <w:bookmarkStart w:id="656" w:name="thm-pd-submatrix"/>
    <w:p>
      <w:pPr>
        <w:pStyle w:val="BodyText"/>
      </w:pPr>
      <w:r>
        <w:rPr>
          <w:b/>
          <w:bCs/>
        </w:rPr>
        <w:t xml:space="preserve">Theorem 118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122</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56"/>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m:oMath>
        <m:acc>
          <m:accPr>
            <m:chr m:val="̃"/>
          </m:accPr>
          <m:e>
            <m:r>
              <m:t>u</m:t>
            </m:r>
          </m:e>
        </m:acc>
        <m:r>
          <m:rPr>
            <m:sty m:val="p"/>
          </m:rPr>
          <m:t>∈</m:t>
        </m:r>
        <m:sSup>
          <m:e>
            <m:r>
              <m:rPr>
                <m:scr m:val="double-struck"/>
                <m:sty m:val="p"/>
              </m:rPr>
              <m:t>R</m:t>
            </m:r>
          </m:e>
          <m:sup>
            <m:r>
              <m:t>k</m:t>
            </m:r>
          </m:sup>
        </m:sSup>
      </m:oMath>
      <w:r>
        <w:t xml:space="preserve"> </w:t>
      </w:r>
      <w:r>
        <w:t xml:space="preserve">with</w:t>
      </w:r>
      <w:r>
        <w:t xml:space="preserve"> </w:t>
      </w:r>
      <m:oMath>
        <m:acc>
          <m:accPr>
            <m:chr m:val="̃"/>
          </m:accPr>
          <m:e>
            <m:r>
              <m:t>u</m:t>
            </m:r>
          </m:e>
        </m:acc>
        <m:r>
          <m:rPr>
            <m:sty m:val="p"/>
          </m:rPr>
          <m:t>≠</m:t>
        </m:r>
        <m:acc>
          <m:accPr>
            <m:chr m:val="̃"/>
          </m:accPr>
          <m:e>
            <m:r>
              <m:t>0</m:t>
            </m:r>
          </m:e>
        </m:acc>
      </m:oMath>
      <w:r>
        <w:t xml:space="preserve">,</w:t>
      </w:r>
      <w:r>
        <w:t xml:space="preserve"> </w:t>
      </w:r>
      <w:r>
        <w:t xml:space="preserve">let</w:t>
      </w:r>
      <w:r>
        <w:t xml:space="preserve"> </w:t>
      </w:r>
      <m:oMath>
        <m:acc>
          <m:accPr>
            <m:chr m:val="̃"/>
          </m:accPr>
          <m:e>
            <m:r>
              <m:t>y</m:t>
            </m:r>
          </m:e>
        </m:acc>
        <m:r>
          <m:rPr>
            <m:sty m:val="p"/>
          </m:rPr>
          <m:t>=</m:t>
        </m:r>
        <m:r>
          <m:rPr>
            <m:sty m:val="p"/>
          </m:rPr>
          <m:t>(</m:t>
        </m:r>
        <m:sSub>
          <m:e>
            <m:r>
              <m:t>u</m:t>
            </m:r>
          </m:e>
          <m:sub>
            <m:r>
              <m:t>1</m:t>
            </m:r>
          </m:sub>
        </m:sSub>
        <m:r>
          <m:rPr>
            <m:sty m:val="p"/>
          </m:rPr>
          <m:t>,</m:t>
        </m:r>
        <m:r>
          <m:rPr>
            <m:sty m:val="p"/>
          </m:rPr>
          <m:t>…</m:t>
        </m:r>
        <m:r>
          <m:rPr>
            <m:sty m:val="p"/>
          </m:rPr>
          <m:t>,</m:t>
        </m:r>
        <m:sSub>
          <m:e>
            <m:r>
              <m:t>u</m:t>
            </m:r>
          </m:e>
          <m:sub>
            <m:r>
              <m:t>k</m:t>
            </m:r>
          </m:sub>
        </m:sSub>
        <m:r>
          <m:rPr>
            <m:sty m:val="p"/>
          </m:rPr>
          <m:t>,</m:t>
        </m:r>
        <m:r>
          <m:t>0</m:t>
        </m:r>
        <m:r>
          <m:rPr>
            <m:sty m:val="p"/>
          </m:rPr>
          <m:t>,</m:t>
        </m:r>
        <m:r>
          <m:rPr>
            <m:sty m:val="p"/>
          </m:rPr>
          <m:t>…</m:t>
        </m:r>
        <m:r>
          <m:rPr>
            <m:sty m:val="p"/>
          </m:rPr>
          <m:t>,</m:t>
        </m:r>
        <m:r>
          <m:t>0</m:t>
        </m:r>
        <m:r>
          <m:rPr>
            <m:sty m:val="p"/>
          </m:rPr>
          <m:t>)</m:t>
        </m:r>
        <m:r>
          <m:rPr>
            <m:sty m:val="p"/>
          </m:rPr>
          <m:t>∈</m:t>
        </m:r>
        <m:sSup>
          <m:e>
            <m:r>
              <m:rPr>
                <m:scr m:val="double-struck"/>
                <m:sty m:val="p"/>
              </m:rPr>
              <m:t>R</m:t>
            </m:r>
          </m:e>
          <m:sup>
            <m:r>
              <m:t>p</m:t>
            </m:r>
          </m:sup>
        </m:sSup>
      </m:oMath>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m:oMathPara>
        <m:oMathParaPr>
          <m:jc m:val="center"/>
        </m:oMathParaPr>
        <m:oMath>
          <m:eqArr>
            <m:e>
              <m:sSup>
                <m:e>
                  <m:acc>
                    <m:accPr>
                      <m:chr m:val="̃"/>
                    </m:accPr>
                    <m:e>
                      <m:r>
                        <m:t>u</m:t>
                      </m:r>
                    </m:e>
                  </m:acc>
                </m:e>
                <m:sup>
                  <m:r>
                    <m:rPr>
                      <m:sty m:val="p"/>
                    </m:rPr>
                    <m:t>⊤</m:t>
                  </m:r>
                </m:sup>
              </m:sSup>
              <m:sSub>
                <m:e>
                  <m:r>
                    <m:rPr>
                      <m:sty m:val="bi"/>
                    </m:rPr>
                    <m:t>X</m:t>
                  </m:r>
                </m:e>
                <m:sub>
                  <m:r>
                    <m:t>k</m:t>
                  </m:r>
                </m:sub>
              </m:sSub>
              <m:acc>
                <m:accPr>
                  <m:chr m:val="̃"/>
                </m:accPr>
                <m:e>
                  <m:r>
                    <m:t>u</m:t>
                  </m:r>
                </m:e>
              </m:acc>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u</m:t>
                          </m:r>
                        </m:e>
                        <m:sub>
                          <m:r>
                            <m:t>i</m:t>
                          </m:r>
                        </m:sub>
                      </m:sSub>
                    </m:e>
                  </m:nary>
                </m:e>
              </m:nary>
              <m:r>
                <m:t> </m:t>
              </m:r>
              <m:sSub>
                <m:e>
                  <m:r>
                    <m:t>x</m:t>
                  </m:r>
                </m:e>
                <m:sub>
                  <m:r>
                    <m:t>i</m:t>
                  </m:r>
                  <m:r>
                    <m:t>j</m:t>
                  </m:r>
                </m:sub>
              </m:sSub>
              <m:r>
                <m:t> </m:t>
              </m:r>
              <m:sSub>
                <m:e>
                  <m:r>
                    <m:t>u</m:t>
                  </m:r>
                </m:e>
                <m:sub>
                  <m:r>
                    <m:t>j</m:t>
                  </m:r>
                </m:sub>
              </m:sSub>
              <m:r>
                <m:t>&amp;</m:t>
              </m:r>
              <m:r>
                <m:t>&amp;</m:t>
              </m:r>
              <m:r>
                <m:rPr>
                  <m:nor/>
                  <m:sty m:val="p"/>
                </m:rPr>
                <m:t>(</m:t>
              </m:r>
              <m:r>
                <m:rPr>
                  <m:nor/>
                  <m:sty m:val="p"/>
                </m:rPr>
                <m:t>Definition 32</m:t>
              </m:r>
              <m:r>
                <m:rPr>
                  <m:nor/>
                  <m:sty m:val="p"/>
                </m:rPr>
                <m:t>, </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m:t>
              </m:r>
              <m:sSub>
                <m:e>
                  <m:r>
                    <m:t>y</m:t>
                  </m:r>
                </m:e>
                <m:sub>
                  <m:r>
                    <m:t>i</m:t>
                  </m:r>
                </m:sub>
              </m:sSub>
              <m:r>
                <m:rPr>
                  <m:sty m:val="p"/>
                </m:rPr>
                <m:t>=</m:t>
              </m:r>
              <m:sSub>
                <m:e>
                  <m:r>
                    <m:t>u</m:t>
                  </m:r>
                </m:e>
                <m:sub>
                  <m:r>
                    <m:t>i</m:t>
                  </m:r>
                </m:sub>
              </m:sSub>
              <m:r>
                <m:rPr>
                  <m:nor/>
                  <m:sty m:val="p"/>
                </m:rPr>
                <m:t> for </m:t>
              </m:r>
              <m:r>
                <m:t>i</m:t>
              </m:r>
              <m:r>
                <m:rPr>
                  <m:sty m:val="p"/>
                </m:rPr>
                <m:t>≤</m:t>
              </m:r>
              <m:r>
                <m:t>k</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(each added term has a factor </m:t>
              </m:r>
              <m:sSub>
                <m:e>
                  <m:r>
                    <m:t>y</m:t>
                  </m:r>
                </m:e>
                <m:sub>
                  <m:r>
                    <m:t>i</m:t>
                  </m:r>
                </m:sub>
              </m:sSub>
              <m:r>
                <m:rPr>
                  <m:sty m:val="p"/>
                </m:rPr>
                <m:t>=</m:t>
              </m:r>
              <m:r>
                <m:t>0</m:t>
              </m:r>
              <m:r>
                <m:rPr>
                  <m:nor/>
                  <m:sty m:val="p"/>
                </m:rPr>
                <m:t> or </m:t>
              </m:r>
              <m:sSub>
                <m:e>
                  <m:r>
                    <m:t>y</m:t>
                  </m:r>
                </m:e>
                <m:sub>
                  <m:r>
                    <m:t>j</m:t>
                  </m:r>
                </m:sub>
              </m:sSub>
              <m:r>
                <m:rPr>
                  <m:sty m:val="p"/>
                </m:rPr>
                <m:t>=</m:t>
              </m:r>
              <m:r>
                <m:t>0</m:t>
              </m:r>
              <m:r>
                <m:rPr>
                  <m:nor/>
                  <m:sty m:val="p"/>
                </m:rPr>
                <m:t>)</m:t>
              </m:r>
            </m:e>
            <m:e>
              <m:r>
                <m:t>&amp;</m:t>
              </m:r>
              <m:r>
                <m:rPr>
                  <m:sty m:val="p"/>
                </m:rPr>
                <m:t>=</m:t>
              </m:r>
              <m:sSup>
                <m:e>
                  <m:acc>
                    <m:accPr>
                      <m:chr m:val="̃"/>
                    </m:accPr>
                    <m:e>
                      <m:r>
                        <m:t>y</m:t>
                      </m:r>
                    </m:e>
                  </m:acc>
                </m:e>
                <m:sup>
                  <m:r>
                    <m:rPr>
                      <m:sty m:val="p"/>
                    </m:rPr>
                    <m:t>⊤</m:t>
                  </m:r>
                </m:sup>
              </m:sSup>
              <m:r>
                <m:rPr>
                  <m:sty m:val="bi"/>
                </m:rPr>
                <m:t>X</m:t>
              </m:r>
              <m:acc>
                <m:accPr>
                  <m:chr m:val="̃"/>
                </m:accPr>
                <m:e>
                  <m:r>
                    <m:t>y</m:t>
                  </m:r>
                </m:e>
              </m:acc>
              <m:r>
                <m:t>&amp;</m:t>
              </m:r>
              <m:r>
                <m:t>&amp;</m:t>
              </m:r>
              <m:r>
                <m:rPr>
                  <m:nor/>
                  <m:sty m:val="p"/>
                </m:rPr>
                <m:t>(</m:t>
              </m:r>
              <m:r>
                <m:rPr>
                  <m:nor/>
                  <m:sty m:val="p"/>
                </m:rPr>
                <m:t>Definition 32</m:t>
              </m:r>
              <m:r>
                <m:rPr>
                  <m:nor/>
                  <m:sty m:val="p"/>
                </m:rPr>
                <m:t>, </m:t>
              </m:r>
              <m:r>
                <m:rPr>
                  <m:nor/>
                  <m:sty m:val="p"/>
                </m:rPr>
                <m:t>Definition 8</m:t>
              </m:r>
              <m:r>
                <m:rPr>
                  <m:nor/>
                  <m:sty m:val="p"/>
                </m:rPr>
                <m:t>)</m:t>
              </m:r>
            </m:e>
            <m:e>
              <m:r>
                <m:t>&amp;</m:t>
              </m:r>
              <m:r>
                <m:rPr>
                  <m:sty m:val="p"/>
                </m:rPr>
                <m:t>&gt;</m:t>
              </m:r>
              <m:r>
                <m:t>0</m:t>
              </m:r>
              <m:r>
                <m:rPr>
                  <m:sty m:val="p"/>
                </m:rPr>
                <m:t>.</m:t>
              </m:r>
              <m:r>
                <m:t>&amp;</m:t>
              </m:r>
              <m:r>
                <m:t>&amp;</m:t>
              </m:r>
              <m:r>
                <m:rPr>
                  <m:nor/>
                  <m:sty m:val="p"/>
                </m:rPr>
                <m:t>(</m:t>
              </m:r>
              <m:r>
                <m:rPr>
                  <m:sty m:val="bi"/>
                </m:rPr>
                <m:t>X</m:t>
              </m:r>
              <m:r>
                <m:rPr>
                  <m:nor/>
                  <m:sty m:val="p"/>
                </m:rPr>
                <m:t> positive definite, </m:t>
              </m:r>
              <m:acc>
                <m:accPr>
                  <m:chr m:val="̃"/>
                </m:accPr>
                <m:e>
                  <m:r>
                    <m:t>y</m:t>
                  </m:r>
                </m:e>
              </m:acc>
              <m:r>
                <m:rPr>
                  <m:sty m:val="p"/>
                </m:rPr>
                <m:t>≠</m:t>
              </m:r>
              <m:acc>
                <m:accPr>
                  <m:chr m:val="̃"/>
                </m:accPr>
                <m:e>
                  <m:r>
                    <m:t>0</m:t>
                  </m:r>
                </m:e>
              </m:acc>
              <m:r>
                <m:rPr>
                  <m:nor/>
                  <m:sty m:val="p"/>
                </m:rPr>
                <m:t>)</m:t>
              </m:r>
            </m:e>
          </m:eqArr>
        </m:oMath>
      </m:oMathPara>
    </w:p>
    <w:p>
      <w:pPr>
        <w:pStyle w:val="FirstParagraph"/>
      </w:pPr>
      <w:r>
        <w:t xml:space="preserve">For the diagonal entry</w:t>
      </w:r>
      <w:r>
        <w:t xml:space="preserve"> </w:t>
      </w:r>
      <m:oMath>
        <m:sSub>
          <m:e>
            <m:r>
              <m:t>x</m:t>
            </m:r>
          </m:e>
          <m:sub>
            <m:r>
              <m:t>i</m:t>
            </m:r>
            <m:r>
              <m:t>i</m:t>
            </m:r>
          </m:sub>
        </m:sSub>
      </m:oMath>
      <w:r>
        <w:t xml:space="preserve">, take</w:t>
      </w:r>
      <w:r>
        <w:t xml:space="preserve"> </w:t>
      </w:r>
      <m:oMath>
        <m:sSub>
          <m:e>
            <m:acc>
              <m:accPr>
                <m:chr m:val="̃"/>
              </m:accPr>
              <m:e>
                <m:r>
                  <m:t>e</m:t>
                </m:r>
              </m:e>
            </m:acc>
          </m:e>
          <m:sub>
            <m:r>
              <m:t>i</m:t>
            </m:r>
          </m:sub>
        </m:sSub>
      </m:oMath>
      <w:r>
        <w:t xml:space="preserve"> </w:t>
      </w:r>
      <w:r>
        <w:t xml:space="preserve">(</w:t>
      </w:r>
      <w:hyperlink w:anchor="def-indicator-vector">
        <w:r>
          <w:rPr>
            <w:rStyle w:val="Hyperlink"/>
          </w:rPr>
          <w:t xml:space="preserve">Definition 14</w:t>
        </w:r>
      </w:hyperlink>
      <w:r>
        <w:t xml:space="preserve">), which is nonzero:</w:t>
      </w:r>
    </w:p>
    <w:p>
      <w:pPr>
        <w:pStyle w:val="BodyText"/>
      </w:pPr>
      <m:oMathPara>
        <m:oMathParaPr>
          <m:jc m:val="center"/>
        </m:oMathParaPr>
        <m:oMath>
          <m:eqArr>
            <m:e>
              <m:sSup>
                <m:e>
                  <m:sSub>
                    <m:e>
                      <m:acc>
                        <m:accPr>
                          <m:chr m:val="̃"/>
                        </m:accPr>
                        <m:e>
                          <m:r>
                            <m:t>e</m:t>
                          </m:r>
                        </m:e>
                      </m:acc>
                    </m:e>
                    <m:sub>
                      <m:r>
                        <m:t>i</m:t>
                      </m:r>
                    </m:sub>
                  </m:sSub>
                </m:e>
                <m:sup>
                  <m:r>
                    <m:rPr>
                      <m:sty m:val="p"/>
                    </m:rPr>
                    <m:t>⊤</m:t>
                  </m:r>
                </m:sup>
              </m:sSup>
              <m:r>
                <m:rPr>
                  <m:sty m:val="bi"/>
                </m:rPr>
                <m:t>X</m:t>
              </m:r>
              <m:sSub>
                <m:e>
                  <m:acc>
                    <m:accPr>
                      <m:chr m:val="̃"/>
                    </m:accPr>
                    <m:e>
                      <m:r>
                        <m:t>e</m:t>
                      </m:r>
                    </m:e>
                  </m:acc>
                </m:e>
                <m:sub>
                  <m:r>
                    <m:t>i</m:t>
                  </m:r>
                </m:sub>
              </m:sSub>
              <m:r>
                <m:t>&amp;</m:t>
              </m:r>
              <m:r>
                <m:rPr>
                  <m:sty m:val="p"/>
                </m:rPr>
                <m:t>=</m:t>
              </m:r>
              <m:nary>
                <m:naryPr>
                  <m:chr m:val="∑"/>
                  <m:limLoc m:val="undOvr"/>
                  <m:subHide m:val="off"/>
                  <m:supHide m:val="off"/>
                </m:naryPr>
                <m:sub>
                  <m:r>
                    <m:t>r</m:t>
                  </m:r>
                  <m:r>
                    <m:rPr>
                      <m:sty m:val="p"/>
                    </m:rPr>
                    <m:t>=</m:t>
                  </m:r>
                  <m:r>
                    <m:t>1</m:t>
                  </m:r>
                </m:sub>
                <m:sup>
                  <m:r>
                    <m:t>p</m:t>
                  </m:r>
                </m:sup>
                <m:e>
                  <m:nary>
                    <m:naryPr>
                      <m:chr m:val="∑"/>
                      <m:limLoc m:val="undOvr"/>
                      <m:subHide m:val="off"/>
                      <m:supHide m:val="off"/>
                    </m:naryPr>
                    <m:sub>
                      <m:r>
                        <m:t>s</m:t>
                      </m:r>
                      <m:r>
                        <m:rPr>
                          <m:sty m:val="p"/>
                        </m:rPr>
                        <m:t>=</m:t>
                      </m:r>
                      <m:r>
                        <m:t>1</m:t>
                      </m:r>
                    </m:sub>
                    <m:sup>
                      <m:r>
                        <m:t>p</m:t>
                      </m:r>
                    </m:sup>
                    <m:e>
                      <m:r>
                        <m:rPr>
                          <m:sty m:val="p"/>
                        </m:rPr>
                        <m:t>(</m:t>
                      </m:r>
                    </m:e>
                  </m:nary>
                </m:e>
              </m:nary>
              <m:sSub>
                <m:e>
                  <m:acc>
                    <m:accPr>
                      <m:chr m:val="̃"/>
                    </m:accPr>
                    <m:e>
                      <m:r>
                        <m:t>e</m:t>
                      </m:r>
                    </m:e>
                  </m:acc>
                </m:e>
                <m:sub>
                  <m:r>
                    <m:t>i</m:t>
                  </m:r>
                </m:sub>
              </m:sSub>
              <m:sSub>
                <m:e>
                  <m:r>
                    <m:rPr>
                      <m:sty m:val="p"/>
                    </m:rPr>
                    <m:t>)</m:t>
                  </m:r>
                </m:e>
                <m:sub>
                  <m:r>
                    <m:t>r</m:t>
                  </m:r>
                </m:sub>
              </m:sSub>
              <m:r>
                <m:t> </m:t>
              </m:r>
              <m:sSub>
                <m:e>
                  <m:r>
                    <m:t>x</m:t>
                  </m:r>
                </m:e>
                <m:sub>
                  <m:r>
                    <m:t>r</m:t>
                  </m:r>
                  <m:r>
                    <m:t>s</m:t>
                  </m:r>
                </m:sub>
              </m:sSub>
              <m:r>
                <m:t> </m:t>
              </m:r>
              <m:r>
                <m:rPr>
                  <m:sty m:val="p"/>
                </m:rPr>
                <m:t>(</m:t>
              </m:r>
              <m:sSub>
                <m:e>
                  <m:acc>
                    <m:accPr>
                      <m:chr m:val="̃"/>
                    </m:accPr>
                    <m:e>
                      <m:r>
                        <m:t>e</m:t>
                      </m:r>
                    </m:e>
                  </m:acc>
                </m:e>
                <m:sub>
                  <m:r>
                    <m:t>i</m:t>
                  </m:r>
                </m:sub>
              </m:sSub>
              <m:sSub>
                <m:e>
                  <m:r>
                    <m:rPr>
                      <m:sty m:val="p"/>
                    </m:rPr>
                    <m:t>)</m:t>
                  </m:r>
                </m:e>
                <m:sub>
                  <m:r>
                    <m:t>s</m:t>
                  </m:r>
                </m:sub>
              </m:sSub>
              <m:r>
                <m:t>&amp;</m:t>
              </m:r>
              <m:r>
                <m:t>&amp;</m:t>
              </m:r>
              <m:r>
                <m:rPr>
                  <m:nor/>
                  <m:sty m:val="p"/>
                </m:rPr>
                <m:t>(</m:t>
              </m:r>
              <m:r>
                <m:rPr>
                  <m:nor/>
                  <m:sty m:val="p"/>
                </m:rPr>
                <m:t>Definition 32</m:t>
              </m:r>
              <m:r>
                <m:rPr>
                  <m:nor/>
                  <m:sty m:val="p"/>
                </m:rPr>
                <m:t>, </m:t>
              </m:r>
              <m:r>
                <m:rPr>
                  <m:nor/>
                  <m:sty m:val="p"/>
                </m:rPr>
                <m:t>Definition 8</m:t>
              </m:r>
              <m:r>
                <m:rPr>
                  <m:nor/>
                  <m:sty m:val="p"/>
                </m:rPr>
                <m:t>)</m:t>
              </m:r>
            </m:e>
            <m:e>
              <m:r>
                <m:t>&amp;</m:t>
              </m:r>
              <m:r>
                <m:rPr>
                  <m:sty m:val="p"/>
                </m:rPr>
                <m:t>=</m:t>
              </m:r>
              <m:sSub>
                <m:e>
                  <m:r>
                    <m:t>x</m:t>
                  </m:r>
                </m:e>
                <m:sub>
                  <m:r>
                    <m:t>i</m:t>
                  </m:r>
                  <m:r>
                    <m:t>i</m:t>
                  </m:r>
                </m:sub>
              </m:sSub>
              <m:r>
                <m:t>&amp;</m:t>
              </m:r>
              <m:r>
                <m:t>&amp;</m:t>
              </m:r>
              <m:r>
                <m:rPr>
                  <m:nor/>
                  <m:sty m:val="p"/>
                </m:rPr>
                <m:t>(only the term with </m:t>
              </m:r>
              <m:r>
                <m:t>r</m:t>
              </m:r>
              <m:r>
                <m:rPr>
                  <m:nor/>
                  <m:sty m:val="p"/>
                </m:rPr>
                <m:t> and </m:t>
              </m:r>
              <m:r>
                <m:t>s</m:t>
              </m:r>
              <m:r>
                <m:rPr>
                  <m:nor/>
                  <m:sty m:val="p"/>
                </m:rPr>
                <m:t> both equal to </m:t>
              </m:r>
              <m:r>
                <m:t>i</m:t>
              </m:r>
              <m:r>
                <m:rPr>
                  <m:nor/>
                  <m:sty m:val="p"/>
                </m:rPr>
                <m:t> is nonzero)</m:t>
              </m:r>
            </m:e>
            <m:e>
              <m:r>
                <m:t>&amp;</m:t>
              </m:r>
              <m:r>
                <m:rPr>
                  <m:sty m:val="p"/>
                </m:rPr>
                <m:t>&gt;</m:t>
              </m:r>
              <m:r>
                <m:t>0</m:t>
              </m:r>
              <m:r>
                <m:rPr>
                  <m:sty m:val="p"/>
                </m:rPr>
                <m:t>.</m:t>
              </m:r>
              <m:r>
                <m:t>&amp;</m:t>
              </m:r>
              <m:r>
                <m:t>&amp;</m:t>
              </m:r>
              <m:r>
                <m:rPr>
                  <m:nor/>
                  <m:sty m:val="p"/>
                </m:rPr>
                <m:t>(</m:t>
              </m:r>
              <m:r>
                <m:rPr>
                  <m:sty m:val="bi"/>
                </m:rPr>
                <m:t>X</m:t>
              </m:r>
              <m:r>
                <m:rPr>
                  <m:nor/>
                  <m:sty m:val="p"/>
                </m:rPr>
                <m:t> positive definite)</m:t>
              </m:r>
            </m:e>
          </m:eqArr>
        </m:oMath>
      </m:oMathPara>
    </w:p>
    <w:bookmarkStart w:id="657" w:name="exm-pd-submatrix"/>
    <w:p>
      <w:pPr>
        <w:pStyle w:val="FirstParagraph"/>
      </w:pPr>
      <w:r>
        <w:rPr>
          <w:b/>
          <w:bCs/>
        </w:rPr>
        <w:t xml:space="preserve">Example 209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207</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105</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150</w:t>
        </w:r>
      </w:hyperlink>
      <w:r>
        <w:t xml:space="preserve"> </w:t>
      </w:r>
      <w:r>
        <w:t xml:space="preserve">has them</w:t>
      </w:r>
      <w:r>
        <w:t xml:space="preserve"> </w:t>
      </w:r>
      <w:r>
        <w:t xml:space="preserve">but is not positive definite.</w:t>
      </w:r>
    </w:p>
    <w:bookmarkEnd w:id="657"/>
    <w:bookmarkStart w:id="659" w:name="thm-block-quadratic"/>
    <w:p>
      <w:pPr>
        <w:pStyle w:val="BodyText"/>
      </w:pPr>
      <w:r>
        <w:rPr>
          <w:b/>
          <w:bCs/>
        </w:rPr>
        <w:t xml:space="preserve">Theorem 119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122</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82</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m:oMath>
        <m:acc>
          <m:accPr>
            <m:chr m:val="̃"/>
          </m:accPr>
          <m:e>
            <m:r>
              <m:t>v</m:t>
            </m:r>
          </m:e>
        </m:acc>
        <m:r>
          <m:rPr>
            <m:sty m:val="p"/>
          </m:rPr>
          <m:t>∈</m:t>
        </m:r>
        <m:sSup>
          <m:e>
            <m:r>
              <m:rPr>
                <m:scr m:val="double-struck"/>
                <m:sty m:val="p"/>
              </m:rPr>
              <m:t>R</m:t>
            </m:r>
          </m:e>
          <m:sup>
            <m:r>
              <m:t>k</m:t>
            </m:r>
            <m:r>
              <m:rPr>
                <m:sty m:val="p"/>
              </m:rPr>
              <m:t>+</m:t>
            </m:r>
            <m:r>
              <m:t>m</m:t>
            </m:r>
          </m:sup>
        </m:sSup>
      </m:oMath>
      <w:r>
        <w:t xml:space="preserve"> </w:t>
      </w:r>
      <w:r>
        <w:t xml:space="preserve">as</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oMath>
      <w:r>
        <w:t xml:space="preserve">,</w:t>
      </w:r>
      <w:r>
        <w:t xml:space="preserve"> </w:t>
      </w:r>
      <w:r>
        <w:t xml:space="preserve">with</w:t>
      </w:r>
      <w:r>
        <w:t xml:space="preserve"> </w:t>
      </w:r>
      <m:oMath>
        <m:acc>
          <m:accPr>
            <m:chr m:val="̃"/>
          </m:accPr>
          <m:e>
            <m:r>
              <m:t>u</m:t>
            </m:r>
          </m:e>
        </m:acc>
        <m:r>
          <m:rPr>
            <m:sty m:val="p"/>
          </m:rPr>
          <m:t>∈</m:t>
        </m:r>
        <m:sSup>
          <m:e>
            <m:r>
              <m:rPr>
                <m:scr m:val="double-struck"/>
                <m:sty m:val="p"/>
              </m:rPr>
              <m:t>R</m:t>
            </m:r>
          </m:e>
          <m:sup>
            <m:r>
              <m:t>k</m:t>
            </m:r>
          </m:sup>
        </m:sSup>
      </m:oMath>
      <w:r>
        <w:t xml:space="preserve"> </w:t>
      </w:r>
      <w:r>
        <w:t xml:space="preserve">its first</w:t>
      </w:r>
      <w:r>
        <w:t xml:space="preserve"> </w:t>
      </w:r>
      <m:oMath>
        <m:r>
          <m:t>k</m:t>
        </m:r>
      </m:oMath>
      <w:r>
        <w:t xml:space="preserve"> </w:t>
      </w:r>
      <w:r>
        <w:t xml:space="preserve">entries and</w:t>
      </w:r>
      <w:r>
        <w:t xml:space="preserve"> </w:t>
      </w:r>
      <m:oMath>
        <m:acc>
          <m:accPr>
            <m:chr m:val="̃"/>
          </m:accPr>
          <m:e>
            <m:r>
              <m:t>w</m:t>
            </m:r>
          </m:e>
        </m:acc>
        <m:r>
          <m:rPr>
            <m:sty m:val="p"/>
          </m:rPr>
          <m:t>∈</m:t>
        </m:r>
        <m:sSup>
          <m:e>
            <m:r>
              <m:rPr>
                <m:scr m:val="double-struck"/>
                <m:sty m:val="p"/>
              </m:rPr>
              <m:t>R</m:t>
            </m:r>
          </m:e>
          <m:sup>
            <m:r>
              <m:t>m</m:t>
            </m:r>
          </m:sup>
        </m:sSup>
      </m:oMath>
      <w:r>
        <w:t xml:space="preserve"> </w:t>
      </w:r>
      <w:r>
        <w:t xml:space="preserve">the rest. Then</w:t>
      </w:r>
    </w:p>
    <w:p>
      <w:pPr>
        <w:pStyle w:val="BodyText"/>
      </w:pPr>
      <w:bookmarkStart w:id="658" w:name="eq-block-quadratic"/>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  </m:t>
          </m:r>
          <m:r>
            <m:rPr>
              <m:sty m:val="p"/>
            </m:rPr>
            <m:t>(</m:t>
          </m:r>
          <m:r>
            <m:t>8</m:t>
          </m:r>
          <m:r>
            <m:rPr>
              <m:sty m:val="p"/>
            </m:rPr>
            <m:t>)</m:t>
          </m:r>
        </m:oMath>
      </m:oMathPara>
      <w:bookmarkEnd w:id="658"/>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m:oMath>
        <m:acc>
          <m:accPr>
            <m:chr m:val="̃"/>
          </m:accPr>
          <m:e>
            <m:r>
              <m:t>z</m:t>
            </m:r>
          </m:e>
        </m:acc>
        <m:limUpp>
          <m:e>
            <m:r>
              <m:rPr>
                <m:sty m:val="p"/>
              </m:rPr>
              <m:t>=</m:t>
            </m:r>
          </m:e>
          <m:lim>
            <m:r>
              <m:rPr>
                <m:nor/>
                <m:sty m:val="p"/>
              </m:rPr>
              <m:t>def</m:t>
            </m:r>
          </m:lim>
        </m:limUpp>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p>
    <w:p>
      <w:pPr>
        <w:pStyle w:val="BodyText"/>
      </w:pPr>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r>
            <m:rPr>
              <m:sty m:val="p"/>
            </m:rPr>
            <m:t>.</m:t>
          </m:r>
        </m:oMath>
      </m:oMathPara>
    </w:p>
    <w:bookmarkEnd w:id="659"/>
    <w:p>
      <w:pPr>
        <w:pStyle w:val="FirstParagraph"/>
      </w:pPr>
      <w:r>
        <w:rPr>
          <w:i/>
          <w:iCs/>
        </w:rPr>
        <w:t xml:space="preserve">Proof</w:t>
      </w:r>
      <w:r>
        <w:t xml:space="preserve">. </w:t>
      </w:r>
      <m:oMath>
        <m:r>
          <m:rPr>
            <m:sty m:val="bi"/>
          </m:rPr>
          <m:t>X</m:t>
        </m:r>
        <m:acc>
          <m:accPr>
            <m:chr m:val="̃"/>
          </m:accPr>
          <m:e>
            <m:r>
              <m:t>v</m:t>
            </m:r>
          </m:e>
        </m:acc>
      </m:oMath>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m:oMathPara>
        <m:oMathParaPr>
          <m:jc m:val="center"/>
        </m:oMathParaPr>
        <m:oMath>
          <m:eqArr>
            <m:e>
              <m:r>
                <m:rPr>
                  <m:sty m:val="p"/>
                </m:rPr>
                <m:t>(</m:t>
              </m:r>
              <m:r>
                <m:rPr>
                  <m:sty m:val="bi"/>
                </m:rPr>
                <m:t>X</m:t>
              </m:r>
              <m:acc>
                <m:accPr>
                  <m:chr m:val="̃"/>
                </m:accPr>
                <m:e>
                  <m:r>
                    <m:t>v</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k</m:t>
                  </m:r>
                  <m:r>
                    <m:rPr>
                      <m:sty m:val="p"/>
                    </m:rPr>
                    <m:t>+</m:t>
                  </m:r>
                  <m:r>
                    <m:t>m</m:t>
                  </m:r>
                </m:sup>
                <m:e>
                  <m:sSub>
                    <m:e>
                      <m:r>
                        <m:t>x</m:t>
                      </m:r>
                    </m:e>
                    <m:sub>
                      <m:r>
                        <m:t>i</m:t>
                      </m:r>
                      <m:r>
                        <m:t>j</m:t>
                      </m:r>
                    </m:sub>
                  </m:sSub>
                </m:e>
              </m:nary>
              <m:r>
                <m:t> </m:t>
              </m:r>
              <m:sSub>
                <m:e>
                  <m:r>
                    <m:t>v</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x</m:t>
                      </m:r>
                    </m:e>
                    <m:sub>
                      <m:r>
                        <m:t>i</m:t>
                      </m:r>
                      <m:r>
                        <m:t>j</m:t>
                      </m:r>
                    </m:sub>
                  </m:sSub>
                </m:e>
              </m:nary>
              <m:r>
                <m:t> </m:t>
              </m:r>
              <m:sSub>
                <m:e>
                  <m:r>
                    <m:t>v</m:t>
                  </m:r>
                </m:e>
                <m:sub>
                  <m:r>
                    <m:t>j</m:t>
                  </m:r>
                </m:sub>
              </m:sSub>
              <m:r>
                <m:rPr>
                  <m:sty m:val="p"/>
                </m:rPr>
                <m:t>+</m:t>
              </m:r>
              <m:nary>
                <m:naryPr>
                  <m:chr m:val="∑"/>
                  <m:limLoc m:val="undOvr"/>
                  <m:subHide m:val="off"/>
                  <m:supHide m:val="off"/>
                </m:naryPr>
                <m:sub>
                  <m:r>
                    <m:t>j</m:t>
                  </m:r>
                  <m:r>
                    <m:rPr>
                      <m:sty m:val="p"/>
                    </m:rPr>
                    <m:t>=</m:t>
                  </m:r>
                  <m:r>
                    <m:t>1</m:t>
                  </m:r>
                </m:sub>
                <m:sup>
                  <m:r>
                    <m:t>m</m:t>
                  </m:r>
                </m:sup>
                <m:e>
                  <m:sSub>
                    <m:e>
                      <m:r>
                        <m:t>x</m:t>
                      </m:r>
                    </m:e>
                    <m:sub>
                      <m:r>
                        <m:t>i</m:t>
                      </m:r>
                      <m:r>
                        <m:rPr>
                          <m:sty m:val="p"/>
                        </m:rPr>
                        <m:t>,</m:t>
                      </m:r>
                      <m:r>
                        <m:t>k</m:t>
                      </m:r>
                      <m:r>
                        <m:rPr>
                          <m:sty m:val="p"/>
                        </m:rPr>
                        <m:t>+</m:t>
                      </m:r>
                      <m:r>
                        <m:t>j</m:t>
                      </m:r>
                    </m:sub>
                  </m:sSub>
                </m:e>
              </m:nary>
              <m:r>
                <m:t> </m:t>
              </m:r>
              <m:sSub>
                <m:e>
                  <m:r>
                    <m:t>v</m:t>
                  </m:r>
                </m:e>
                <m:sub>
                  <m:r>
                    <m:t>k</m:t>
                  </m:r>
                  <m:r>
                    <m:rPr>
                      <m:sty m:val="p"/>
                    </m:rPr>
                    <m:t>+</m:t>
                  </m:r>
                  <m:r>
                    <m:t>j</m:t>
                  </m:r>
                </m:sub>
              </m:sSub>
              <m:r>
                <m:t>&amp;</m:t>
              </m:r>
              <m:r>
                <m:t>&amp;</m:t>
              </m:r>
              <m:r>
                <m:rPr>
                  <m:nor/>
                  <m:sty m:val="p"/>
                </m:rPr>
                <m:t>(split the sum at </m:t>
              </m:r>
              <m:r>
                <m:t>j</m:t>
              </m:r>
              <m:r>
                <m:rPr>
                  <m:sty m:val="p"/>
                </m:rPr>
                <m:t>=</m:t>
              </m:r>
              <m:r>
                <m:t>k</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a</m:t>
                      </m:r>
                    </m:e>
                    <m:sub>
                      <m:r>
                        <m:t>i</m:t>
                      </m:r>
                      <m:r>
                        <m:t>j</m:t>
                      </m:r>
                    </m:sub>
                  </m:sSub>
                </m:e>
              </m:nary>
              <m:r>
                <m:t> </m:t>
              </m:r>
              <m:sSub>
                <m:e>
                  <m:r>
                    <m:t>u</m:t>
                  </m:r>
                </m:e>
                <m:sub>
                  <m:r>
                    <m:t>j</m:t>
                  </m:r>
                </m:sub>
              </m:sSub>
              <m:r>
                <m:rPr>
                  <m:sty m:val="p"/>
                </m:rPr>
                <m:t>+</m:t>
              </m:r>
              <m:nary>
                <m:naryPr>
                  <m:chr m:val="∑"/>
                  <m:limLoc m:val="undOvr"/>
                  <m:subHide m:val="off"/>
                  <m:supHide m:val="off"/>
                </m:naryPr>
                <m:sub>
                  <m:r>
                    <m:t>j</m:t>
                  </m:r>
                  <m:r>
                    <m:rPr>
                      <m:sty m:val="p"/>
                    </m:rPr>
                    <m:t>=</m:t>
                  </m:r>
                  <m:r>
                    <m:t>1</m:t>
                  </m:r>
                </m:sub>
                <m:sup>
                  <m:r>
                    <m:t>m</m:t>
                  </m:r>
                </m:sup>
                <m:e>
                  <m:sSub>
                    <m:e>
                      <m:r>
                        <m:t>b</m:t>
                      </m:r>
                    </m:e>
                    <m:sub>
                      <m:r>
                        <m:t>i</m:t>
                      </m:r>
                      <m:r>
                        <m:t>j</m:t>
                      </m:r>
                    </m:sub>
                  </m:sSub>
                </m:e>
              </m:nary>
              <m:r>
                <m:t> </m:t>
              </m:r>
              <m:sSub>
                <m:e>
                  <m:r>
                    <m:t>w</m:t>
                  </m:r>
                </m:e>
                <m:sub>
                  <m:r>
                    <m:t>j</m:t>
                  </m:r>
                </m:sub>
              </m:sSub>
              <m:r>
                <m:t>&amp;</m:t>
              </m:r>
              <m:r>
                <m:t>&amp;</m:t>
              </m:r>
              <m:r>
                <m:rPr>
                  <m:nor/>
                  <m:sty m:val="p"/>
                </m:rPr>
                <m:t>(the blocks of </m:t>
              </m:r>
              <m:r>
                <m:rPr>
                  <m:sty m:val="bi"/>
                </m:rPr>
                <m:t>X</m:t>
              </m:r>
              <m:r>
                <m:rPr>
                  <m:nor/>
                  <m:sty m:val="p"/>
                </m:rPr>
                <m:t> and of </m:t>
              </m:r>
              <m:acc>
                <m:accPr>
                  <m:chr m:val="̃"/>
                </m:accPr>
                <m:e>
                  <m:r>
                    <m:t>v</m:t>
                  </m:r>
                </m:e>
              </m:acc>
              <m:r>
                <m:rPr>
                  <m:nor/>
                  <m:sty m:val="p"/>
                </m:rPr>
                <m:t>)</m:t>
              </m:r>
            </m:e>
            <m:e>
              <m:r>
                <m:t>&amp;</m:t>
              </m:r>
              <m:r>
                <m:rPr>
                  <m:sty m:val="p"/>
                </m:rPr>
                <m:t>=</m:t>
              </m:r>
              <m:r>
                <m:rPr>
                  <m:sty m:val="p"/>
                </m:rPr>
                <m:t>(</m:t>
              </m:r>
              <m:r>
                <m:rPr>
                  <m:sty m:val="bi"/>
                </m:rPr>
                <m:t>A</m:t>
              </m:r>
              <m:acc>
                <m:accPr>
                  <m:chr m:val="̃"/>
                </m:accPr>
                <m:e>
                  <m:r>
                    <m:t>u</m:t>
                  </m:r>
                </m:e>
              </m:acc>
              <m:sSub>
                <m:e>
                  <m:r>
                    <m:rPr>
                      <m:sty m:val="p"/>
                    </m:rPr>
                    <m:t>)</m:t>
                  </m:r>
                </m:e>
                <m:sub>
                  <m:r>
                    <m:t>i</m:t>
                  </m:r>
                </m:sub>
              </m:sSub>
              <m:r>
                <m:rPr>
                  <m:sty m:val="p"/>
                </m:rPr>
                <m:t>+</m:t>
              </m:r>
              <m:r>
                <m:rPr>
                  <m:sty m:val="p"/>
                </m:rPr>
                <m:t>(</m:t>
              </m:r>
              <m:r>
                <m:rPr>
                  <m:sty m:val="bi"/>
                </m:rPr>
                <m:t>B</m:t>
              </m:r>
              <m:acc>
                <m:accPr>
                  <m:chr m:val="̃"/>
                </m:accPr>
                <m:e>
                  <m:r>
                    <m:t>w</m:t>
                  </m:r>
                </m:e>
              </m:acc>
              <m:sSub>
                <m:e>
                  <m:r>
                    <m:rPr>
                      <m:sty m:val="p"/>
                    </m:rPr>
                    <m:t>)</m:t>
                  </m:r>
                </m:e>
                <m:sub>
                  <m:r>
                    <m:t>i</m:t>
                  </m:r>
                </m:sub>
              </m:sSub>
              <m:r>
                <m:rPr>
                  <m:sty m:val="p"/>
                </m:rPr>
                <m:t>,</m:t>
              </m:r>
              <m:r>
                <m:t>&amp;</m:t>
              </m:r>
              <m:r>
                <m:t>&amp;</m:t>
              </m:r>
              <m:r>
                <m:rPr>
                  <m:nor/>
                  <m:sty m:val="p"/>
                </m:rPr>
                <m:t>(</m:t>
              </m:r>
              <m:r>
                <m:rPr>
                  <m:nor/>
                  <m:sty m:val="p"/>
                </m:rPr>
                <m:t>Definition 32</m:t>
              </m:r>
              <m:r>
                <m:rPr>
                  <m:nor/>
                  <m:sty m:val="p"/>
                </m:rPr>
                <m:t>)</m:t>
              </m:r>
            </m:e>
          </m:eqArr>
        </m:oMath>
      </m:oMathPara>
    </w:p>
    <w:p>
      <w:pPr>
        <w:pStyle w:val="FirstParagraph"/>
      </w:pPr>
      <w:r>
        <w:t xml:space="preserve">and in the same way</w:t>
      </w:r>
      <w:r>
        <w:t xml:space="preserve"> </w:t>
      </w:r>
      <m:oMath>
        <m:r>
          <m:rPr>
            <m:sty m:val="p"/>
          </m:rPr>
          <m:t>(</m:t>
        </m:r>
        <m:r>
          <m:rPr>
            <m:sty m:val="bi"/>
          </m:rPr>
          <m:t>X</m:t>
        </m:r>
        <m:acc>
          <m:accPr>
            <m:chr m:val="̃"/>
          </m:accPr>
          <m:e>
            <m:r>
              <m:t>v</m:t>
            </m:r>
          </m:e>
        </m:acc>
        <m:sSub>
          <m:e>
            <m:r>
              <m:rPr>
                <m:sty m:val="p"/>
              </m:rPr>
              <m:t>)</m:t>
            </m:r>
          </m:e>
          <m:sub>
            <m:r>
              <m:t>k</m:t>
            </m:r>
            <m:r>
              <m:rPr>
                <m:sty m:val="p"/>
              </m:rPr>
              <m:t>+</m:t>
            </m:r>
            <m:r>
              <m:t>i</m:t>
            </m:r>
          </m:sub>
        </m:sSub>
        <m:r>
          <m:rPr>
            <m:sty m:val="p"/>
          </m:rPr>
          <m:t>=</m:t>
        </m:r>
        <m:r>
          <m:rPr>
            <m:sty m:val="p"/>
          </m:rPr>
          <m:t>(</m:t>
        </m:r>
        <m:sSup>
          <m:e>
            <m:r>
              <m:rPr>
                <m:sty m:val="bi"/>
              </m:rPr>
              <m:t>B</m:t>
            </m:r>
          </m:e>
          <m:sup>
            <m:r>
              <m:rPr>
                <m:sty m:val="p"/>
              </m:rPr>
              <m:t>⊤</m:t>
            </m:r>
          </m:sup>
        </m:sSup>
        <m:acc>
          <m:accPr>
            <m:chr m:val="̃"/>
          </m:accPr>
          <m:e>
            <m:r>
              <m:t>u</m:t>
            </m:r>
          </m:e>
        </m:acc>
        <m:sSub>
          <m:e>
            <m:r>
              <m:rPr>
                <m:sty m:val="p"/>
              </m:rPr>
              <m:t>)</m:t>
            </m:r>
          </m:e>
          <m:sub>
            <m:r>
              <m:t>i</m:t>
            </m:r>
          </m:sub>
        </m:sSub>
        <m:r>
          <m:rPr>
            <m:sty m:val="p"/>
          </m:rPr>
          <m:t>+</m:t>
        </m:r>
        <m:r>
          <m:rPr>
            <m:sty m:val="p"/>
          </m:rPr>
          <m:t>(</m:t>
        </m:r>
        <m:r>
          <m:rPr>
            <m:sty m:val="bi"/>
          </m:rPr>
          <m:t>C</m:t>
        </m:r>
        <m:acc>
          <m:accPr>
            <m:chr m:val="̃"/>
          </m:accPr>
          <m:e>
            <m:r>
              <m:t>w</m:t>
            </m:r>
          </m:e>
        </m:acc>
        <m:sSub>
          <m:e>
            <m:r>
              <m:rPr>
                <m:sty m:val="p"/>
              </m:rPr>
              <m:t>)</m:t>
            </m:r>
          </m:e>
          <m:sub>
            <m:r>
              <m:t>i</m:t>
            </m:r>
          </m:sub>
        </m:sSub>
      </m:oMath>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m:oMathPara>
        <m:oMathParaPr>
          <m:jc m:val="center"/>
        </m:oMathParaPr>
        <m:oMath>
          <m:eqArr>
            <m:e>
              <m:sSup>
                <m:e>
                  <m:acc>
                    <m:accPr>
                      <m:chr m:val="̃"/>
                    </m:accPr>
                    <m:e>
                      <m:r>
                        <m:t>v</m:t>
                      </m:r>
                    </m:e>
                  </m:acc>
                </m:e>
                <m:sup>
                  <m:r>
                    <m:rPr>
                      <m:sty m:val="p"/>
                    </m:rPr>
                    <m:t>⊤</m:t>
                  </m:r>
                </m:sup>
              </m:sSup>
              <m:r>
                <m:rPr>
                  <m:sty m:val="bi"/>
                </m:rPr>
                <m:t>X</m:t>
              </m:r>
              <m:acc>
                <m:accPr>
                  <m:chr m:val="̃"/>
                </m:accPr>
                <m:e>
                  <m:r>
                    <m:t>v</m:t>
                  </m:r>
                </m:e>
              </m:acc>
              <m:r>
                <m:t>&amp;</m:t>
              </m:r>
              <m:r>
                <m:rPr>
                  <m:sty m:val="p"/>
                </m:rPr>
                <m:t>=</m:t>
              </m:r>
              <m:nary>
                <m:naryPr>
                  <m:chr m:val="∑"/>
                  <m:limLoc m:val="undOvr"/>
                  <m:subHide m:val="off"/>
                  <m:supHide m:val="off"/>
                </m:naryPr>
                <m:sub>
                  <m:r>
                    <m:t>i</m:t>
                  </m:r>
                  <m:r>
                    <m:rPr>
                      <m:sty m:val="p"/>
                    </m:rPr>
                    <m:t>=</m:t>
                  </m:r>
                  <m:r>
                    <m:t>1</m:t>
                  </m:r>
                </m:sub>
                <m:sup>
                  <m:r>
                    <m:t>k</m:t>
                  </m:r>
                </m:sup>
                <m:e>
                  <m:sSub>
                    <m:e>
                      <m:r>
                        <m:t>u</m:t>
                      </m:r>
                    </m:e>
                    <m:sub>
                      <m:r>
                        <m:t>i</m:t>
                      </m:r>
                    </m:sub>
                  </m:sSub>
                </m:e>
              </m:nary>
              <m:r>
                <m:t> </m:t>
              </m:r>
              <m:r>
                <m:rPr>
                  <m:sty m:val="p"/>
                </m:rPr>
                <m:t>(</m:t>
              </m:r>
              <m:r>
                <m:rPr>
                  <m:sty m:val="bi"/>
                </m:rPr>
                <m:t>X</m:t>
              </m:r>
              <m:acc>
                <m:accPr>
                  <m:chr m:val="̃"/>
                </m:accPr>
                <m:e>
                  <m:r>
                    <m:t>v</m:t>
                  </m:r>
                </m:e>
              </m:acc>
              <m:sSub>
                <m:e>
                  <m:r>
                    <m:rPr>
                      <m:sty m:val="p"/>
                    </m:rPr>
                    <m:t>)</m:t>
                  </m:r>
                </m:e>
                <m:sub>
                  <m:r>
                    <m:t>i</m:t>
                  </m:r>
                </m:sub>
              </m:sSub>
              <m:r>
                <m:rPr>
                  <m:sty m:val="p"/>
                </m:rPr>
                <m:t>+</m:t>
              </m:r>
              <m:nary>
                <m:naryPr>
                  <m:chr m:val="∑"/>
                  <m:limLoc m:val="undOvr"/>
                  <m:subHide m:val="off"/>
                  <m:supHide m:val="off"/>
                </m:naryPr>
                <m:sub>
                  <m:r>
                    <m:t>i</m:t>
                  </m:r>
                  <m:r>
                    <m:rPr>
                      <m:sty m:val="p"/>
                    </m:rPr>
                    <m:t>=</m:t>
                  </m:r>
                  <m:r>
                    <m:t>1</m:t>
                  </m:r>
                </m:sub>
                <m:sup>
                  <m:r>
                    <m:t>m</m:t>
                  </m:r>
                </m:sup>
                <m:e>
                  <m:sSub>
                    <m:e>
                      <m:r>
                        <m:t>w</m:t>
                      </m:r>
                    </m:e>
                    <m:sub>
                      <m:r>
                        <m:t>i</m:t>
                      </m:r>
                    </m:sub>
                  </m:sSub>
                </m:e>
              </m:nary>
              <m:r>
                <m:t> </m:t>
              </m:r>
              <m:r>
                <m:rPr>
                  <m:sty m:val="p"/>
                </m:rPr>
                <m:t>(</m:t>
              </m:r>
              <m:r>
                <m:rPr>
                  <m:sty m:val="bi"/>
                </m:rPr>
                <m:t>X</m:t>
              </m:r>
              <m:acc>
                <m:accPr>
                  <m:chr m:val="̃"/>
                </m:accPr>
                <m:e>
                  <m:r>
                    <m:t>v</m:t>
                  </m:r>
                </m:e>
              </m:acc>
              <m:sSub>
                <m:e>
                  <m:r>
                    <m:rPr>
                      <m:sty m:val="p"/>
                    </m:rPr>
                    <m:t>)</m:t>
                  </m:r>
                </m:e>
                <m:sub>
                  <m:r>
                    <m:t>k</m:t>
                  </m:r>
                  <m:r>
                    <m:rPr>
                      <m:sty m:val="p"/>
                    </m:rPr>
                    <m:t>+</m:t>
                  </m:r>
                  <m:r>
                    <m:t>i</m:t>
                  </m:r>
                </m:sub>
              </m:sSub>
              <m:r>
                <m:t>&amp;</m:t>
              </m:r>
              <m:r>
                <m:t>&amp;</m:t>
              </m:r>
              <m:r>
                <m:rPr>
                  <m:nor/>
                  <m:sty m:val="p"/>
                </m:rPr>
                <m:t>(</m:t>
              </m:r>
              <m:r>
                <m:rPr>
                  <m:nor/>
                  <m:sty m:val="p"/>
                </m:rPr>
                <m:t>Definition 8</m:t>
              </m:r>
              <m:r>
                <m:rPr>
                  <m:nor/>
                  <m:sty m:val="p"/>
                </m:rPr>
                <m:t>, split the sum at </m:t>
              </m:r>
              <m:r>
                <m:t>k</m:t>
              </m:r>
              <m:r>
                <m:rPr>
                  <m:nor/>
                  <m:sty m:val="p"/>
                </m:rPr>
                <m:t>)</m:t>
              </m:r>
            </m:e>
            <m:e>
              <m:r>
                <m:t>&amp;</m:t>
              </m:r>
              <m:r>
                <m:rPr>
                  <m:sty m:val="p"/>
                </m:rPr>
                <m:t>=</m:t>
              </m:r>
              <m:acc>
                <m:accPr>
                  <m:chr m:val="̃"/>
                </m:accPr>
                <m:e>
                  <m:r>
                    <m:t>u</m:t>
                  </m:r>
                </m:e>
              </m:acc>
              <m:r>
                <m:rPr>
                  <m:sty m:val="p"/>
                </m:rPr>
                <m:t>⋅</m:t>
              </m:r>
              <m:r>
                <m:rPr>
                  <m:sty m:val="p"/>
                </m:rPr>
                <m:t>(</m:t>
              </m:r>
              <m:r>
                <m:rPr>
                  <m:sty m:val="bi"/>
                </m:rPr>
                <m:t>A</m:t>
              </m:r>
              <m:acc>
                <m:accPr>
                  <m:chr m:val="̃"/>
                </m:accPr>
                <m:e>
                  <m:r>
                    <m:t>u</m:t>
                  </m:r>
                </m:e>
              </m:acc>
              <m:r>
                <m:rPr>
                  <m:sty m:val="p"/>
                </m:rPr>
                <m:t>+</m:t>
              </m:r>
              <m:r>
                <m:rPr>
                  <m:sty m:val="bi"/>
                </m:rPr>
                <m:t>B</m:t>
              </m:r>
              <m:acc>
                <m:accPr>
                  <m:chr m:val="̃"/>
                </m:accPr>
                <m:e>
                  <m:r>
                    <m:t>w</m:t>
                  </m:r>
                </m:e>
              </m:acc>
              <m:r>
                <m:rPr>
                  <m:sty m:val="p"/>
                </m:rPr>
                <m:t>)</m:t>
              </m:r>
              <m:r>
                <m:rPr>
                  <m:sty m:val="p"/>
                </m:rPr>
                <m:t>+</m:t>
              </m:r>
              <m:acc>
                <m:accPr>
                  <m:chr m:val="̃"/>
                </m:accPr>
                <m:e>
                  <m:r>
                    <m:t>w</m:t>
                  </m:r>
                </m:e>
              </m:acc>
              <m:r>
                <m:rPr>
                  <m:sty m:val="p"/>
                </m:rPr>
                <m:t>⋅</m:t>
              </m:r>
              <m:r>
                <m:rPr>
                  <m:sty m:val="p"/>
                </m:rPr>
                <m:t>(</m:t>
              </m:r>
              <m:sSup>
                <m:e>
                  <m:r>
                    <m:rPr>
                      <m:sty m:val="bi"/>
                    </m:rPr>
                    <m:t>B</m:t>
                  </m:r>
                </m:e>
                <m:sup>
                  <m:r>
                    <m:rPr>
                      <m:sty m:val="p"/>
                    </m:rPr>
                    <m:t>⊤</m:t>
                  </m:r>
                </m:sup>
              </m:sSup>
              <m:acc>
                <m:accPr>
                  <m:chr m:val="̃"/>
                </m:accPr>
                <m:e>
                  <m:r>
                    <m:t>u</m:t>
                  </m:r>
                </m:e>
              </m:acc>
              <m:r>
                <m:rPr>
                  <m:sty m:val="p"/>
                </m:rPr>
                <m:t>+</m:t>
              </m:r>
              <m:r>
                <m:rPr>
                  <m:sty m:val="bi"/>
                </m:rPr>
                <m:t>C</m:t>
              </m:r>
              <m:acc>
                <m:accPr>
                  <m:chr m:val="̃"/>
                </m:accPr>
                <m:e>
                  <m:r>
                    <m:t>w</m:t>
                  </m:r>
                </m:e>
              </m:acc>
              <m:r>
                <m:rPr>
                  <m:sty m:val="p"/>
                </m:rPr>
                <m:t>)</m:t>
              </m:r>
              <m:r>
                <m:t>&amp;</m:t>
              </m:r>
              <m:r>
                <m:t>&amp;</m:t>
              </m:r>
              <m:r>
                <m:rPr>
                  <m:nor/>
                  <m:sty m:val="p"/>
                </m:rPr>
                <m:t>(the blocks of </m:t>
              </m:r>
              <m:r>
                <m:rPr>
                  <m:sty m:val="bi"/>
                </m:rPr>
                <m:t>X</m:t>
              </m:r>
              <m:acc>
                <m:accPr>
                  <m:chr m:val="̃"/>
                </m:accPr>
                <m:e>
                  <m:r>
                    <m:t>v</m:t>
                  </m:r>
                </m:e>
              </m:acc>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r>
                <m:rPr>
                  <m:nor/>
                  <m:sty m:val="p"/>
                </m:rPr>
                <m:t>Theorem 50</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r>
                    <m:t>​</m:t>
                  </m:r>
                  <m:d>
                    <m:dPr>
                      <m:begChr m:val="("/>
                      <m:sepChr m:val=""/>
                      <m:endChr m:val=")"/>
                      <m:grow/>
                    </m:dPr>
                    <m:e>
                      <m:sSup>
                        <m:e>
                          <m:acc>
                            <m:accPr>
                              <m:chr m:val="̃"/>
                            </m:accPr>
                            <m:e>
                              <m:r>
                                <m:t>w</m:t>
                              </m:r>
                            </m:e>
                          </m:acc>
                        </m:e>
                        <m:sup>
                          <m:r>
                            <m:rPr>
                              <m:sty m:val="p"/>
                            </m:rPr>
                            <m:t>⊤</m:t>
                          </m:r>
                        </m:sup>
                      </m:sSup>
                      <m:sSup>
                        <m:e>
                          <m:r>
                            <m:rPr>
                              <m:sty m:val="bi"/>
                            </m:rPr>
                            <m:t>B</m:t>
                          </m:r>
                        </m:e>
                        <m:sup>
                          <m:r>
                            <m:rPr>
                              <m:sty m:val="p"/>
                            </m:rPr>
                            <m:t>⊤</m:t>
                          </m:r>
                        </m:sup>
                      </m:sSup>
                      <m:acc>
                        <m:accPr>
                          <m:chr m:val="̃"/>
                        </m:accPr>
                        <m:e>
                          <m:r>
                            <m:t>u</m:t>
                          </m:r>
                        </m:e>
                      </m:acc>
                    </m:e>
                  </m:d>
                  <m:r>
                    <m:t>​</m:t>
                  </m:r>
                </m:e>
                <m:sup>
                  <m:r>
                    <m:rPr>
                      <m:sty m:val="p"/>
                    </m:rPr>
                    <m:t>⊤</m:t>
                  </m:r>
                </m:sup>
              </m:sSup>
              <m:r>
                <m:rPr>
                  <m:nor/>
                  <m:sty m:val="p"/>
                </m:rPr>
                <m:t>, which equals </m:t>
              </m:r>
              <m:sSup>
                <m:e>
                  <m:acc>
                    <m:accPr>
                      <m:chr m:val="̃"/>
                    </m:accPr>
                    <m:e>
                      <m:r>
                        <m:t>u</m:t>
                      </m:r>
                    </m:e>
                  </m:acc>
                </m:e>
                <m:sup>
                  <m:r>
                    <m:rPr>
                      <m:sty m:val="p"/>
                    </m:rPr>
                    <m:t>⊤</m:t>
                  </m:r>
                </m:sup>
              </m:sSup>
              <m:r>
                <m:rPr>
                  <m:sty m:val="bi"/>
                </m:rPr>
                <m:t>B</m:t>
              </m:r>
              <m:acc>
                <m:accPr>
                  <m:chr m:val="̃"/>
                </m:accPr>
                <m:e>
                  <m:r>
                    <m:t>w</m:t>
                  </m:r>
                </m:e>
              </m:acc>
              <m:r>
                <m:rPr>
                  <m:nor/>
                  <m:sty m:val="p"/>
                </m:rPr>
                <m:t>; </m:t>
              </m:r>
              <m:r>
                <m:t>1</m:t>
              </m:r>
              <m:r>
                <m:rPr>
                  <m:sty m:val="p"/>
                </m:rPr>
                <m:t>×</m:t>
              </m:r>
              <m:r>
                <m:t>1</m:t>
              </m:r>
              <m:r>
                <m:rPr>
                  <m:nor/>
                  <m:sty m:val="p"/>
                </m:rPr>
                <m:t>, </m:t>
              </m:r>
              <m:r>
                <m:rPr>
                  <m:nor/>
                  <m:sty m:val="p"/>
                </m:rPr>
                <m:t>Definition 22</m:t>
              </m:r>
              <m:r>
                <m:rPr>
                  <m:nor/>
                  <m:sty m:val="p"/>
                </m:rPr>
                <m:t>, </m:t>
              </m:r>
              <m:r>
                <m:rPr>
                  <m:nor/>
                  <m:sty m:val="p"/>
                </m:rPr>
                <m:t>Theorem 19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&amp;</m:t>
              </m:r>
              <m:r>
                <m:t>&amp;</m:t>
              </m:r>
              <m:r>
                <m:rPr>
                  <m:nor/>
                  <m:sty m:val="p"/>
                </m:rPr>
                <m:t>(combine like terms)</m:t>
              </m:r>
            </m:e>
          </m:eqArr>
        </m:oMath>
      </m:oMathPara>
    </w:p>
    <w:p>
      <w:pPr>
        <w:pStyle w:val="FirstParagraph"/>
      </w:pPr>
      <w:r>
        <w:rPr>
          <w:b/>
          <w:bCs/>
        </w:rPr>
        <w:t xml:space="preserve">Completing the square.</w:t>
      </w:r>
      <w:r>
        <w:t xml:space="preserve"> </w:t>
      </w:r>
      <w:r>
        <w:t xml:space="preserve">Write</w:t>
      </w:r>
      <w:r>
        <w:t xml:space="preserve"> </w:t>
      </w:r>
      <m:oMath>
        <m:acc>
          <m:accPr>
            <m:chr m:val="̃"/>
          </m:accPr>
          <m:e>
            <m:r>
              <m:t>d</m:t>
            </m:r>
          </m:e>
        </m:acc>
        <m:limUpp>
          <m:e>
            <m:r>
              <m:rPr>
                <m:sty m:val="p"/>
              </m:rPr>
              <m:t>=</m:t>
            </m:r>
          </m:e>
          <m:lim>
            <m:r>
              <m:rPr>
                <m:nor/>
                <m:sty m:val="p"/>
              </m:rPr>
              <m:t>def</m:t>
            </m:r>
          </m:lim>
        </m:limUpp>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u</m:t>
            </m:r>
          </m:e>
        </m:acc>
        <m:r>
          <m:rPr>
            <m:sty m:val="p"/>
          </m:rPr>
          <m:t>+</m:t>
        </m:r>
        <m:acc>
          <m:accPr>
            <m:chr m:val="̃"/>
          </m:accPr>
          <m:e>
            <m:r>
              <m:t>d</m:t>
            </m:r>
          </m:e>
        </m:acc>
      </m:oMath>
      <w:r>
        <w:t xml:space="preserve"> </w:t>
      </w:r>
      <w:r>
        <w:t xml:space="preserve">and</w:t>
      </w:r>
      <w:r>
        <w:t xml:space="preserve"> </w:t>
      </w:r>
      <m:oMath>
        <m:r>
          <m:rPr>
            <m:sty m:val="bi"/>
          </m:rPr>
          <m:t>A</m:t>
        </m:r>
        <m:acc>
          <m:accPr>
            <m:chr m:val="̃"/>
          </m:accPr>
          <m:e>
            <m:r>
              <m:t>d</m:t>
            </m:r>
          </m:e>
        </m:acc>
        <m:r>
          <m:rPr>
            <m:sty m:val="p"/>
          </m:rPr>
          <m:t>=</m:t>
        </m:r>
        <m:r>
          <m:rPr>
            <m:sty m:val="bi"/>
          </m:rPr>
          <m:t>B</m:t>
        </m:r>
        <m:acc>
          <m:accPr>
            <m:chr m:val="̃"/>
          </m:accPr>
          <m:e>
            <m:r>
              <m:t>w</m:t>
            </m:r>
          </m:e>
        </m:acc>
      </m:oMath>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9</w:t>
        </w:r>
      </w:hyperlink>
      <w:r>
        <w:t xml:space="preserve">). Then</w:t>
      </w:r>
    </w:p>
    <w:p>
      <w:pPr>
        <w:pStyle w:val="BodyText"/>
      </w:pPr>
      <m:oMathPara>
        <m:oMathParaPr>
          <m:jc m:val="center"/>
        </m:oMathParaPr>
        <m:oMath>
          <m:eqArr>
            <m:e>
              <m:sSup>
                <m:e>
                  <m:acc>
                    <m:accPr>
                      <m:chr m:val="̃"/>
                    </m:accPr>
                    <m:e>
                      <m:r>
                        <m:t>z</m:t>
                      </m:r>
                    </m:e>
                  </m:acc>
                </m:e>
                <m:sup>
                  <m:r>
                    <m:rPr>
                      <m:sty m:val="p"/>
                    </m:rPr>
                    <m:t>⊤</m:t>
                  </m:r>
                </m:sup>
              </m:sSup>
              <m:r>
                <m:rPr>
                  <m:sty m:val="bi"/>
                </m:rPr>
                <m:t>A</m:t>
              </m:r>
              <m:acc>
                <m:accPr>
                  <m:chr m:val="̃"/>
                </m:accPr>
                <m:e>
                  <m:r>
                    <m:t>z</m:t>
                  </m:r>
                </m:e>
              </m:acc>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bi"/>
                </m:rPr>
                <m:t>A</m:t>
              </m:r>
              <m:r>
                <m:t> </m:t>
              </m:r>
              <m:r>
                <m:rPr>
                  <m:sty m:val="p"/>
                </m:rPr>
                <m:t>(</m:t>
              </m:r>
              <m:acc>
                <m:accPr>
                  <m:chr m:val="̃"/>
                </m:accPr>
                <m:e>
                  <m:r>
                    <m:t>u</m:t>
                  </m:r>
                </m:e>
              </m:acc>
              <m:r>
                <m:rPr>
                  <m:sty m:val="p"/>
                </m:rPr>
                <m:t>+</m:t>
              </m:r>
              <m:acc>
                <m:accPr>
                  <m:chr m:val="̃"/>
                </m:accPr>
                <m:e>
                  <m:r>
                    <m:t>d</m:t>
                  </m:r>
                </m:e>
              </m:acc>
              <m:r>
                <m:rPr>
                  <m:sty m:val="p"/>
                </m:rPr>
                <m:t>)</m:t>
              </m:r>
              <m:r>
                <m:t>&amp;</m:t>
              </m:r>
              <m:r>
                <m:t>&amp;</m:t>
              </m:r>
              <m:r>
                <m:rPr>
                  <m:nor/>
                  <m:sty m:val="p"/>
                </m:rPr>
                <m:t>(substitute </m:t>
              </m:r>
              <m:acc>
                <m:accPr>
                  <m:chr m:val="̃"/>
                </m:accPr>
                <m:e>
                  <m:r>
                    <m:t>z</m:t>
                  </m:r>
                </m:e>
              </m:acc>
              <m:r>
                <m:rPr>
                  <m:sty m:val="p"/>
                </m:rPr>
                <m:t>=</m:t>
              </m:r>
              <m:acc>
                <m:accPr>
                  <m:chr m:val="̃"/>
                </m:accPr>
                <m:e>
                  <m:r>
                    <m:t>u</m:t>
                  </m:r>
                </m:e>
              </m:acc>
              <m:r>
                <m:rPr>
                  <m:sty m:val="p"/>
                </m:rPr>
                <m:t>+</m:t>
              </m:r>
              <m:acc>
                <m:accPr>
                  <m:chr m:val="̃"/>
                </m:accPr>
                <m:e>
                  <m:r>
                    <m:t>d</m:t>
                  </m:r>
                </m:e>
              </m:acc>
              <m:r>
                <m:rPr>
                  <m:nor/>
                  <m:sty m:val="p"/>
                </m:rPr>
                <m:t>)</m:t>
              </m:r>
            </m:e>
            <m:e>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p"/>
                </m:rPr>
                <m:t>(</m:t>
              </m:r>
              <m:r>
                <m:rPr>
                  <m:sty m:val="bi"/>
                </m:rPr>
                <m:t>A</m:t>
              </m:r>
              <m:acc>
                <m:accPr>
                  <m:chr m:val="̃"/>
                </m:accPr>
                <m:e>
                  <m:r>
                    <m:t>u</m:t>
                  </m:r>
                </m:e>
              </m:acc>
              <m:r>
                <m:rPr>
                  <m:sty m:val="p"/>
                </m:rPr>
                <m:t>+</m:t>
              </m:r>
              <m:r>
                <m:rPr>
                  <m:sty m:val="bi"/>
                </m:rPr>
                <m:t>A</m:t>
              </m:r>
              <m:acc>
                <m:accPr>
                  <m:chr m:val="̃"/>
                </m:accPr>
                <m:e>
                  <m:r>
                    <m:t>d</m:t>
                  </m:r>
                </m:e>
              </m:acc>
              <m:r>
                <m:rPr>
                  <m:sty m:val="p"/>
                </m:rPr>
                <m:t>)</m:t>
              </m:r>
              <m:r>
                <m:t>&amp;</m:t>
              </m:r>
              <m:r>
                <m:t>&amp;</m:t>
              </m:r>
              <m:r>
                <m:rPr>
                  <m:nor/>
                  <m:sty m:val="p"/>
                </m:rPr>
                <m:t>(</m:t>
              </m:r>
              <m:r>
                <m:rPr>
                  <m:nor/>
                  <m:sty m:val="p"/>
                </m:rPr>
                <m:t>Theorem 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u</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m:t>
              </m:r>
              <m:r>
                <m:rPr>
                  <m:nor/>
                  <m:sty m:val="p"/>
                </m:rPr>
                <m:t>Theorem 50</m:t>
              </m:r>
              <m:r>
                <m:rPr>
                  <m:nor/>
                  <m:sty m:val="p"/>
                </m:rPr>
                <m:t>, both slots)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(as in the expansion, with </m:t>
              </m:r>
              <m:sSup>
                <m:e>
                  <m:r>
                    <m:rPr>
                      <m:sty m:val="bi"/>
                    </m:rPr>
                    <m:t>A</m:t>
                  </m:r>
                </m:e>
                <m:sup>
                  <m:r>
                    <m:rPr>
                      <m:sty m:val="p"/>
                    </m:rPr>
                    <m:t>⊤</m:t>
                  </m:r>
                </m:sup>
              </m:sSup>
              <m:r>
                <m:rPr>
                  <m:sty m:val="p"/>
                </m:rPr>
                <m:t>=</m:t>
              </m:r>
              <m:r>
                <m:rPr>
                  <m:sty m:val="bi"/>
                </m:rPr>
                <m:t>A</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(combine like terms)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d</m:t>
                      </m:r>
                    </m:e>
                  </m:acc>
                </m:e>
                <m:sup>
                  <m:r>
                    <m:rPr>
                      <m:sty m:val="p"/>
                    </m:rPr>
                    <m:t>⊤</m:t>
                  </m:r>
                </m:sup>
              </m:sSup>
              <m:r>
                <m:rPr>
                  <m:sty m:val="bi"/>
                </m:rPr>
                <m:t>B</m:t>
              </m:r>
              <m:acc>
                <m:accPr>
                  <m:chr m:val="̃"/>
                </m:accPr>
                <m:e>
                  <m:r>
                    <m:t>w</m:t>
                  </m:r>
                </m:e>
              </m:acc>
              <m:r>
                <m:t>&amp;</m:t>
              </m:r>
              <m:r>
                <m:t>&amp;</m:t>
              </m:r>
              <m:r>
                <m:rPr>
                  <m:nor/>
                  <m:sty m:val="p"/>
                </m:rPr>
                <m:t>(</m:t>
              </m:r>
              <m:r>
                <m:rPr>
                  <m:sty m:val="bi"/>
                </m:rPr>
                <m:t>A</m:t>
              </m:r>
              <m:acc>
                <m:accPr>
                  <m:chr m:val="̃"/>
                </m:accPr>
                <m:e>
                  <m:r>
                    <m:t>d</m:t>
                  </m:r>
                </m:e>
              </m:acc>
              <m:r>
                <m:rPr>
                  <m:sty m:val="p"/>
                </m:rPr>
                <m:t>=</m:t>
              </m:r>
              <m:r>
                <m:rPr>
                  <m:sty m:val="bi"/>
                </m:rPr>
                <m:t>B</m:t>
              </m:r>
              <m:acc>
                <m:accPr>
                  <m:chr m:val="̃"/>
                </m:accPr>
                <m:e>
                  <m:r>
                    <m:t>w</m:t>
                  </m:r>
                </m:e>
              </m:acc>
              <m:r>
                <m:rPr>
                  <m:nor/>
                  <m:sty m:val="p"/>
                </m:rPr>
                <m:t>, twice)</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sSup>
                <m:e>
                  <m:acc>
                    <m:accPr>
                      <m:chr m:val="̃"/>
                    </m:accPr>
                    <m:e>
                      <m:r>
                        <m:t>d</m:t>
                      </m:r>
                    </m:e>
                  </m:acc>
                </m:e>
                <m:sup>
                  <m:r>
                    <m:rPr>
                      <m:sty m:val="p"/>
                    </m:rPr>
                    <m:t>⊤</m:t>
                  </m:r>
                </m:sup>
              </m:sSup>
              <m:r>
                <m:rPr>
                  <m:sty m:val="p"/>
                </m:rPr>
                <m:t>=</m:t>
              </m:r>
              <m:sSup>
                <m:e>
                  <m:acc>
                    <m:accPr>
                      <m:chr m:val="̃"/>
                    </m:accPr>
                    <m:e>
                      <m:r>
                        <m:t>w</m:t>
                      </m:r>
                    </m:e>
                  </m:acc>
                </m:e>
                <m:sup>
                  <m:r>
                    <m:rPr>
                      <m:sty m:val="p"/>
                    </m:rPr>
                    <m:t>⊤</m:t>
                  </m:r>
                </m:sup>
              </m:sSup>
              <m:sSup>
                <m:e>
                  <m:r>
                    <m:rPr>
                      <m:sty m:val="bi"/>
                    </m:rPr>
                    <m:t>B</m:t>
                  </m:r>
                </m:e>
                <m:sup>
                  <m:r>
                    <m:rPr>
                      <m:sty m:val="p"/>
                    </m:rPr>
                    <m:t>⊤</m:t>
                  </m:r>
                </m:sup>
              </m:sSup>
              <m:sSup>
                <m:e>
                  <m:r>
                    <m:rPr>
                      <m:sty m:val="bi"/>
                    </m:rPr>
                    <m:t>A</m:t>
                  </m:r>
                </m:e>
                <m:sup>
                  <m:r>
                    <m:rPr>
                      <m:sty m:val="p"/>
                    </m:rPr>
                    <m:t>−</m:t>
                  </m:r>
                  <m:r>
                    <m:t>1</m:t>
                  </m:r>
                </m:sup>
              </m:sSup>
              <m:r>
                <m:rPr>
                  <m:nor/>
                  <m:sty m:val="p"/>
                </m:rPr>
                <m:t>, </m:t>
              </m:r>
              <m:r>
                <m:rPr>
                  <m:nor/>
                  <m:sty m:val="p"/>
                </m:rPr>
                <m:t>Theorem 19</m:t>
              </m:r>
              <m:r>
                <m:rPr>
                  <m:nor/>
                  <m:sty m:val="p"/>
                </m:rPr>
                <m:t>, </m:t>
              </m:r>
              <m:r>
                <m:rPr>
                  <m:nor/>
                  <m:sty m:val="p"/>
                </m:rPr>
                <m:t>Corollary 9</m:t>
              </m:r>
              <m:r>
                <m:rPr>
                  <m:nor/>
                  <m:sty m:val="p"/>
                </m:rPr>
                <m:t>)</m:t>
              </m:r>
            </m:e>
          </m:eqArr>
        </m:oMath>
      </m:oMathPara>
    </w:p>
    <w:p>
      <w:pPr>
        <w:pStyle w:val="FirstParagraph"/>
      </w:pPr>
      <w:r>
        <w:t xml:space="preserve">and</w:t>
      </w:r>
    </w:p>
    <w:p>
      <w:pPr>
        <w:pStyle w:val="BodyText"/>
      </w:pPr>
      <m:oMathPara>
        <m:oMathParaPr>
          <m:jc m:val="center"/>
        </m:oMathParaPr>
        <m:oMath>
          <m:eqArr>
            <m:e>
              <m:sSup>
                <m:e>
                  <m:acc>
                    <m:accPr>
                      <m:chr m:val="̃"/>
                    </m:accPr>
                    <m:e>
                      <m:r>
                        <m:t>w</m:t>
                      </m:r>
                    </m:e>
                  </m:acc>
                </m:e>
                <m:sup>
                  <m:r>
                    <m:rPr>
                      <m:sty m:val="p"/>
                    </m:rPr>
                    <m:t>⊤</m:t>
                  </m:r>
                </m:sup>
              </m:sSup>
              <m:r>
                <m:rPr>
                  <m:sty m:val="bi"/>
                </m:rPr>
                <m:t>S</m:t>
              </m:r>
              <m:acc>
                <m:accPr>
                  <m:chr m:val="̃"/>
                </m:accPr>
                <m:e>
                  <m:r>
                    <m:t>w</m:t>
                  </m:r>
                </m:e>
              </m:acc>
              <m:r>
                <m:t>&amp;</m:t>
              </m:r>
              <m:r>
                <m:rPr>
                  <m:sty m:val="p"/>
                </m:rPr>
                <m:t>=</m:t>
              </m:r>
              <m:sSup>
                <m:e>
                  <m:acc>
                    <m:accPr>
                      <m:chr m:val="̃"/>
                    </m:accPr>
                    <m:e>
                      <m:r>
                        <m:t>w</m:t>
                      </m:r>
                    </m:e>
                  </m:acc>
                </m:e>
                <m:sup>
                  <m:r>
                    <m:rPr>
                      <m:sty m:val="p"/>
                    </m:rPr>
                    <m:t>⊤</m:t>
                  </m:r>
                </m:sup>
              </m:sSup>
              <m:r>
                <m:t> </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r>
                <m:t> </m:t>
              </m:r>
              <m:acc>
                <m:accPr>
                  <m:chr m:val="̃"/>
                </m:accPr>
                <m:e>
                  <m:r>
                    <m:t>w</m:t>
                  </m:r>
                </m:e>
              </m:acc>
              <m:r>
                <m:t>&amp;</m:t>
              </m:r>
              <m:r>
                <m:t>&amp;</m:t>
              </m:r>
              <m:r>
                <m:rPr>
                  <m:nor/>
                  <m:sty m:val="p"/>
                </m:rPr>
                <m:t>(substitute </m:t>
              </m:r>
              <m:r>
                <m:rPr>
                  <m:sty m:val="bi"/>
                </m:rPr>
                <m:t>S</m:t>
              </m:r>
              <m:r>
                <m:rPr>
                  <m:nor/>
                  <m:sty m:val="p"/>
                </m:rPr>
                <m:t>)</m:t>
              </m:r>
            </m:e>
            <m:e>
              <m:r>
                <m:t>&amp;</m:t>
              </m:r>
              <m:r>
                <m:rPr>
                  <m:sty m:val="p"/>
                </m:rPr>
                <m:t>=</m:t>
              </m:r>
              <m:sSup>
                <m:e>
                  <m:acc>
                    <m:accPr>
                      <m:chr m:val="̃"/>
                    </m:accPr>
                    <m:e>
                      <m:r>
                        <m:t>w</m:t>
                      </m:r>
                    </m:e>
                  </m:acc>
                </m:e>
                <m:sup>
                  <m:r>
                    <m:rPr>
                      <m:sty m:val="p"/>
                    </m:rPr>
                    <m:t>⊤</m:t>
                  </m:r>
                </m:sup>
              </m:sSup>
              <m:r>
                <m:t> </m:t>
              </m:r>
              <m:r>
                <m:rPr>
                  <m:sty m:val="p"/>
                </m:rPr>
                <m:t>(</m:t>
              </m:r>
              <m:r>
                <m:rPr>
                  <m:sty m:val="bi"/>
                </m:rPr>
                <m:t>C</m:t>
              </m:r>
              <m:acc>
                <m:accPr>
                  <m:chr m:val="̃"/>
                </m:accPr>
                <m:e>
                  <m:r>
                    <m:t>w</m:t>
                  </m:r>
                </m:e>
              </m:acc>
              <m:r>
                <m:rPr>
                  <m:sty m:val="p"/>
                </m:rPr>
                <m:t>−</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93</m:t>
              </m:r>
              <m:r>
                <m:rPr>
                  <m:nor/>
                  <m:sty m:val="p"/>
                </m:rPr>
                <m:t>, difference rule on the right)</m:t>
              </m:r>
            </m:e>
            <m:e>
              <m:r>
                <m:t>&amp;</m:t>
              </m:r>
              <m:r>
                <m:rPr>
                  <m:sty m:val="p"/>
                </m:rPr>
                <m:t>=</m:t>
              </m:r>
              <m:sSup>
                <m:e>
                  <m:acc>
                    <m:accPr>
                      <m:chr m:val="̃"/>
                    </m:accPr>
                    <m:e>
                      <m:r>
                        <m:t>w</m:t>
                      </m:r>
                    </m:e>
                  </m:acc>
                </m:e>
                <m:sup>
                  <m:r>
                    <m:rPr>
                      <m:sty m:val="p"/>
                    </m:rPr>
                    <m:t>⊤</m:t>
                  </m:r>
                </m:sup>
              </m:sSup>
              <m:r>
                <m:rPr>
                  <m:sty m:val="bi"/>
                </m:rPr>
                <m:t>C</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93</m:t>
              </m:r>
              <m:r>
                <m:rPr>
                  <m:nor/>
                  <m:sty m:val="p"/>
                </m:rPr>
                <m:t>, difference rule on the left)</m:t>
              </m:r>
            </m:e>
          </m:eqArr>
        </m:oMath>
      </m:oMathPara>
    </w:p>
    <w:p>
      <w:pPr>
        <w:pStyle w:val="FirstParagraph"/>
      </w:pPr>
      <w:r>
        <w:t xml:space="preserve">Adding the two displays, the</w:t>
      </w:r>
      <w:r>
        <w:t xml:space="preserve"> </w:t>
      </w:r>
      <m:oMath>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oMath>
      <w:r>
        <w:t xml:space="preserve"> </w:t>
      </w:r>
      <w:r>
        <w:t xml:space="preserve">terms cancel, leaving</w:t>
      </w:r>
      <w:r>
        <w:t xml:space="preserve"> </w:t>
      </w:r>
      <m:oMath>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oMath>
      <w:r>
        <w:t xml:space="preserve">,</w:t>
      </w:r>
      <w:r>
        <w:t xml:space="preserve"> </w:t>
      </w:r>
      <w:r>
        <w:t xml:space="preserve">which is</w:t>
      </w:r>
      <w:r>
        <w:t xml:space="preserve"> </w:t>
      </w:r>
      <m:oMath>
        <m:sSup>
          <m:e>
            <m:acc>
              <m:accPr>
                <m:chr m:val="̃"/>
              </m:accPr>
              <m:e>
                <m:r>
                  <m:t>v</m:t>
                </m:r>
              </m:e>
            </m:acc>
          </m:e>
          <m:sup>
            <m:r>
              <m:rPr>
                <m:sty m:val="p"/>
              </m:rPr>
              <m:t>⊤</m:t>
            </m:r>
          </m:sup>
        </m:sSup>
        <m:r>
          <m:rPr>
            <m:sty m:val="bi"/>
          </m:rPr>
          <m:t>X</m:t>
        </m:r>
        <m:acc>
          <m:accPr>
            <m:chr m:val="̃"/>
          </m:accPr>
          <m:e>
            <m:r>
              <m:t>v</m:t>
            </m:r>
          </m:e>
        </m:acc>
      </m:oMath>
      <w:r>
        <w:t xml:space="preserve"> </w:t>
      </w:r>
      <w:r>
        <w:t xml:space="preserve">by</w:t>
      </w:r>
      <w:r>
        <w:t xml:space="preserve"> </w:t>
      </w:r>
      <w:hyperlink w:anchor="eq-block-quadratic">
        <w:r>
          <w:rPr>
            <w:rStyle w:val="Hyperlink"/>
          </w:rPr>
          <w:t xml:space="preserve">Equation 8</w:t>
        </w:r>
      </w:hyperlink>
      <w:r>
        <w:t xml:space="preserve">.</w:t>
      </w:r>
    </w:p>
    <w:bookmarkStart w:id="660" w:name="exm-block-quadratic"/>
    <w:p>
      <w:pPr>
        <w:pStyle w:val="BodyText"/>
      </w:pPr>
      <w:r>
        <w:rPr>
          <w:b/>
          <w:bCs/>
        </w:rPr>
        <w:t xml:space="preserve">Example 210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m:oMath>
        <m:acc>
          <m:accPr>
            <m:chr m:val="̃"/>
          </m:accPr>
          <m:e>
            <m:r>
              <m:t>v</m:t>
            </m:r>
          </m:e>
        </m:acc>
        <m:r>
          <m:rPr>
            <m:sty m:val="p"/>
          </m:rPr>
          <m:t>=</m:t>
        </m:r>
        <m:r>
          <m:rPr>
            <m:sty m:val="p"/>
          </m:rPr>
          <m:t>(</m:t>
        </m:r>
        <m:r>
          <m:t>u</m:t>
        </m:r>
        <m:r>
          <m:rPr>
            <m:sty m:val="p"/>
          </m:rPr>
          <m:t>,</m:t>
        </m:r>
        <m:r>
          <m:t>w</m:t>
        </m:r>
        <m:r>
          <m:rPr>
            <m:sty m:val="p"/>
          </m:rPr>
          <m:t>)</m:t>
        </m:r>
      </m:oMath>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60"/>
    <w:bookmarkStart w:id="661" w:name="def-schur-complement"/>
    <w:p>
      <w:pPr>
        <w:pStyle w:val="FirstParagraph"/>
      </w:pPr>
      <w:r>
        <w:rPr>
          <w:b/>
          <w:bCs/>
        </w:rPr>
        <w:t xml:space="preserve">Definition 124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119</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119</w:t>
        </w:r>
      </w:hyperlink>
      <w:r>
        <w:t xml:space="preserve">.</w:t>
      </w:r>
    </w:p>
    <w:bookmarkEnd w:id="661"/>
    <w:bookmarkStart w:id="662" w:name="exm-schur-complement"/>
    <w:p>
      <w:pPr>
        <w:pStyle w:val="BodyText"/>
      </w:pPr>
      <w:r>
        <w:rPr>
          <w:b/>
          <w:bCs/>
        </w:rPr>
        <w:t xml:space="preserve">Example 211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8"/>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8"/>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8"/>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62"/>
    <w:bookmarkStart w:id="663" w:name="thm-schur-test"/>
    <w:p>
      <w:pPr>
        <w:pStyle w:val="FirstParagraph"/>
      </w:pPr>
      <w:r>
        <w:rPr>
          <w:b/>
          <w:bCs/>
        </w:rPr>
        <w:t xml:space="preserve">Theorem 120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119</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124</w:t>
        </w:r>
      </w:hyperlink>
      <w:r>
        <w:t xml:space="preserve">) is positive definite.</w:t>
      </w:r>
    </w:p>
    <w:bookmarkEnd w:id="663"/>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81</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r>
        <w:t xml:space="preserve"> </w:t>
      </w:r>
      <w:r>
        <w:t xml:space="preserve">By</w:t>
      </w:r>
      <w:r>
        <w:t xml:space="preserve"> </w:t>
      </w:r>
      <w:hyperlink w:anchor="thm-block-quadratic">
        <w:r>
          <w:rPr>
            <w:rStyle w:val="Hyperlink"/>
          </w:rPr>
          <w:t xml:space="preserve">Theorem 119</w:t>
        </w:r>
      </w:hyperlink>
      <w:r>
        <w:t xml:space="preserve">,</w:t>
      </w:r>
      <w:r>
        <w:t xml:space="preserve"> </w:t>
      </w: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oMath>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m:oMath>
        <m:acc>
          <m:accPr>
            <m:chr m:val="̃"/>
          </m:accPr>
          <m:e>
            <m:r>
              <m:t>w</m:t>
            </m:r>
          </m:e>
        </m:acc>
        <m:r>
          <m:rPr>
            <m:sty m:val="p"/>
          </m:rPr>
          <m:t>≠</m:t>
        </m:r>
        <m:acc>
          <m:accPr>
            <m:chr m:val="̃"/>
          </m:accPr>
          <m:e>
            <m:r>
              <m:t>0</m:t>
            </m:r>
          </m:e>
        </m:acc>
      </m:oMath>
      <w:r>
        <w:t xml:space="preserve">, the second term is positive.</w:t>
      </w:r>
      <w:r>
        <w:t xml:space="preserve"> </w:t>
      </w:r>
      <w:r>
        <w:t xml:space="preserve">If</w:t>
      </w:r>
      <w:r>
        <w:t xml:space="preserve"> </w:t>
      </w:r>
      <m:oMath>
        <m:acc>
          <m:accPr>
            <m:chr m:val="̃"/>
          </m:accPr>
          <m:e>
            <m:r>
              <m:t>w</m:t>
            </m:r>
          </m:e>
        </m:acc>
        <m:r>
          <m:rPr>
            <m:sty m:val="p"/>
          </m:rPr>
          <m:t>=</m:t>
        </m:r>
        <m:acc>
          <m:accPr>
            <m:chr m:val="̃"/>
          </m:accPr>
          <m:e>
            <m:r>
              <m:t>0</m:t>
            </m:r>
          </m:e>
        </m:acc>
      </m:oMath>
      <w:r>
        <w:t xml:space="preserve">, then</w:t>
      </w:r>
      <w:r>
        <w:t xml:space="preserve"> </w:t>
      </w:r>
      <m:oMath>
        <m:acc>
          <m:accPr>
            <m:chr m:val="̃"/>
          </m:accPr>
          <m:e>
            <m:r>
              <m:t>u</m:t>
            </m:r>
          </m:e>
        </m:acc>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oMath>
      <w:r>
        <w:t xml:space="preserve">, so the first term is positive.</w:t>
      </w:r>
      <w:r>
        <w:t xml:space="preserve"> </w:t>
      </w:r>
      <w:r>
        <w:t xml:space="preserve">Either way</w:t>
      </w:r>
      <w:r>
        <w:t xml:space="preserve"> </w:t>
      </w:r>
      <m:oMath>
        <m:sSup>
          <m:e>
            <m:acc>
              <m:accPr>
                <m:chr m:val="̃"/>
              </m:accPr>
              <m:e>
                <m:r>
                  <m:t>v</m:t>
                </m:r>
              </m:e>
            </m:acc>
          </m:e>
          <m:sup>
            <m:r>
              <m:rPr>
                <m:sty m:val="p"/>
              </m:rPr>
              <m:t>⊤</m:t>
            </m:r>
          </m:sup>
        </m:sSup>
        <m:r>
          <m:rPr>
            <m:sty m:val="bi"/>
          </m:rPr>
          <m:t>X</m:t>
        </m:r>
        <m:acc>
          <m:accPr>
            <m:chr m:val="̃"/>
          </m:accPr>
          <m:e>
            <m:r>
              <m:t>v</m:t>
            </m:r>
          </m:e>
        </m:acc>
        <m:r>
          <m:rPr>
            <m:sty m:val="p"/>
          </m:rPr>
          <m:t>&gt;</m:t>
        </m:r>
        <m:r>
          <m:t>0</m:t>
        </m:r>
      </m:oMath>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118</w:t>
        </w:r>
      </w:hyperlink>
      <w:r>
        <w:t xml:space="preserve">),</w:t>
      </w:r>
      <w:r>
        <w:t xml:space="preserve"> </w:t>
      </w:r>
      <w:r>
        <w:t xml:space="preserve">and invertible (</w:t>
      </w:r>
      <w:hyperlink w:anchor="thm-pd-inverse">
        <w:r>
          <w:rPr>
            <w:rStyle w:val="Hyperlink"/>
          </w:rPr>
          <w:t xml:space="preserve">Theorem 81</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9</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22</w:t>
        </w:r>
      </w:hyperlink>
      <w:r>
        <w:t xml:space="preserve">).</w:t>
      </w:r>
      <w:r>
        <w:t xml:space="preserve"> </w:t>
      </w:r>
      <w:r>
        <w:t xml:space="preserve">For</w:t>
      </w:r>
      <w:r>
        <w:t xml:space="preserve"> </w:t>
      </w:r>
      <m:oMath>
        <m:acc>
          <m:accPr>
            <m:chr m:val="̃"/>
          </m:accPr>
          <m:e>
            <m:r>
              <m:t>w</m:t>
            </m:r>
          </m:e>
        </m:acc>
        <m:r>
          <m:rPr>
            <m:sty m:val="p"/>
          </m:rPr>
          <m:t>≠</m:t>
        </m:r>
        <m:acc>
          <m:accPr>
            <m:chr m:val="̃"/>
          </m:accPr>
          <m:e>
            <m:r>
              <m:t>0</m:t>
            </m:r>
          </m:e>
        </m:acc>
      </m:oMath>
      <w:r>
        <w:t xml:space="preserve">, take</w:t>
      </w:r>
      <w:r>
        <w:t xml:space="preserve"> </w:t>
      </w:r>
      <m:oMath>
        <m:acc>
          <m:accPr>
            <m:chr m:val="̃"/>
          </m:accPr>
          <m:e>
            <m:r>
              <m:t>u</m:t>
            </m:r>
          </m:e>
        </m:acc>
        <m:r>
          <m:rPr>
            <m:sty m:val="p"/>
          </m:rPr>
          <m:t>=</m:t>
        </m:r>
        <m:r>
          <m:rPr>
            <m:sty m:val="p"/>
          </m:rPr>
          <m:t>−</m:t>
        </m:r>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0</m:t>
            </m:r>
          </m:e>
        </m:acc>
      </m:oMath>
      <w:r>
        <w:t xml:space="preserve"> </w:t>
      </w:r>
      <w:r>
        <w:t xml:space="preserve">and</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then</w:t>
      </w:r>
      <w:r>
        <w:t xml:space="preserve"> </w:t>
      </w:r>
      <m:oMath>
        <m:sSup>
          <m:e>
            <m:acc>
              <m:accPr>
                <m:chr m:val="̃"/>
              </m:accPr>
              <m:e>
                <m:r>
                  <m:t>w</m:t>
                </m:r>
              </m:e>
            </m:acc>
          </m:e>
          <m:sup>
            <m:r>
              <m:rPr>
                <m:sty m:val="p"/>
              </m:rPr>
              <m:t>⊤</m:t>
            </m:r>
          </m:sup>
        </m:sSup>
        <m:r>
          <m:rPr>
            <m:sty m:val="bi"/>
          </m:rPr>
          <m:t>S</m:t>
        </m:r>
        <m:acc>
          <m:accPr>
            <m:chr m:val="̃"/>
          </m:accPr>
          <m:e>
            <m:r>
              <m:t>w</m:t>
            </m:r>
          </m:e>
        </m:acc>
        <m:r>
          <m:rPr>
            <m:sty m:val="p"/>
          </m:rPr>
          <m:t>=</m:t>
        </m:r>
        <m:sSup>
          <m:e>
            <m:acc>
              <m:accPr>
                <m:chr m:val="̃"/>
              </m:accPr>
              <m:e>
                <m:r>
                  <m:t>v</m:t>
                </m:r>
              </m:e>
            </m:acc>
          </m:e>
          <m:sup>
            <m:r>
              <m:rPr>
                <m:sty m:val="p"/>
              </m:rPr>
              <m:t>⊤</m:t>
            </m:r>
          </m:sup>
        </m:sSup>
        <m:r>
          <m:rPr>
            <m:sty m:val="bi"/>
          </m:rPr>
          <m:t>X</m:t>
        </m:r>
        <m:acc>
          <m:accPr>
            <m:chr m:val="̃"/>
          </m:accPr>
          <m:e>
            <m:r>
              <m:t>v</m:t>
            </m:r>
          </m:e>
        </m:acc>
        <m:r>
          <m:rPr>
            <m:sty m:val="p"/>
          </m:rPr>
          <m:t>&gt;</m:t>
        </m:r>
        <m:r>
          <m:t>0</m:t>
        </m:r>
      </m:oMath>
      <w:r>
        <w:t xml:space="preserve"> </w:t>
      </w:r>
      <w:r>
        <w:t xml:space="preserve">(</w:t>
      </w:r>
      <w:hyperlink w:anchor="thm-block-quadratic">
        <w:r>
          <w:rPr>
            <w:rStyle w:val="Hyperlink"/>
          </w:rPr>
          <w:t xml:space="preserve">Theorem 119</w:t>
        </w:r>
      </w:hyperlink>
      <w:r>
        <w:t xml:space="preserve">).</w:t>
      </w:r>
    </w:p>
    <w:bookmarkStart w:id="664" w:name="exm-schur-test"/>
    <w:p>
      <w:pPr>
        <w:pStyle w:val="BodyText"/>
      </w:pPr>
      <w:r>
        <w:rPr>
          <w:b/>
          <w:bCs/>
        </w:rPr>
        <w:t xml:space="preserve">Example 212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09"/>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211</w:t>
        </w:r>
      </w:hyperlink>
      <w:r>
        <w:t xml:space="preserve">),</w:t>
      </w:r>
      <w:r>
        <w:t xml:space="preserve"> </w:t>
      </w:r>
      <w:r>
        <w:t xml:space="preserve">so it is positive definite.</w:t>
      </w:r>
    </w:p>
    <w:p>
      <w:pPr>
        <w:pStyle w:val="Compact"/>
        <w:numPr>
          <w:ilvl w:val="0"/>
          <w:numId w:val="1109"/>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150</w:t>
        </w:r>
      </w:hyperlink>
      <w:r>
        <w:t xml:space="preserve"> </w:t>
      </w:r>
      <w:r>
        <w:t xml:space="preserve">found directly.</w:t>
      </w:r>
    </w:p>
    <w:bookmarkEnd w:id="664"/>
    <w:bookmarkStart w:id="665" w:name="thm-cholesky"/>
    <w:p>
      <w:pPr>
        <w:pStyle w:val="FirstParagraph"/>
      </w:pPr>
      <w:r>
        <w:rPr>
          <w:b/>
          <w:bCs/>
        </w:rPr>
        <w:t xml:space="preserve">Theorem 121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lower-triangular-matrix">
        <w:r>
          <w:rPr>
            <w:rStyle w:val="Hyperlink"/>
          </w:rPr>
          <w:t xml:space="preserve">Definition 113</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of</w:t>
      </w:r>
      <w:r>
        <w:t xml:space="preserve"> </w:t>
      </w:r>
      <m:oMath>
        <m:r>
          <m:rPr>
            <m:sty m:val="bi"/>
          </m:rPr>
          <m:t>A</m:t>
        </m:r>
      </m:oMath>
      <w:r>
        <w:t xml:space="preserve">.</w:t>
      </w:r>
    </w:p>
    <w:bookmarkEnd w:id="665"/>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22</w:t>
        </w:r>
      </w:hyperlink>
      <w:r>
        <w:t xml:space="preserve">),</w:t>
      </w:r>
      <w:r>
        <w:t xml:space="preserve"> </w:t>
      </w:r>
      <w:r>
        <w:t xml:space="preserve">so</w:t>
      </w:r>
      <w:r>
        <w:t xml:space="preserve"> </w:t>
      </w:r>
      <m:oMath>
        <m:sSup>
          <m:e>
            <m:r>
              <m:rPr>
                <m:sty m:val="bi"/>
              </m:rPr>
              <m:t>L</m:t>
            </m:r>
          </m:e>
          <m:sup>
            <m:r>
              <m:rPr>
                <m:sty m:val="p"/>
              </m:rPr>
              <m:t>⊤</m:t>
            </m:r>
          </m:sup>
        </m:sSup>
        <m:acc>
          <m:accPr>
            <m:chr m:val="̃"/>
          </m:accPr>
          <m:e>
            <m:r>
              <m:t>x</m:t>
            </m:r>
          </m:e>
        </m:acc>
        <m:r>
          <m:rPr>
            <m:sty m:val="p"/>
          </m:rPr>
          <m:t>=</m:t>
        </m:r>
        <m:acc>
          <m:accPr>
            <m:chr m:val="̃"/>
          </m:accPr>
          <m:e>
            <m:r>
              <m:t>0</m:t>
            </m:r>
          </m:e>
        </m:acc>
      </m:oMath>
      <w:r>
        <w:t xml:space="preserve"> </w:t>
      </w:r>
      <w:r>
        <w:t xml:space="preserve">only for</w:t>
      </w:r>
      <w:r>
        <w:t xml:space="preserve"> </w:t>
      </w:r>
      <m:oMath>
        <m:acc>
          <m:accPr>
            <m:chr m:val="̃"/>
          </m:accPr>
          <m:e>
            <m:r>
              <m:t>x</m:t>
            </m:r>
          </m:e>
        </m:acc>
        <m:r>
          <m:rPr>
            <m:sty m:val="p"/>
          </m:rPr>
          <m:t>=</m:t>
        </m:r>
        <m:acc>
          <m:accPr>
            <m:chr m:val="̃"/>
          </m:accPr>
          <m:e>
            <m:r>
              <m:t>0</m:t>
            </m:r>
          </m:e>
        </m:acc>
      </m:oMath>
      <w:r>
        <w:t xml:space="preserve"> </w:t>
      </w:r>
      <w:r>
        <w:t xml:space="preserve">(</w:t>
      </w:r>
      <w:hyperlink w:anchor="thm-back-substitution">
        <w:r>
          <w:rPr>
            <w:rStyle w:val="Hyperlink"/>
          </w:rPr>
          <w:t xml:space="preserve">Theorem 102</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43</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22</w:t>
        </w:r>
      </w:hyperlink>
      <w:r>
        <w:t xml:space="preserve">)</w:t>
      </w:r>
      <w:r>
        <w:t xml:space="preserve"> </w:t>
      </w:r>
      <w:r>
        <w:t xml:space="preserve">is positive definite (</w:t>
      </w:r>
      <w:hyperlink w:anchor="thm-pd-gram">
        <w:r>
          <w:rPr>
            <w:rStyle w:val="Hyperlink"/>
          </w:rPr>
          <w:t xml:space="preserve">Theorem 116</w:t>
        </w:r>
      </w:hyperlink>
      <w:r>
        <w:t xml:space="preserve">, part 2).</w:t>
      </w:r>
    </w:p>
    <w:p>
      <w:pPr>
        <w:pStyle w:val="BodyText"/>
      </w:pPr>
      <w:r>
        <w:rPr>
          <w:b/>
          <w:bCs/>
        </w:rPr>
        <w:t xml:space="preserve">Only if, with uniqueness, by</w:t>
      </w:r>
      <w:r>
        <w:rPr>
          <w:b/>
          <w:bCs/>
        </w:rPr>
        <w:t xml:space="preserve"> </w:t>
      </w:r>
      <w:hyperlink r:id="rId142">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118</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sSub>
                      <m:e>
                        <m:r>
                          <m:t>a</m:t>
                        </m:r>
                      </m:e>
                      <m:sub>
                        <m:r>
                          <m:t>11</m:t>
                        </m:r>
                      </m:sub>
                    </m:sSub>
                  </m:e>
                  <m:e>
                    <m:sSup>
                      <m:e>
                        <m:acc>
                          <m:accPr>
                            <m:chr m:val="̃"/>
                          </m:accPr>
                          <m:e>
                            <m:r>
                              <m:t>b</m:t>
                            </m:r>
                          </m:e>
                        </m:acc>
                      </m:e>
                      <m:sup>
                        <m:r>
                          <m:rPr>
                            <m:sty m:val="p"/>
                          </m:rPr>
                          <m:t>⊤</m:t>
                        </m:r>
                      </m:sup>
                    </m:sSup>
                  </m:e>
                </m:mr>
                <m:mr>
                  <m:e>
                    <m:acc>
                      <m:accPr>
                        <m:chr m:val="̃"/>
                      </m:accPr>
                      <m:e>
                        <m:r>
                          <m:t>b</m:t>
                        </m:r>
                      </m:e>
                    </m:acc>
                  </m:e>
                  <m:e>
                    <m:sSub>
                      <m:e>
                        <m:r>
                          <m:rPr>
                            <m:sty m:val="bi"/>
                          </m:rPr>
                          <m:t>A</m:t>
                        </m:r>
                      </m:e>
                      <m:sub>
                        <m:r>
                          <m:t>22</m:t>
                        </m:r>
                      </m:sub>
                    </m:sSub>
                  </m:e>
                </m:mr>
              </m:m>
            </m:e>
          </m:d>
          <m:r>
            <m:rPr>
              <m:sty m:val="p"/>
            </m:rPr>
            <m:t>,</m:t>
          </m:r>
          <m:r>
            <m:t>  </m:t>
          </m:r>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b>
                      <m:e>
                        <m:acc>
                          <m:accPr>
                            <m:chr m:val="̃"/>
                          </m:accPr>
                          <m:e>
                            <m:r>
                              <m:t>0</m:t>
                            </m:r>
                          </m:e>
                        </m:acc>
                      </m:e>
                      <m:sub>
                        <m:r>
                          <m:t>1</m:t>
                        </m:r>
                        <m:r>
                          <m:rPr>
                            <m:sty m:val="p"/>
                          </m:rPr>
                          <m:t>×</m:t>
                        </m:r>
                        <m:r>
                          <m:rPr>
                            <m:sty m:val="p"/>
                          </m:rPr>
                          <m:t>(</m:t>
                        </m:r>
                        <m:r>
                          <m:t>p</m:t>
                        </m:r>
                        <m:r>
                          <m:rPr>
                            <m:sty m:val="p"/>
                          </m:rPr>
                          <m:t>−</m:t>
                        </m:r>
                        <m:r>
                          <m:t>1</m:t>
                        </m:r>
                        <m:r>
                          <m:rPr>
                            <m:sty m:val="p"/>
                          </m:rPr>
                          <m:t>)</m:t>
                        </m:r>
                      </m:sub>
                    </m:sSub>
                  </m:e>
                </m:mr>
                <m:mr>
                  <m:e>
                    <m:acc>
                      <m:accPr>
                        <m:chr m:val="̃"/>
                      </m:accPr>
                      <m:e>
                        <m:r>
                          <m:t>g</m:t>
                        </m:r>
                      </m:e>
                    </m:acc>
                  </m:e>
                  <m:e>
                    <m:sSub>
                      <m:e>
                        <m:r>
                          <m:rPr>
                            <m:sty m:val="bi"/>
                          </m:rPr>
                          <m:t>L</m:t>
                        </m:r>
                      </m:e>
                      <m:sub>
                        <m:r>
                          <m:t>22</m:t>
                        </m:r>
                      </m:sub>
                    </m:sSub>
                  </m:e>
                </m:mr>
              </m:m>
            </m:e>
          </m:d>
          <m:r>
            <m:rPr>
              <m:sty m:val="p"/>
            </m:rPr>
            <m:t>,</m:t>
          </m:r>
          <m:r>
            <m:t>  </m:t>
          </m:r>
          <m:sSup>
            <m:e>
              <m:r>
                <m:rPr>
                  <m:sty m:val="bi"/>
                </m:rPr>
                <m:t>L</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p>
                      <m:e>
                        <m:acc>
                          <m:accPr>
                            <m:chr m:val="̃"/>
                          </m:accPr>
                          <m:e>
                            <m:r>
                              <m:t>g</m:t>
                            </m:r>
                          </m:e>
                        </m:acc>
                      </m:e>
                      <m:sup>
                        <m:r>
                          <m:rPr>
                            <m:sty m:val="p"/>
                          </m:rPr>
                          <m:t>⊤</m:t>
                        </m:r>
                      </m:sup>
                    </m:sSup>
                  </m:e>
                </m:mr>
                <m:mr>
                  <m:e>
                    <m:sSub>
                      <m:e>
                        <m:acc>
                          <m:accPr>
                            <m:chr m:val="̃"/>
                          </m:accPr>
                          <m:e>
                            <m:r>
                              <m:t>0</m:t>
                            </m:r>
                          </m:e>
                        </m:acc>
                      </m:e>
                      <m:sub>
                        <m:r>
                          <m:rPr>
                            <m:sty m:val="p"/>
                          </m:rPr>
                          <m:t>(</m:t>
                        </m:r>
                        <m:r>
                          <m:t>p</m:t>
                        </m:r>
                        <m:r>
                          <m:rPr>
                            <m:sty m:val="p"/>
                          </m:rPr>
                          <m:t>−</m:t>
                        </m:r>
                        <m:r>
                          <m:t>1</m:t>
                        </m:r>
                        <m:r>
                          <m:rPr>
                            <m:sty m:val="p"/>
                          </m:rPr>
                          <m:t>)</m:t>
                        </m:r>
                        <m:r>
                          <m:rPr>
                            <m:sty m:val="p"/>
                          </m:rPr>
                          <m:t>×</m:t>
                        </m:r>
                        <m:r>
                          <m:t>1</m:t>
                        </m:r>
                      </m:sub>
                    </m:sSub>
                  </m:e>
                  <m:e>
                    <m:sSup>
                      <m:e>
                        <m:sSub>
                          <m:e>
                            <m:r>
                              <m:rPr>
                                <m:sty m:val="bi"/>
                              </m:rPr>
                              <m:t>L</m:t>
                            </m:r>
                          </m:e>
                          <m:sub>
                            <m:r>
                              <m:t>22</m:t>
                            </m:r>
                          </m:sub>
                        </m:sSub>
                      </m:e>
                      <m:sup>
                        <m:r>
                          <m:rPr>
                            <m:sty m:val="p"/>
                          </m:rPr>
                          <m:t>⊤</m:t>
                        </m:r>
                      </m:sup>
                    </m:sSup>
                  </m:e>
                </m:mr>
              </m:m>
            </m:e>
          </m:d>
          <m:r>
            <m:rPr>
              <m:sty m:val="p"/>
            </m:rPr>
            <m:t>,</m:t>
          </m:r>
        </m:oMath>
      </m:oMathPara>
    </w:p>
    <w:p>
      <w:pPr>
        <w:pStyle w:val="FirstParagraph"/>
      </w:pPr>
      <w:r>
        <w:t xml:space="preserve">with</w:t>
      </w:r>
      <w:r>
        <w:t xml:space="preserve"> </w:t>
      </w:r>
      <m:oMath>
        <m:acc>
          <m:accPr>
            <m:chr m:val="̃"/>
          </m:accPr>
          <m:e>
            <m:r>
              <m:t>b</m:t>
            </m:r>
          </m:e>
        </m:acc>
        <m:r>
          <m:rPr>
            <m:sty m:val="p"/>
          </m:rPr>
          <m:t>,</m:t>
        </m:r>
        <m:acc>
          <m:accPr>
            <m:chr m:val="̃"/>
          </m:accPr>
          <m:e>
            <m:r>
              <m:t>g</m:t>
            </m:r>
          </m:e>
        </m:acc>
        <m:r>
          <m:rPr>
            <m:sty m:val="p"/>
          </m:rPr>
          <m:t>∈</m:t>
        </m:r>
        <m:sSup>
          <m:e>
            <m:r>
              <m:rPr>
                <m:scr m:val="double-struck"/>
                <m:sty m:val="p"/>
              </m:rPr>
              <m:t>R</m:t>
            </m:r>
          </m:e>
          <m:sup>
            <m:r>
              <m:t>p</m:t>
            </m:r>
            <m:r>
              <m:rPr>
                <m:sty m:val="p"/>
              </m:rPr>
              <m:t>−</m:t>
            </m:r>
            <m:r>
              <m:t>1</m:t>
            </m:r>
          </m:sup>
        </m:sSup>
      </m:oMath>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22</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m:oMath>
        <m:acc>
          <m:accPr>
            <m:chr m:val="̃"/>
          </m:accPr>
          <m:e>
            <m:r>
              <m:t>g</m:t>
            </m:r>
          </m:e>
        </m:acc>
      </m:oMath>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m:oMath>
        <m:acc>
          <m:accPr>
            <m:chr m:val="̃"/>
          </m:accPr>
          <m:e>
            <m:r>
              <m:t>g</m:t>
            </m:r>
          </m:e>
        </m:acc>
      </m:oMath>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22</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m:oMathPara>
        <m:oMathParaPr>
          <m:jc m:val="center"/>
        </m:oMathParaPr>
        <m:oMath>
          <m:eqArr>
            <m:e>
              <m:r>
                <m:rPr>
                  <m:sty m:val="p"/>
                </m:rPr>
                <m:t>(</m:t>
              </m:r>
              <m:r>
                <m:rPr>
                  <m:sty m:val="bi"/>
                </m:rPr>
                <m:t>L</m:t>
              </m:r>
              <m:sSup>
                <m:e>
                  <m:r>
                    <m:rPr>
                      <m:sty m:val="bi"/>
                    </m:rPr>
                    <m:t>L</m:t>
                  </m:r>
                </m:e>
                <m:sup>
                  <m:r>
                    <m:rPr>
                      <m:sty m:val="p"/>
                    </m:rPr>
                    <m:t>⊤</m:t>
                  </m:r>
                </m:sup>
              </m:sSup>
              <m:sSub>
                <m:e>
                  <m:r>
                    <m:rPr>
                      <m:sty m:val="p"/>
                    </m:rPr>
                    <m:t>)</m:t>
                  </m:r>
                </m:e>
                <m:sub>
                  <m:r>
                    <m:t>11</m:t>
                  </m:r>
                </m:sub>
              </m:sSub>
              <m:r>
                <m:t>&amp;</m:t>
              </m:r>
              <m:r>
                <m:rPr>
                  <m:sty m:val="p"/>
                </m:rPr>
                <m:t>=</m:t>
              </m:r>
              <m:sSub>
                <m:e>
                  <m:r>
                    <m:t>ℓ</m:t>
                  </m:r>
                </m:e>
                <m:sub>
                  <m:r>
                    <m:t>11</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t>0</m:t>
                  </m:r>
                </m:e>
              </m:nary>
              <m:r>
                <m:rPr>
                  <m:sty m:val="p"/>
                </m:rPr>
                <m:t>⋅</m:t>
              </m:r>
              <m:r>
                <m:t>0</m:t>
              </m:r>
            </m:e>
            <m:e>
              <m:r>
                <m:t>&amp;</m:t>
              </m:r>
              <m:r>
                <m:rPr>
                  <m:sty m:val="p"/>
                </m:rPr>
                <m:t>=</m:t>
              </m:r>
              <m:sSubSup>
                <m:e>
                  <m:r>
                    <m:t>ℓ</m:t>
                  </m:r>
                </m:e>
                <m:sub>
                  <m:r>
                    <m:t>11</m:t>
                  </m:r>
                </m:sub>
                <m:sup>
                  <m:r>
                    <m:t>2</m:t>
                  </m:r>
                </m:sup>
              </m:sSubSup>
              <m:r>
                <m:rPr>
                  <m:sty m:val="p"/>
                </m:rPr>
                <m:t>,</m:t>
              </m:r>
              <m:r>
                <m:t>&amp;</m:t>
              </m:r>
              <m:r>
                <m:t>&amp;</m:t>
              </m:r>
              <m:r>
                <m:rPr>
                  <m:nor/>
                  <m:sty m:val="p"/>
                </m:rPr>
                <m:t>(rows 1 and 1)</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1</m:t>
                  </m:r>
                </m:sub>
              </m:sSub>
              <m:r>
                <m:t>&amp;</m:t>
              </m:r>
              <m:r>
                <m:rPr>
                  <m:sty m:val="p"/>
                </m:rPr>
                <m:t>=</m:t>
              </m:r>
              <m:sSub>
                <m:e>
                  <m:r>
                    <m:t>g</m:t>
                  </m:r>
                </m:e>
                <m:sub>
                  <m:r>
                    <m:t>i</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rPr>
                  <m:sty m:val="p"/>
                </m:rPr>
                <m:t>⋅</m:t>
              </m:r>
              <m:r>
                <m:t>0</m:t>
              </m:r>
            </m:e>
            <m:e>
              <m:r>
                <m:t>&amp;</m:t>
              </m:r>
              <m:r>
                <m:rPr>
                  <m:sty m:val="p"/>
                </m:rPr>
                <m:t>=</m:t>
              </m:r>
              <m:sSub>
                <m:e>
                  <m:r>
                    <m:t>ℓ</m:t>
                  </m:r>
                </m:e>
                <m:sub>
                  <m:r>
                    <m:t>11</m:t>
                  </m:r>
                </m:sub>
              </m:sSub>
              <m:r>
                <m:t> </m:t>
              </m:r>
              <m:sSub>
                <m:e>
                  <m:r>
                    <m:t>g</m:t>
                  </m:r>
                </m:e>
                <m:sub>
                  <m:r>
                    <m:t>i</m:t>
                  </m:r>
                </m:sub>
              </m:sSub>
              <m:r>
                <m:rPr>
                  <m:sty m:val="p"/>
                </m:rPr>
                <m:t>,</m:t>
              </m:r>
              <m:r>
                <m:t>&amp;</m:t>
              </m:r>
              <m:r>
                <m:t>&amp;</m:t>
              </m:r>
              <m:r>
                <m:rPr>
                  <m:nor/>
                  <m:sty m:val="p"/>
                </m:rPr>
                <m:t>(rows </m:t>
              </m:r>
              <m:r>
                <m:t>i</m:t>
              </m:r>
              <m:r>
                <m:rPr>
                  <m:sty m:val="p"/>
                </m:rPr>
                <m:t>+</m:t>
              </m:r>
              <m:r>
                <m:t>1</m:t>
              </m:r>
              <m:r>
                <m:rPr>
                  <m:nor/>
                  <m:sty m:val="p"/>
                </m:rPr>
                <m:t> and </m:t>
              </m:r>
              <m:r>
                <m:t>1</m:t>
              </m:r>
              <m:r>
                <m:rPr>
                  <m:nor/>
                  <m:sty m:val="p"/>
                </m:rPr>
                <m:t>)</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j</m:t>
                  </m:r>
                  <m:r>
                    <m:rPr>
                      <m:sty m:val="p"/>
                    </m:rPr>
                    <m:t>+</m:t>
                  </m:r>
                  <m:r>
                    <m:t>1</m:t>
                  </m:r>
                </m:sub>
              </m:sSub>
              <m:r>
                <m:t>&amp;</m:t>
              </m:r>
              <m:r>
                <m:rPr>
                  <m:sty m:val="p"/>
                </m:rPr>
                <m:t>=</m:t>
              </m:r>
              <m:sSub>
                <m:e>
                  <m:r>
                    <m:t>g</m:t>
                  </m:r>
                </m:e>
                <m:sub>
                  <m:r>
                    <m:t>i</m:t>
                  </m:r>
                </m:sub>
              </m:sSub>
              <m:r>
                <m:t> </m:t>
              </m:r>
              <m:sSub>
                <m:e>
                  <m:r>
                    <m:t>g</m:t>
                  </m:r>
                </m:e>
                <m:sub>
                  <m:r>
                    <m:t>j</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t> </m:t>
              </m:r>
              <m:r>
                <m:rPr>
                  <m:sty m:val="p"/>
                </m:rPr>
                <m:t>(</m:t>
              </m:r>
              <m:sSub>
                <m:e>
                  <m:r>
                    <m:rPr>
                      <m:sty m:val="bi"/>
                    </m:rPr>
                    <m:t>L</m:t>
                  </m:r>
                </m:e>
                <m:sub>
                  <m:r>
                    <m:t>22</m:t>
                  </m:r>
                </m:sub>
              </m:sSub>
              <m:sSub>
                <m:e>
                  <m:r>
                    <m:rPr>
                      <m:sty m:val="p"/>
                    </m:rPr>
                    <m:t>)</m:t>
                  </m:r>
                </m:e>
                <m:sub>
                  <m:r>
                    <m:t>j</m:t>
                  </m:r>
                  <m:r>
                    <m:rPr>
                      <m:sty m:val="p"/>
                    </m:rPr>
                    <m:t>,</m:t>
                  </m:r>
                  <m:r>
                    <m:t>r</m:t>
                  </m:r>
                  <m:r>
                    <m:rPr>
                      <m:sty m:val="p"/>
                    </m:rPr>
                    <m:t>−</m:t>
                  </m:r>
                  <m:r>
                    <m:t>1</m:t>
                  </m:r>
                </m:sub>
              </m:sSub>
              <m:r>
                <m:t>&amp;</m:t>
              </m:r>
              <m:r>
                <m:t>&amp;</m:t>
              </m:r>
              <m:r>
                <m:rPr>
                  <m:nor/>
                  <m:sty m:val="p"/>
                </m:rPr>
                <m:t>(rows </m:t>
              </m:r>
              <m:r>
                <m:t>i</m:t>
              </m:r>
              <m:r>
                <m:rPr>
                  <m:sty m:val="p"/>
                </m:rPr>
                <m:t>+</m:t>
              </m:r>
              <m:r>
                <m:t>1</m:t>
              </m:r>
              <m:r>
                <m:rPr>
                  <m:nor/>
                  <m:sty m:val="p"/>
                </m:rPr>
                <m:t> and </m:t>
              </m:r>
              <m:r>
                <m:t>j</m:t>
              </m:r>
              <m:r>
                <m:rPr>
                  <m:sty m:val="p"/>
                </m:rPr>
                <m:t>+</m:t>
              </m:r>
              <m:r>
                <m:t>1</m:t>
              </m:r>
              <m:r>
                <m:rPr>
                  <m:nor/>
                  <m:sty m:val="p"/>
                </m:rPr>
                <m:t>)</m:t>
              </m:r>
            </m:e>
            <m:e>
              <m:r>
                <m:t>&amp;</m:t>
              </m:r>
              <m:r>
                <m:rPr>
                  <m:sty m:val="p"/>
                </m:rPr>
                <m:t>=</m:t>
              </m:r>
              <m:r>
                <m:rPr>
                  <m:sty m:val="p"/>
                </m:rPr>
                <m:t>(</m:t>
              </m:r>
              <m:acc>
                <m:accPr>
                  <m:chr m:val="̃"/>
                </m:accPr>
                <m:e>
                  <m:r>
                    <m:t>g</m:t>
                  </m:r>
                </m:e>
              </m:acc>
              <m:sSup>
                <m:e>
                  <m:acc>
                    <m:accPr>
                      <m:chr m:val="̃"/>
                    </m:accPr>
                    <m:e>
                      <m:r>
                        <m:t>g</m:t>
                      </m:r>
                    </m:e>
                  </m:acc>
                </m:e>
                <m:sup>
                  <m:r>
                    <m:rPr>
                      <m:sty m:val="p"/>
                    </m:rPr>
                    <m:t>⊤</m:t>
                  </m:r>
                </m:sup>
              </m:sSup>
              <m:sSub>
                <m:e>
                  <m:r>
                    <m:rPr>
                      <m:sty m:val="p"/>
                    </m:rPr>
                    <m:t>)</m:t>
                  </m:r>
                </m:e>
                <m:sub>
                  <m:r>
                    <m:t>i</m:t>
                  </m:r>
                  <m:r>
                    <m:t>j</m:t>
                  </m:r>
                </m:sub>
              </m:sSub>
              <m:r>
                <m:rPr>
                  <m:sty m:val="p"/>
                </m:rPr>
                <m:t>+</m:t>
              </m:r>
              <m:r>
                <m:rPr>
                  <m:sty m:val="p"/>
                </m:rPr>
                <m:t>(</m:t>
              </m:r>
              <m:sSub>
                <m:e>
                  <m:r>
                    <m:rPr>
                      <m:sty m:val="bi"/>
                    </m:rPr>
                    <m:t>L</m:t>
                  </m:r>
                </m:e>
                <m:sub>
                  <m:r>
                    <m:t>22</m:t>
                  </m:r>
                </m:sub>
              </m:sSub>
              <m:sSup>
                <m:e>
                  <m:sSub>
                    <m:e>
                      <m:r>
                        <m:rPr>
                          <m:sty m:val="bi"/>
                        </m:rPr>
                        <m:t>L</m:t>
                      </m:r>
                    </m:e>
                    <m:sub>
                      <m:r>
                        <m:t>22</m:t>
                      </m:r>
                    </m:sub>
                  </m:sSub>
                </m:e>
                <m:sup>
                  <m:r>
                    <m:rPr>
                      <m:sty m:val="p"/>
                    </m:rPr>
                    <m:t>⊤</m:t>
                  </m:r>
                </m:sup>
              </m:sSup>
              <m:sSub>
                <m:e>
                  <m:r>
                    <m:rPr>
                      <m:sty m:val="p"/>
                    </m:rPr>
                    <m:t>)</m:t>
                  </m:r>
                </m:e>
                <m:sub>
                  <m:r>
                    <m:t>i</m:t>
                  </m:r>
                  <m:r>
                    <m:t>j</m:t>
                  </m:r>
                </m:sub>
              </m:sSub>
              <m:r>
                <m:rPr>
                  <m:sty m:val="p"/>
                </m:rPr>
                <m:t>.</m:t>
              </m:r>
              <m:r>
                <m:t>&amp;</m:t>
              </m:r>
              <m:r>
                <m:t>&amp;</m:t>
              </m:r>
              <m:r>
                <m:rPr>
                  <m:nor/>
                  <m:sty m:val="p"/>
                </m:rPr>
                <m:t>(</m:t>
              </m:r>
              <m:r>
                <m:rPr>
                  <m:nor/>
                  <m:sty m:val="p"/>
                </m:rPr>
                <m:t>Definition 26</m:t>
              </m:r>
              <m:r>
                <m:rPr>
                  <m:nor/>
                  <m:sty m:val="p"/>
                </m:rPr>
                <m:t>, with </m:t>
              </m:r>
              <m:r>
                <m:t>s</m:t>
              </m:r>
              <m:r>
                <m:rPr>
                  <m:sty m:val="p"/>
                </m:rPr>
                <m:t>=</m:t>
              </m:r>
              <m:r>
                <m:t>r</m:t>
              </m:r>
              <m:r>
                <m:rPr>
                  <m:sty m:val="p"/>
                </m:rPr>
                <m:t>−</m:t>
              </m:r>
              <m:r>
                <m:t>1</m:t>
              </m:r>
              <m:r>
                <m:rPr>
                  <m:nor/>
                  <m:sty m:val="p"/>
                </m:rPr>
                <m:t>)</m:t>
              </m:r>
            </m:e>
          </m:eqArr>
        </m:oMath>
      </m:oMathPara>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m:oMath>
        <m:sSup>
          <m:e>
            <m:acc>
              <m:accPr>
                <m:chr m:val="̃"/>
              </m:accPr>
              <m:e>
                <m:r>
                  <m:t>b</m:t>
                </m:r>
              </m:e>
            </m:acc>
          </m:e>
          <m:sup>
            <m:r>
              <m:rPr>
                <m:sty m:val="p"/>
              </m:rPr>
              <m:t>⊤</m:t>
            </m:r>
          </m:sup>
        </m:sSup>
      </m:oMath>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m:oMath>
        <m:acc>
          <m:accPr>
            <m:chr m:val="̃"/>
          </m:accPr>
          <m:e>
            <m:r>
              <m:t>b</m:t>
            </m:r>
          </m:e>
        </m:acc>
      </m:oMath>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m:oMathPara>
        <m:oMathParaPr>
          <m:jc m:val="center"/>
        </m:oMathParaPr>
        <m:oMath>
          <m:sSubSup>
            <m:e>
              <m:r>
                <m:t>ℓ</m:t>
              </m:r>
            </m:e>
            <m:sub>
              <m:r>
                <m:t>11</m:t>
              </m:r>
            </m:sub>
            <m:sup>
              <m:r>
                <m:t>2</m:t>
              </m:r>
            </m:sup>
          </m:sSubSup>
          <m:r>
            <m:rPr>
              <m:sty m:val="p"/>
            </m:rPr>
            <m:t>=</m:t>
          </m:r>
          <m:sSub>
            <m:e>
              <m:r>
                <m:t>a</m:t>
              </m:r>
            </m:e>
            <m:sub>
              <m:r>
                <m:t>11</m:t>
              </m:r>
            </m:sub>
          </m:sSub>
          <m:r>
            <m:rPr>
              <m:sty m:val="p"/>
            </m:rPr>
            <m:t>,</m:t>
          </m:r>
          <m:r>
            <m:t>  </m:t>
          </m:r>
          <m:sSub>
            <m:e>
              <m:r>
                <m:t>ℓ</m:t>
              </m:r>
            </m:e>
            <m:sub>
              <m:r>
                <m:t>11</m:t>
              </m:r>
            </m:sub>
          </m:sSub>
          <m:r>
            <m:t> </m:t>
          </m:r>
          <m:acc>
            <m:accPr>
              <m:chr m:val="̃"/>
            </m:accPr>
            <m:e>
              <m:r>
                <m:t>g</m:t>
              </m:r>
            </m:e>
          </m:acc>
          <m:r>
            <m:rPr>
              <m:sty m:val="p"/>
            </m:rPr>
            <m:t>=</m:t>
          </m:r>
          <m:acc>
            <m:accPr>
              <m:chr m:val="̃"/>
            </m:accPr>
            <m:e>
              <m:r>
                <m:t>b</m:t>
              </m:r>
            </m:e>
          </m:acc>
          <m:r>
            <m:rPr>
              <m:sty m:val="p"/>
            </m:rPr>
            <m:t>,</m:t>
          </m:r>
          <m:r>
            <m:t>  </m:t>
          </m:r>
          <m:acc>
            <m:accPr>
              <m:chr m:val="̃"/>
            </m:accPr>
            <m:e>
              <m:r>
                <m:t>g</m:t>
              </m:r>
            </m:e>
          </m:acc>
          <m:sSup>
            <m:e>
              <m:acc>
                <m:accPr>
                  <m:chr m:val="̃"/>
                </m:accPr>
                <m:e>
                  <m:r>
                    <m:t>g</m:t>
                  </m:r>
                </m:e>
              </m:acc>
            </m:e>
            <m:sup>
              <m:r>
                <m:rPr>
                  <m:sty m:val="p"/>
                </m:rPr>
                <m:t>⊤</m:t>
              </m:r>
            </m:sup>
          </m:sSup>
          <m:r>
            <m:rPr>
              <m:sty m:val="p"/>
            </m:rPr>
            <m:t>+</m:t>
          </m:r>
          <m:sSub>
            <m:e>
              <m:r>
                <m:rPr>
                  <m:sty m:val="bi"/>
                </m:rPr>
                <m:t>L</m:t>
              </m:r>
            </m:e>
            <m:sub>
              <m:r>
                <m:t>22</m:t>
              </m:r>
            </m:sub>
          </m:sSub>
          <m:sSup>
            <m:e>
              <m:sSub>
                <m:e>
                  <m:r>
                    <m:rPr>
                      <m:sty m:val="bi"/>
                    </m:rPr>
                    <m:t>L</m:t>
                  </m:r>
                </m:e>
                <m:sub>
                  <m:r>
                    <m:t>22</m:t>
                  </m:r>
                </m:sub>
              </m:sSub>
            </m:e>
            <m:sup>
              <m:r>
                <m:rPr>
                  <m:sty m:val="p"/>
                </m:rPr>
                <m:t>⊤</m:t>
              </m:r>
            </m:sup>
          </m:sSup>
          <m:r>
            <m:rPr>
              <m:sty m:val="p"/>
            </m:rPr>
            <m:t>=</m:t>
          </m:r>
          <m:sSub>
            <m:e>
              <m:r>
                <m:rPr>
                  <m:sty m:val="bi"/>
                </m:rPr>
                <m:t>A</m:t>
              </m:r>
            </m:e>
            <m:sub>
              <m:r>
                <m:t>22</m:t>
              </m:r>
            </m:sub>
          </m:sSub>
          <m:r>
            <m:rPr>
              <m:sty m:val="p"/>
            </m:rPr>
            <m:t>.</m:t>
          </m:r>
        </m:oMath>
      </m:oMathPara>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118</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m:oMath>
        <m:acc>
          <m:accPr>
            <m:chr m:val="̃"/>
          </m:accPr>
          <m:e>
            <m:r>
              <m:t>g</m:t>
            </m:r>
          </m:e>
        </m:acc>
        <m:r>
          <m:rPr>
            <m:sty m:val="p"/>
          </m:rPr>
          <m:t>=</m:t>
        </m:r>
        <m:f>
          <m:fPr>
            <m:type m:val="lin"/>
          </m:fPr>
          <m:num>
            <m:r>
              <m:t>1</m:t>
            </m:r>
          </m:num>
          <m:den>
            <m:sSub>
              <m:e>
                <m:r>
                  <m:t>ℓ</m:t>
                </m:r>
              </m:e>
              <m:sub>
                <m:r>
                  <m:t>11</m:t>
                </m:r>
              </m:sub>
            </m:sSub>
          </m:den>
        </m:f>
        <m:r>
          <m:t> </m:t>
        </m:r>
        <m:acc>
          <m:accPr>
            <m:chr m:val="̃"/>
          </m:accPr>
          <m:e>
            <m:r>
              <m:t>b</m:t>
            </m:r>
          </m:e>
        </m:acc>
      </m:oMath>
      <w:r>
        <w:t xml:space="preserve">;</w:t>
      </w:r>
      <w:r>
        <w:t xml:space="preserve"> </w:t>
      </w:r>
      <w:r>
        <w:t xml:space="preserve">and the third becomes</w:t>
      </w:r>
    </w:p>
    <w:p>
      <w:pPr>
        <w:pStyle w:val="BodyText"/>
      </w:pPr>
      <m:oMathPara>
        <m:oMathParaPr>
          <m:jc m:val="center"/>
        </m:oMathParaPr>
        <m:oMath>
          <m:eqArr>
            <m:e>
              <m:sSub>
                <m:e>
                  <m:r>
                    <m:rPr>
                      <m:sty m:val="bi"/>
                    </m:rPr>
                    <m:t>L</m:t>
                  </m:r>
                </m:e>
                <m:sub>
                  <m:r>
                    <m:t>22</m:t>
                  </m:r>
                </m:sub>
              </m:sSub>
              <m:sSup>
                <m:e>
                  <m:sSub>
                    <m:e>
                      <m:r>
                        <m:rPr>
                          <m:sty m:val="bi"/>
                        </m:rPr>
                        <m:t>L</m:t>
                      </m:r>
                    </m:e>
                    <m:sub>
                      <m:r>
                        <m:t>22</m:t>
                      </m:r>
                    </m:sub>
                  </m:sSub>
                </m:e>
                <m:sup>
                  <m:r>
                    <m:rPr>
                      <m:sty m:val="p"/>
                    </m:rPr>
                    <m:t>⊤</m:t>
                  </m:r>
                </m:sup>
              </m:sSup>
              <m:r>
                <m:t>&amp;</m:t>
              </m:r>
              <m:r>
                <m:rPr>
                  <m:sty m:val="p"/>
                </m:rPr>
                <m:t>=</m:t>
              </m:r>
              <m:sSub>
                <m:e>
                  <m:r>
                    <m:rPr>
                      <m:sty m:val="bi"/>
                    </m:rPr>
                    <m:t>A</m:t>
                  </m:r>
                </m:e>
                <m:sub>
                  <m:r>
                    <m:t>22</m:t>
                  </m:r>
                </m:sub>
              </m:sSub>
              <m:r>
                <m:rPr>
                  <m:sty m:val="p"/>
                </m:rPr>
                <m:t>−</m:t>
              </m:r>
              <m:acc>
                <m:accPr>
                  <m:chr m:val="̃"/>
                </m:accPr>
                <m:e>
                  <m:r>
                    <m:t>g</m:t>
                  </m:r>
                </m:e>
              </m:acc>
              <m:sSup>
                <m:e>
                  <m:acc>
                    <m:accPr>
                      <m:chr m:val="̃"/>
                    </m:accPr>
                    <m:e>
                      <m:r>
                        <m:t>g</m:t>
                      </m:r>
                    </m:e>
                  </m:acc>
                </m:e>
                <m:sup>
                  <m:r>
                    <m:rPr>
                      <m:sty m:val="p"/>
                    </m:rPr>
                    <m:t>⊤</m:t>
                  </m:r>
                </m:sup>
              </m:sSup>
              <m:r>
                <m:t>&amp;</m:t>
              </m:r>
              <m:r>
                <m:t>&amp;</m:t>
              </m:r>
              <m:r>
                <m:rPr>
                  <m:nor/>
                  <m:sty m:val="p"/>
                </m:rPr>
                <m:t>(subtract </m:t>
              </m:r>
              <m:acc>
                <m:accPr>
                  <m:chr m:val="̃"/>
                </m:accPr>
                <m:e>
                  <m:r>
                    <m:t>g</m:t>
                  </m:r>
                </m:e>
              </m:acc>
              <m:sSup>
                <m:e>
                  <m:acc>
                    <m:accPr>
                      <m:chr m:val="̃"/>
                    </m:accPr>
                    <m:e>
                      <m:r>
                        <m:t>g</m:t>
                      </m:r>
                    </m:e>
                  </m:acc>
                </m:e>
                <m:sup>
                  <m:r>
                    <m:rPr>
                      <m:sty m:val="p"/>
                    </m:rPr>
                    <m:t>⊤</m:t>
                  </m:r>
                </m:sup>
              </m:sSup>
              <m:r>
                <m:rPr>
                  <m:nor/>
                  <m:sty m:val="p"/>
                </m:rPr>
                <m:t>)</m:t>
              </m:r>
            </m:e>
            <m:e>
              <m:r>
                <m:t>&amp;</m:t>
              </m:r>
              <m:r>
                <m:rPr>
                  <m:sty m:val="p"/>
                </m:rPr>
                <m:t>=</m:t>
              </m:r>
              <m:sSub>
                <m:e>
                  <m:r>
                    <m:rPr>
                      <m:sty m:val="bi"/>
                    </m:rPr>
                    <m:t>A</m:t>
                  </m:r>
                </m:e>
                <m:sub>
                  <m:r>
                    <m:t>22</m:t>
                  </m:r>
                </m:sub>
              </m:sSub>
              <m:r>
                <m:rPr>
                  <m:sty m:val="p"/>
                </m:rPr>
                <m:t>−</m:t>
              </m:r>
              <m:r>
                <m:t>​</m:t>
              </m:r>
              <m:d>
                <m:dPr>
                  <m:begChr m:val="("/>
                  <m:sepChr m:val=""/>
                  <m:endChr m:val=")"/>
                  <m:grow/>
                </m:dPr>
                <m:e>
                  <m:f>
                    <m:fPr>
                      <m:type m:val="lin"/>
                    </m:fPr>
                    <m:num>
                      <m:r>
                        <m:t>1</m:t>
                      </m:r>
                    </m:num>
                    <m:den>
                      <m:sSub>
                        <m:e>
                          <m:r>
                            <m:t>ℓ</m:t>
                          </m:r>
                        </m:e>
                        <m:sub>
                          <m:r>
                            <m:t>11</m:t>
                          </m:r>
                        </m:sub>
                      </m:sSub>
                    </m:den>
                  </m:f>
                  <m:r>
                    <m:t> </m:t>
                  </m:r>
                  <m:acc>
                    <m:accPr>
                      <m:chr m:val="̃"/>
                    </m:accPr>
                    <m:e>
                      <m:r>
                        <m:t>b</m:t>
                      </m:r>
                    </m:e>
                  </m:acc>
                </m:e>
              </m:d>
              <m:r>
                <m:t>​</m:t>
              </m:r>
              <m:sSup>
                <m:e>
                  <m:r>
                    <m:t>​</m:t>
                  </m:r>
                  <m:d>
                    <m:dPr>
                      <m:begChr m:val="("/>
                      <m:sepChr m:val=""/>
                      <m:endChr m:val=")"/>
                      <m:grow/>
                    </m:dPr>
                    <m:e>
                      <m:f>
                        <m:fPr>
                          <m:type m:val="lin"/>
                        </m:fPr>
                        <m:num>
                          <m:r>
                            <m:t>1</m:t>
                          </m:r>
                        </m:num>
                        <m:den>
                          <m:sSub>
                            <m:e>
                              <m:r>
                                <m:t>ℓ</m:t>
                              </m:r>
                            </m:e>
                            <m:sub>
                              <m:r>
                                <m:t>11</m:t>
                              </m:r>
                            </m:sub>
                          </m:sSub>
                        </m:den>
                      </m:f>
                      <m:r>
                        <m:t> </m:t>
                      </m:r>
                      <m:acc>
                        <m:accPr>
                          <m:chr m:val="̃"/>
                        </m:accPr>
                        <m:e>
                          <m:r>
                            <m:t>b</m:t>
                          </m:r>
                        </m:e>
                      </m:acc>
                    </m:e>
                  </m:d>
                  <m:r>
                    <m:t>​</m:t>
                  </m:r>
                </m:e>
                <m:sup>
                  <m:r>
                    <m:rPr>
                      <m:sty m:val="p"/>
                    </m:rPr>
                    <m:t>⊤</m:t>
                  </m:r>
                </m:sup>
              </m:sSup>
              <m:r>
                <m:t>&amp;</m:t>
              </m:r>
              <m:r>
                <m:t>&amp;</m:t>
              </m:r>
              <m:r>
                <m:rPr>
                  <m:nor/>
                  <m:sty m:val="p"/>
                </m:rPr>
                <m:t>(substitute </m:t>
              </m:r>
              <m:acc>
                <m:accPr>
                  <m:chr m:val="̃"/>
                </m:accPr>
                <m:e>
                  <m:r>
                    <m:t>g</m:t>
                  </m:r>
                </m:e>
              </m:acc>
              <m:r>
                <m:rPr>
                  <m:nor/>
                  <m:sty m:val="p"/>
                </m:rPr>
                <m:t>)</m:t>
              </m:r>
            </m:e>
            <m:e>
              <m:r>
                <m:t>&amp;</m:t>
              </m:r>
              <m:r>
                <m:rPr>
                  <m:sty m:val="p"/>
                </m:rPr>
                <m:t>=</m:t>
              </m:r>
              <m:sSub>
                <m:e>
                  <m:r>
                    <m:rPr>
                      <m:sty m:val="bi"/>
                    </m:rPr>
                    <m:t>A</m:t>
                  </m:r>
                </m:e>
                <m:sub>
                  <m:r>
                    <m:t>22</m:t>
                  </m:r>
                </m:sub>
              </m:sSub>
              <m:r>
                <m:rPr>
                  <m:sty m:val="p"/>
                </m:rPr>
                <m:t>−</m:t>
              </m:r>
              <m:f>
                <m:fPr>
                  <m:type m:val="lin"/>
                </m:fPr>
                <m:num>
                  <m:r>
                    <m:t>1</m:t>
                  </m:r>
                </m:num>
                <m:den>
                  <m:sSubSup>
                    <m:e>
                      <m:r>
                        <m:t>ℓ</m:t>
                      </m:r>
                    </m:e>
                    <m:sub>
                      <m:r>
                        <m:t>11</m:t>
                      </m:r>
                    </m:sub>
                    <m:sup>
                      <m:r>
                        <m:t>2</m:t>
                      </m:r>
                    </m:sup>
                  </m:sSubSup>
                </m:den>
              </m:f>
              <m:r>
                <m:t> </m:t>
              </m:r>
              <m:acc>
                <m:accPr>
                  <m:chr m:val="̃"/>
                </m:accPr>
                <m:e>
                  <m:r>
                    <m:t>b</m:t>
                  </m:r>
                </m:e>
              </m:acc>
              <m:sSup>
                <m:e>
                  <m:acc>
                    <m:accPr>
                      <m:chr m:val="̃"/>
                    </m:accPr>
                    <m:e>
                      <m:r>
                        <m:t>b</m:t>
                      </m:r>
                    </m:e>
                  </m:acc>
                </m:e>
                <m:sup>
                  <m:r>
                    <m:rPr>
                      <m:sty m:val="p"/>
                    </m:rPr>
                    <m:t>⊤</m:t>
                  </m:r>
                </m:sup>
              </m:sSup>
              <m:r>
                <m:t>&amp;</m:t>
              </m:r>
              <m:r>
                <m:t>&amp;</m:t>
              </m:r>
              <m:r>
                <m:rPr>
                  <m:nor/>
                  <m:sty m:val="p"/>
                </m:rPr>
                <m:t>(</m:t>
              </m:r>
              <m:r>
                <m:rPr>
                  <m:nor/>
                  <m:sty m:val="p"/>
                </m:rPr>
                <m:t>Definition 22</m:t>
              </m:r>
              <m:r>
                <m:rPr>
                  <m:nor/>
                  <m:sty m:val="p"/>
                </m:rPr>
                <m:t>, </m:t>
              </m:r>
              <m:r>
                <m:rPr>
                  <m:nor/>
                  <m:sty m:val="p"/>
                </m:rPr>
                <m:t>Theorem 93</m:t>
              </m:r>
              <m:r>
                <m:rPr>
                  <m:nor/>
                  <m:sty m:val="p"/>
                </m:rPr>
                <m:t>)</m:t>
              </m:r>
            </m:e>
            <m:e>
              <m:r>
                <m:t>&amp;</m:t>
              </m:r>
              <m:r>
                <m:rPr>
                  <m:sty m:val="p"/>
                </m:rPr>
                <m:t>=</m:t>
              </m:r>
              <m:sSub>
                <m:e>
                  <m:r>
                    <m:rPr>
                      <m:sty m:val="bi"/>
                    </m:rPr>
                    <m:t>A</m:t>
                  </m:r>
                </m:e>
                <m:sub>
                  <m:r>
                    <m:t>22</m:t>
                  </m:r>
                </m:sub>
              </m:sSub>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r>
                <m:rPr>
                  <m:sty m:val="p"/>
                </m:rPr>
                <m:t>.</m:t>
              </m:r>
              <m:r>
                <m:t>&amp;</m:t>
              </m:r>
              <m:r>
                <m:t>&amp;</m:t>
              </m:r>
              <m:r>
                <m:rPr>
                  <m:nor/>
                  <m:sty m:val="p"/>
                </m:rPr>
                <m:t>(</m:t>
              </m:r>
              <m:sSubSup>
                <m:e>
                  <m:r>
                    <m:t>ℓ</m:t>
                  </m:r>
                </m:e>
                <m:sub>
                  <m:r>
                    <m:t>11</m:t>
                  </m:r>
                </m:sub>
                <m:sup>
                  <m:r>
                    <m:t>2</m:t>
                  </m:r>
                </m:sup>
              </m:sSubSup>
              <m:r>
                <m:rPr>
                  <m:sty m:val="p"/>
                </m:rPr>
                <m:t>=</m:t>
              </m:r>
              <m:sSub>
                <m:e>
                  <m:r>
                    <m:t>a</m:t>
                  </m:r>
                </m:e>
                <m:sub>
                  <m:r>
                    <m:t>11</m:t>
                  </m:r>
                </m:sub>
              </m:sSub>
              <m:r>
                <m:rPr>
                  <m:nor/>
                  <m:sty m:val="p"/>
                </m:rPr>
                <m:t>)</m:t>
              </m:r>
            </m:e>
          </m:eqArr>
        </m:oMath>
      </m:oMathPara>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m:oMath>
        <m:r>
          <m:rPr>
            <m:sty m:val="bi"/>
          </m:rPr>
          <m:t>B</m:t>
        </m:r>
        <m:r>
          <m:rPr>
            <m:sty m:val="p"/>
          </m:rPr>
          <m:t>=</m:t>
        </m:r>
        <m:sSup>
          <m:e>
            <m:acc>
              <m:accPr>
                <m:chr m:val="̃"/>
              </m:accPr>
              <m:e>
                <m:r>
                  <m:t>b</m:t>
                </m:r>
              </m:e>
            </m:acc>
          </m:e>
          <m:sup>
            <m:r>
              <m:rPr>
                <m:sty m:val="p"/>
              </m:rPr>
              <m:t>⊤</m:t>
            </m:r>
          </m:sup>
        </m:sSup>
      </m:oMath>
      <w:r>
        <w:t xml:space="preserve"> </w:t>
      </w:r>
      <w:r>
        <w:t xml:space="preserve">in</w:t>
      </w:r>
      <w:r>
        <w:t xml:space="preserve"> </w:t>
      </w:r>
      <w:hyperlink w:anchor="def-schur-complement">
        <w:r>
          <w:rPr>
            <w:rStyle w:val="Hyperlink"/>
          </w:rPr>
          <w:t xml:space="preserve">Definition 124</w:t>
        </w:r>
      </w:hyperlink>
      <w:r>
        <w:t xml:space="preserve">,</w:t>
      </w:r>
    </w:p>
    <w:p>
      <w:pPr>
        <w:pStyle w:val="BodyText"/>
      </w:pPr>
      <m:oMathPara>
        <m:oMathParaPr>
          <m:jc m:val="center"/>
        </m:oMathParaPr>
        <m:oMath>
          <m:eqArr>
            <m:e>
              <m:sSup>
                <m:e>
                  <m:r>
                    <m:rPr>
                      <m:sty m:val="bi"/>
                    </m:rPr>
                    <m:t>B</m:t>
                  </m:r>
                </m:e>
                <m:sup>
                  <m:r>
                    <m:rPr>
                      <m:sty m:val="p"/>
                    </m:rPr>
                    <m:t>⊤</m:t>
                  </m:r>
                </m:sup>
              </m:sSup>
              <m:r>
                <m:t> </m:t>
              </m:r>
              <m:r>
                <m:rPr>
                  <m:sty m:val="p"/>
                </m:rPr>
                <m:t>[</m:t>
              </m:r>
              <m:sSub>
                <m:e>
                  <m:r>
                    <m:t>a</m:t>
                  </m:r>
                </m:e>
                <m:sub>
                  <m:r>
                    <m:t>11</m:t>
                  </m:r>
                </m:sub>
              </m:sSub>
              <m:sSup>
                <m:e>
                  <m:r>
                    <m:rPr>
                      <m:sty m:val="p"/>
                    </m:rPr>
                    <m:t>]</m:t>
                  </m:r>
                </m:e>
                <m:sup>
                  <m:r>
                    <m:rPr>
                      <m:sty m:val="p"/>
                    </m:rPr>
                    <m:t>−</m:t>
                  </m:r>
                  <m:r>
                    <m:t>1</m:t>
                  </m:r>
                </m:sup>
              </m:sSup>
              <m:r>
                <m:rPr>
                  <m:sty m:val="bi"/>
                </m:rPr>
                <m:t>B</m:t>
              </m:r>
              <m:r>
                <m:t>&amp;</m:t>
              </m:r>
              <m:r>
                <m:rPr>
                  <m:sty m:val="p"/>
                </m:rPr>
                <m:t>=</m:t>
              </m:r>
              <m:acc>
                <m:accPr>
                  <m:chr m:val="̃"/>
                </m:accPr>
                <m:e>
                  <m:r>
                    <m:t>b</m:t>
                  </m:r>
                </m:e>
              </m:acc>
              <m:r>
                <m:t> </m:t>
              </m:r>
              <m:f>
                <m:fPr>
                  <m:type m:val="lin"/>
                </m:fPr>
                <m:num>
                  <m:r>
                    <m:t>1</m:t>
                  </m:r>
                </m:num>
                <m:den>
                  <m:sSub>
                    <m:e>
                      <m:r>
                        <m:t>a</m:t>
                      </m:r>
                    </m:e>
                    <m:sub>
                      <m:r>
                        <m:t>11</m:t>
                      </m:r>
                    </m:sub>
                  </m:sSub>
                </m:den>
              </m:f>
              <m:r>
                <m:t> </m:t>
              </m:r>
              <m:sSup>
                <m:e>
                  <m:acc>
                    <m:accPr>
                      <m:chr m:val="̃"/>
                    </m:accPr>
                    <m:e>
                      <m:r>
                        <m:t>b</m:t>
                      </m:r>
                    </m:e>
                  </m:acc>
                </m:e>
                <m:sup>
                  <m:r>
                    <m:rPr>
                      <m:sty m:val="p"/>
                    </m:rPr>
                    <m:t>⊤</m:t>
                  </m:r>
                </m:sup>
              </m:sSup>
            </m:e>
            <m:e>
              <m:r>
                <m:t>&amp;</m:t>
              </m:r>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e>
          </m:eqArr>
        </m:oMath>
      </m:oMathPara>
    </w:p>
    <w:p>
      <w:pPr>
        <w:pStyle w:val="FirstParagraph"/>
      </w:pPr>
      <w:r>
        <w:t xml:space="preserve">(</w:t>
      </w:r>
      <w:hyperlink w:anchor="thm-scalar-matmul">
        <w:r>
          <w:rPr>
            <w:rStyle w:val="Hyperlink"/>
          </w:rPr>
          <w:t xml:space="preserve">Theorem 93</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120</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66" w:name="exm-cholesky"/>
    <w:p>
      <w:pPr>
        <w:pStyle w:val="BodyText"/>
      </w:pPr>
      <w:r>
        <w:rPr>
          <w:b/>
          <w:bCs/>
        </w:rPr>
        <w:t xml:space="preserve">Example 213 (Two Cholesky factors)</w:t>
      </w:r>
      <w:r>
        <w:t xml:space="preserve"> </w:t>
      </w:r>
      <w:r>
        <w:t xml:space="preserve"> </w:t>
      </w:r>
    </w:p>
    <w:p>
      <w:pPr>
        <w:numPr>
          <w:ilvl w:val="0"/>
          <w:numId w:val="1110"/>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10"/>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211</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10"/>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212</w:t>
        </w:r>
      </w:hyperlink>
      <w:r>
        <w:t xml:space="preserve">).</w:t>
      </w:r>
    </w:p>
    <w:bookmarkEnd w:id="666"/>
    <w:bookmarkEnd w:id="667"/>
    <w:bookmarkStart w:id="693" w:name="sec-complex-vectors-matrices"/>
    <w:p>
      <w:pPr>
        <w:pStyle w:val="Heading2"/>
      </w:pPr>
      <w:r>
        <w:t xml:space="preserve">23 Complex vectors and matrices</w:t>
      </w:r>
    </w:p>
    <w:bookmarkStart w:id="668" w:name="def-complex-vector"/>
    <w:p>
      <w:pPr>
        <w:pStyle w:val="FirstParagraph"/>
      </w:pPr>
      <w:r>
        <w:rPr>
          <w:b/>
          <w:bCs/>
        </w:rPr>
        <w:t xml:space="preserve">Definition 125 (Complex vector)</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78">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p>
    <w:bookmarkEnd w:id="668"/>
    <w:bookmarkStart w:id="669" w:name="def-complex-matrix"/>
    <w:p>
      <w:pPr>
        <w:pStyle w:val="BodyText"/>
      </w:pPr>
      <w:r>
        <w:rPr>
          <w:b/>
          <w:bCs/>
        </w:rPr>
        <w:t xml:space="preserve">Definition 126 (Complex matrix)</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bookmarkEnd w:id="669"/>
    <w:bookmarkStart w:id="670" w:name="exm-complex-vector"/>
    <w:p>
      <w:pPr>
        <w:pStyle w:val="BodyText"/>
      </w:pPr>
      <w:r>
        <w:rPr>
          <w:b/>
          <w:bCs/>
        </w:rPr>
        <w:t xml:space="preserve">Example 214 (A complex vector and its conjugate)</w:t>
      </w:r>
    </w:p>
    <w:p>
      <w:pPr>
        <w:pStyle w:val="BodyText"/>
      </w:pPr>
      <m:oMathPara>
        <m:oMathParaPr>
          <m:jc m:val="center"/>
        </m:oMathParaPr>
        <m:oMath>
          <m:limLow>
            <m:e>
              <m:limLow>
                <m:e>
                  <m:acc>
                    <m:accPr>
                      <m:chr m:val="̃"/>
                    </m:accPr>
                    <m:e>
                      <m:r>
                        <m:t>z</m:t>
                      </m:r>
                    </m:e>
                  </m:acc>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rPr>
                        <m:sty m:val="p"/>
                      </m:rPr>
                      <m:t>−</m:t>
                    </m:r>
                    <m:r>
                      <m:t>3</m:t>
                    </m:r>
                    <m:r>
                      <m:t> </m:t>
                    </m:r>
                    <m:r>
                      <m:t>i</m:t>
                    </m:r>
                  </m:e>
                </m:mr>
              </m:m>
            </m:e>
          </m:d>
          <m:r>
            <m:rPr>
              <m:sty m:val="p"/>
            </m:rPr>
            <m:t>∈</m:t>
          </m:r>
          <m:sSup>
            <m:e>
              <m:r>
                <m:rPr>
                  <m:scr m:val="double-struck"/>
                  <m:sty m:val="p"/>
                </m:rPr>
                <m:t>C</m:t>
              </m:r>
            </m:e>
            <m:sup>
              <m:r>
                <m:t>3</m:t>
              </m:r>
            </m:sup>
          </m:sSup>
          <m:r>
            <m:rPr>
              <m:sty m:val="p"/>
            </m:rPr>
            <m:t>,</m:t>
          </m:r>
          <m:r>
            <m:t>  </m:t>
          </m:r>
          <m:limLow>
            <m:e>
              <m:limLow>
                <m:e>
                  <m:bar>
                    <m:barPr>
                      <m:pos m:val="top"/>
                    </m:barPr>
                    <m:e>
                      <m:acc>
                        <m:accPr>
                          <m:chr m:val="̃"/>
                        </m:accPr>
                        <m:e>
                          <m:r>
                            <m:t>z</m:t>
                          </m:r>
                        </m:e>
                      </m:acc>
                    </m:e>
                  </m:bar>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t>3</m:t>
                    </m:r>
                    <m:r>
                      <m:t> </m:t>
                    </m:r>
                    <m:r>
                      <m:t>i</m:t>
                    </m:r>
                  </m:e>
                </m:mr>
              </m:m>
            </m:e>
          </m:d>
          <m:r>
            <m:rPr>
              <m:sty m:val="p"/>
            </m:rPr>
            <m:t>.</m:t>
          </m:r>
        </m:oMath>
      </m:oMathPara>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70"/>
    <w:bookmarkStart w:id="672" w:name="def-complex-conjugate-matrix"/>
    <w:p>
      <w:pPr>
        <w:pStyle w:val="BodyText"/>
      </w:pPr>
      <w:r>
        <w:rPr>
          <w:b/>
          <w:bCs/>
        </w:rPr>
        <w:t xml:space="preserve">Definition 127 (Complex conjugate of a complex vector or matrix)</w:t>
      </w:r>
      <w:r>
        <w:t xml:space="preserve"> </w:t>
      </w: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71">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72"/>
    <w:bookmarkStart w:id="673" w:name="def-conjugate-transpose"/>
    <w:p>
      <w:pPr>
        <w:pStyle w:val="BodyText"/>
      </w:pPr>
      <w:r>
        <w:rPr>
          <w:b/>
          <w:bCs/>
        </w:rPr>
        <w:t xml:space="preserve">Definition 128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bookmarkEnd w:id="673"/>
    <w:bookmarkStart w:id="674" w:name="rem-conjugate-transpose-notation"/>
    <w:p>
      <w:pPr>
        <w:pStyle w:val="FirstParagraph"/>
      </w:pPr>
      <w:r>
        <w:rPr>
          <w:i/>
          <w:iCs/>
        </w:rPr>
        <w:t xml:space="preserve">Remark 50</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(2024,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m:oMath>
        <m:sSup>
          <m:e>
            <m:acc>
              <m:accPr>
                <m:chr m:val="̃"/>
              </m:accPr>
              <m:e>
                <m:r>
                  <m:t>x</m:t>
                </m:r>
              </m:e>
            </m:acc>
          </m:e>
          <m:sup>
            <m:r>
              <m:rPr>
                <m:sty m:val="p"/>
              </m:rPr>
              <m:t>*</m:t>
            </m:r>
          </m:sup>
        </m:sSup>
      </m:oMath>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74"/>
    <w:bookmarkStart w:id="675" w:name="exm-conjugate-transpose"/>
    <w:p>
      <w:pPr>
        <w:pStyle w:val="BodyText"/>
      </w:pPr>
      <w:r>
        <w:rPr>
          <w:b/>
          <w:bCs/>
        </w:rPr>
        <w:t xml:space="preserve">Example 215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75"/>
    <w:bookmarkStart w:id="676" w:name="rem-conjugate-transpose-vector"/>
    <w:p>
      <w:pPr>
        <w:pStyle w:val="BodyText"/>
      </w:pPr>
      <w:r>
        <w:rPr>
          <w:i/>
          <w:iCs/>
        </w:rPr>
        <w:t xml:space="preserve">Remark 51</w:t>
      </w:r>
      <w:r>
        <w:t xml:space="preserve"> (Conjugate transpose of a complex vector). </w:t>
      </w:r>
      <w:r>
        <w:t xml:space="preserve">The conjugate transpose of a column vector</w:t>
      </w:r>
      <w:r>
        <w:t xml:space="preserve"> </w:t>
      </w:r>
      <m:oMath>
        <m:acc>
          <m:accPr>
            <m:chr m:val="̃"/>
          </m:accPr>
          <m:e>
            <m:r>
              <m:t>z</m:t>
            </m:r>
          </m:e>
        </m:acc>
        <m:r>
          <m:rPr>
            <m:sty m:val="p"/>
          </m:rPr>
          <m:t>∈</m:t>
        </m:r>
        <m:sSup>
          <m:e>
            <m:r>
              <m:rPr>
                <m:scr m:val="double-struck"/>
                <m:sty m:val="p"/>
              </m:rPr>
              <m:t>C</m:t>
            </m:r>
          </m:e>
          <m:sup>
            <m:r>
              <m:t>p</m:t>
            </m:r>
          </m:sup>
        </m:sSup>
      </m:oMath>
      <w:r>
        <w:t xml:space="preserve"> </w:t>
      </w:r>
      <w:r>
        <w:t xml:space="preserve">is the</w:t>
      </w:r>
      <w:r>
        <w:t xml:space="preserve"> </w:t>
      </w:r>
      <m:oMath>
        <m:r>
          <m:t>1</m:t>
        </m:r>
        <m:r>
          <m:rPr>
            <m:sty m:val="p"/>
          </m:rPr>
          <m:t>×</m:t>
        </m:r>
        <m:r>
          <m:t>p</m:t>
        </m:r>
      </m:oMath>
      <w:r>
        <w:t xml:space="preserve"> </w:t>
      </w:r>
      <w:r>
        <w:t xml:space="preserve">row vector</w:t>
      </w:r>
      <w:r>
        <w:t xml:space="preserve"> </w:t>
      </w:r>
      <m:oMath>
        <m:sSup>
          <m:e>
            <m:acc>
              <m:accPr>
                <m:chr m:val="̃"/>
              </m:accPr>
              <m:e>
                <m:r>
                  <m:t>z</m:t>
                </m:r>
              </m:e>
            </m:acc>
          </m:e>
          <m:sup>
            <m:r>
              <m:rPr>
                <m:scr m:val="sans-serif"/>
                <m:sty m:val="p"/>
              </m:rPr>
              <m:t>H</m:t>
            </m:r>
          </m:sup>
        </m:sSup>
        <m:r>
          <m:rPr>
            <m:sty m:val="p"/>
          </m:rPr>
          <m:t>=</m:t>
        </m:r>
        <m:r>
          <m:rPr>
            <m:sty m:val="p"/>
          </m:rPr>
          <m:t>[</m:t>
        </m:r>
        <m:bar>
          <m:barPr>
            <m:pos m:val="top"/>
          </m:barPr>
          <m:e>
            <m:sSub>
              <m:e>
                <m:r>
                  <m:t>z</m:t>
                </m:r>
              </m:e>
              <m:sub>
                <m:r>
                  <m:t>1</m:t>
                </m:r>
              </m:sub>
            </m:sSub>
          </m:e>
        </m:bar>
        <m:r>
          <m:rPr>
            <m:sty m:val="p"/>
          </m:rPr>
          <m:t>,</m:t>
        </m:r>
        <m:r>
          <m:t> </m:t>
        </m:r>
        <m:r>
          <m:rPr>
            <m:sty m:val="p"/>
          </m:rPr>
          <m:t>…</m:t>
        </m:r>
        <m:r>
          <m:rPr>
            <m:sty m:val="p"/>
          </m:rPr>
          <m:t>,</m:t>
        </m:r>
        <m:r>
          <m:t> </m:t>
        </m:r>
        <m:bar>
          <m:barPr>
            <m:pos m:val="top"/>
          </m:barPr>
          <m:e>
            <m:sSub>
              <m:e>
                <m:r>
                  <m:t>z</m:t>
                </m:r>
              </m:e>
              <m:sub>
                <m:r>
                  <m:t>p</m:t>
                </m:r>
              </m:sub>
            </m:sSub>
          </m:e>
        </m:bar>
        <m:r>
          <m:rPr>
            <m:sty m:val="p"/>
          </m:rPr>
          <m:t>]</m:t>
        </m:r>
      </m:oMath>
      <w:r>
        <w:t xml:space="preserve">.</w:t>
      </w:r>
    </w:p>
    <w:bookmarkEnd w:id="676"/>
    <w:bookmarkStart w:id="677" w:name="thm-hermitian-adjoint-properties"/>
    <w:p>
      <w:pPr>
        <w:pStyle w:val="BodyText"/>
      </w:pPr>
      <w:r>
        <w:rPr>
          <w:b/>
          <w:bCs/>
        </w:rPr>
        <w:t xml:space="preserve">Theorem 122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128</w:t>
        </w:r>
      </w:hyperlink>
      <w:r>
        <w:t xml:space="preserve">) satisfies:</w:t>
      </w:r>
    </w:p>
    <w:p>
      <w:pPr>
        <w:pStyle w:val="Compact"/>
        <w:numPr>
          <w:ilvl w:val="0"/>
          <w:numId w:val="1111"/>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1"/>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1"/>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1"/>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77"/>
    <w:p>
      <w:pPr>
        <w:pStyle w:val="FirstParagraph"/>
      </w:pPr>
      <w:r>
        <w:rPr>
          <w:i/>
          <w:iCs/>
        </w:rPr>
        <w:t xml:space="preserve">Proof</w:t>
      </w:r>
      <w:r>
        <w:t xml:space="preserve">. </w:t>
      </w:r>
      <w:r>
        <w:t xml:space="preserve">Properties 1-3 follow directly from entrywise conjugation and transposition:</w:t>
      </w:r>
    </w:p>
    <w:p>
      <w:pPr>
        <w:numPr>
          <w:ilvl w:val="0"/>
          <w:numId w:val="1112"/>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2"/>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2"/>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128</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128</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78" w:name="thm-adjoint-inner-product"/>
    <w:p>
      <w:pPr>
        <w:pStyle w:val="BodyText"/>
      </w:pPr>
      <w:r>
        <w:rPr>
          <w:b/>
          <w:bCs/>
        </w:rPr>
        <w:t xml:space="preserve">Theorem 123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m:oMath>
        <m:r>
          <m:t>​</m:t>
        </m:r>
        <m:d>
          <m:dPr>
            <m:begChr m:val="⟨"/>
            <m:sepChr m:val=""/>
            <m:endChr m:val="⟩"/>
            <m:grow/>
          </m:dPr>
          <m:e>
            <m:acc>
              <m:accPr>
                <m:chr m:val="̃"/>
              </m:accPr>
              <m:e>
                <m:r>
                  <m:t>u</m:t>
                </m:r>
              </m:e>
            </m:acc>
            <m:r>
              <m:rPr>
                <m:sty m:val="p"/>
              </m:rPr>
              <m:t>,</m:t>
            </m:r>
            <m:acc>
              <m:accPr>
                <m:chr m:val="̃"/>
              </m:accPr>
              <m:e>
                <m:r>
                  <m:t>v</m:t>
                </m:r>
              </m:e>
            </m:acc>
          </m:e>
        </m:d>
        <m:r>
          <m:t>​</m:t>
        </m:r>
        <m:limUpp>
          <m:e>
            <m:r>
              <m:rPr>
                <m:sty m:val="p"/>
              </m:rPr>
              <m:t>=</m:t>
            </m:r>
          </m:e>
          <m:lim>
            <m:r>
              <m:rPr>
                <m:nor/>
                <m:sty m:val="p"/>
              </m:rPr>
              <m:t>def</m:t>
            </m:r>
          </m:lim>
        </m:limUpp>
        <m:sSup>
          <m:e>
            <m:acc>
              <m:accPr>
                <m:chr m:val="̃"/>
              </m:accPr>
              <m:e>
                <m:r>
                  <m:t>u</m:t>
                </m:r>
              </m:e>
            </m:acc>
          </m:e>
          <m:sup>
            <m:r>
              <m:rPr>
                <m:scr m:val="sans-serif"/>
                <m:sty m:val="p"/>
              </m:rPr>
              <m:t>H</m:t>
            </m:r>
          </m:sup>
        </m:sSup>
        <m:acc>
          <m:accPr>
            <m:chr m:val="̃"/>
          </m:accPr>
          <m:e>
            <m:r>
              <m:t>v</m:t>
            </m:r>
          </m:e>
        </m:acc>
      </m:oMath>
      <w:r>
        <w:t xml:space="preserve">,</w:t>
      </w:r>
    </w:p>
    <w:p>
      <w:pPr>
        <w:pStyle w:val="BodyText"/>
      </w:pPr>
      <m:oMathPara>
        <m:oMathParaPr>
          <m:jc m:val="center"/>
        </m:oMathParaPr>
        <m:oMath>
          <m:r>
            <m:t>​</m:t>
          </m:r>
          <m:d>
            <m:dPr>
              <m:begChr m:val="⟨"/>
              <m:sepChr m:val=""/>
              <m:endChr m:val="⟩"/>
              <m:grow/>
            </m:dPr>
            <m:e>
              <m:r>
                <m:rPr>
                  <m:sty m:val="bi"/>
                </m:rPr>
                <m:t>A</m:t>
              </m:r>
              <m:acc>
                <m:accPr>
                  <m:chr m:val="̃"/>
                </m:accPr>
                <m:e>
                  <m:r>
                    <m:t>u</m:t>
                  </m:r>
                </m:e>
              </m:acc>
              <m:r>
                <m:rPr>
                  <m:sty m:val="p"/>
                </m:rPr>
                <m:t>,</m:t>
              </m:r>
              <m:acc>
                <m:accPr>
                  <m:chr m:val="̃"/>
                </m:accPr>
                <m:e>
                  <m:r>
                    <m:t>v</m:t>
                  </m:r>
                </m:e>
              </m:acc>
            </m:e>
          </m:d>
          <m:r>
            <m:t>​</m:t>
          </m:r>
          <m:r>
            <m:rPr>
              <m:sty m:val="p"/>
            </m:rPr>
            <m:t>=</m:t>
          </m:r>
          <m: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m:t>
          </m:r>
          <m:r>
            <m:t> </m:t>
          </m:r>
          <m:r>
            <m:rPr>
              <m:nor/>
              <m:sty m:val="p"/>
            </m:rPr>
            <m:t>for all </m:t>
          </m:r>
          <m:acc>
            <m:accPr>
              <m:chr m:val="̃"/>
            </m:accPr>
            <m:e>
              <m:r>
                <m:t>u</m:t>
              </m:r>
            </m:e>
          </m:acc>
          <m:r>
            <m:rPr>
              <m:sty m:val="p"/>
            </m:rPr>
            <m:t>∈</m:t>
          </m:r>
          <m:sSup>
            <m:e>
              <m:r>
                <m:rPr>
                  <m:scr m:val="double-struck"/>
                  <m:sty m:val="p"/>
                </m:rPr>
                <m:t>C</m:t>
              </m:r>
            </m:e>
            <m:sup>
              <m:r>
                <m:t>n</m:t>
              </m:r>
            </m:sup>
          </m:sSup>
          <m:r>
            <m:rPr>
              <m:nor/>
              <m:sty m:val="p"/>
            </m:rPr>
            <m:t> and </m:t>
          </m:r>
          <m:acc>
            <m:accPr>
              <m:chr m:val="̃"/>
            </m:accPr>
            <m:e>
              <m:r>
                <m:t>v</m:t>
              </m:r>
            </m:e>
          </m:acc>
          <m:r>
            <m:rPr>
              <m:sty m:val="p"/>
            </m:rPr>
            <m:t>∈</m:t>
          </m:r>
          <m:sSup>
            <m:e>
              <m:r>
                <m:rPr>
                  <m:scr m:val="double-struck"/>
                  <m:sty m:val="p"/>
                </m:rPr>
                <m:t>C</m:t>
              </m:r>
            </m:e>
            <m:sup>
              <m:r>
                <m:t>m</m:t>
              </m:r>
            </m:sup>
          </m:sSup>
          <m:r>
            <m:rPr>
              <m:sty m:val="p"/>
            </m:rPr>
            <m:t>.</m:t>
          </m:r>
        </m:oMath>
      </m:oMathPara>
    </w:p>
    <w:bookmarkEnd w:id="678"/>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122</w:t>
        </w:r>
      </w:hyperlink>
      <w:r>
        <w:t xml:space="preserve">):</w:t>
      </w:r>
    </w:p>
    <w:p>
      <w:pPr>
        <w:pStyle w:val="BodyText"/>
      </w:pPr>
      <m:oMathPara>
        <m:oMathParaPr>
          <m:jc m:val="center"/>
        </m:oMathParaPr>
        <m:oMath>
          <m:eqArr>
            <m:e>
              <m:r>
                <m:t>​</m:t>
              </m:r>
              <m:d>
                <m:dPr>
                  <m:begChr m:val="⟨"/>
                  <m:sepChr m:val=""/>
                  <m:endChr m:val="⟩"/>
                  <m:grow/>
                </m:dPr>
                <m:e>
                  <m:r>
                    <m:rPr>
                      <m:sty m:val="bi"/>
                    </m:rPr>
                    <m:t>A</m:t>
                  </m:r>
                  <m:acc>
                    <m:accPr>
                      <m:chr m:val="̃"/>
                    </m:accPr>
                    <m:e>
                      <m:r>
                        <m:t>u</m:t>
                      </m:r>
                    </m:e>
                  </m:acc>
                  <m:r>
                    <m:rPr>
                      <m:sty m:val="p"/>
                    </m:rPr>
                    <m:t>,</m:t>
                  </m:r>
                  <m:acc>
                    <m:accPr>
                      <m:chr m:val="̃"/>
                    </m:accPr>
                    <m:e>
                      <m:r>
                        <m:t>v</m:t>
                      </m:r>
                    </m:e>
                  </m:acc>
                </m:e>
              </m:d>
              <m:r>
                <m:t>​</m:t>
              </m:r>
              <m:r>
                <m:t>&amp;</m:t>
              </m:r>
              <m:r>
                <m:rPr>
                  <m:sty m:val="p"/>
                </m:rPr>
                <m:t>=</m:t>
              </m:r>
              <m:r>
                <m:rPr>
                  <m:sty m:val="p"/>
                </m:rPr>
                <m:t>(</m:t>
              </m:r>
              <m:r>
                <m:rPr>
                  <m:sty m:val="bi"/>
                </m:rPr>
                <m:t>A</m:t>
              </m:r>
              <m:acc>
                <m:accPr>
                  <m:chr m:val="̃"/>
                </m:accPr>
                <m:e>
                  <m:r>
                    <m:t>u</m:t>
                  </m:r>
                </m:e>
              </m:acc>
              <m:sSup>
                <m:e>
                  <m:r>
                    <m:rPr>
                      <m:sty m:val="p"/>
                    </m:rPr>
                    <m:t>)</m:t>
                  </m:r>
                </m:e>
                <m:sup>
                  <m:r>
                    <m:rPr>
                      <m:scr m:val="sans-serif"/>
                      <m:sty m:val="p"/>
                    </m:rPr>
                    <m:t>H</m:t>
                  </m:r>
                </m:sup>
              </m:sSup>
              <m:acc>
                <m:accPr>
                  <m:chr m:val="̃"/>
                </m:accPr>
                <m:e>
                  <m:r>
                    <m:t>v</m:t>
                  </m:r>
                </m:e>
              </m:acc>
              <m:r>
                <m:t>&amp;</m:t>
              </m:r>
              <m:r>
                <m:t>&amp;</m:t>
              </m:r>
              <m:r>
                <m:rPr>
                  <m:nor/>
                  <m:sty m:val="p"/>
                </m:rPr>
                <m:t>(definition of standard inner product)</m:t>
              </m:r>
            </m:e>
            <m:e>
              <m:r>
                <m:t>&amp;</m:t>
              </m:r>
              <m:r>
                <m:rPr>
                  <m:sty m:val="p"/>
                </m:rPr>
                <m:t>=</m:t>
              </m:r>
              <m:r>
                <m:rPr>
                  <m:sty m:val="p"/>
                </m:rPr>
                <m:t>(</m:t>
              </m:r>
              <m:sSup>
                <m:e>
                  <m:acc>
                    <m:accPr>
                      <m:chr m:val="̃"/>
                    </m:accPr>
                    <m:e>
                      <m:r>
                        <m:t>u</m:t>
                      </m:r>
                    </m:e>
                  </m:acc>
                </m:e>
                <m:sup>
                  <m:r>
                    <m:rPr>
                      <m:scr m:val="sans-serif"/>
                      <m:sty m:val="p"/>
                    </m:rPr>
                    <m:t>H</m:t>
                  </m:r>
                </m:sup>
              </m:sSup>
              <m:sSup>
                <m:e>
                  <m:r>
                    <m:rPr>
                      <m:sty m:val="bi"/>
                    </m:rPr>
                    <m:t>A</m:t>
                  </m:r>
                </m:e>
                <m:sup>
                  <m:r>
                    <m:rPr>
                      <m:scr m:val="sans-serif"/>
                      <m:sty m:val="p"/>
                    </m:rPr>
                    <m:t>H</m:t>
                  </m:r>
                </m:sup>
              </m:sSup>
              <m:r>
                <m:rPr>
                  <m:sty m:val="p"/>
                </m:rPr>
                <m:t>)</m:t>
              </m:r>
              <m:acc>
                <m:accPr>
                  <m:chr m:val="̃"/>
                </m:accPr>
                <m:e>
                  <m:r>
                    <m:t>v</m:t>
                  </m:r>
                </m:e>
              </m:acc>
              <m:r>
                <m:t>&amp;</m:t>
              </m:r>
              <m:r>
                <m:t>&amp;</m:t>
              </m:r>
              <m:r>
                <m:rPr>
                  <m:nor/>
                  <m:sty m:val="p"/>
                </m:rPr>
                <m:t>(</m:t>
              </m:r>
              <m:r>
                <m:rPr>
                  <m:nor/>
                  <m:sty m:val="p"/>
                </m:rPr>
                <m:t>Theorem 122</m:t>
              </m:r>
              <m:r>
                <m:rPr>
                  <m:nor/>
                  <m:sty m:val="p"/>
                </m:rPr>
                <m:t>, reversal of products)</m:t>
              </m:r>
            </m:e>
            <m:e>
              <m:r>
                <m:t>&amp;</m:t>
              </m:r>
              <m:r>
                <m:rPr>
                  <m:sty m:val="p"/>
                </m:rPr>
                <m:t>=</m:t>
              </m:r>
              <m:sSup>
                <m:e>
                  <m:acc>
                    <m:accPr>
                      <m:chr m:val="̃"/>
                    </m:accPr>
                    <m:e>
                      <m:r>
                        <m:t>u</m:t>
                      </m:r>
                    </m:e>
                  </m:acc>
                </m:e>
                <m:sup>
                  <m:r>
                    <m:rPr>
                      <m:scr m:val="sans-serif"/>
                      <m:sty m:val="p"/>
                    </m:rPr>
                    <m:t>H</m:t>
                  </m:r>
                </m:sup>
              </m:sSup>
              <m:r>
                <m:rPr>
                  <m:sty m:val="p"/>
                </m:rPr>
                <m:t>(</m:t>
              </m:r>
              <m:sSup>
                <m:e>
                  <m:r>
                    <m:rPr>
                      <m:sty m:val="bi"/>
                    </m:rPr>
                    <m:t>A</m:t>
                  </m:r>
                </m:e>
                <m:sup>
                  <m:r>
                    <m:rPr>
                      <m:scr m:val="sans-serif"/>
                      <m:sty m:val="p"/>
                    </m:rPr>
                    <m:t>H</m:t>
                  </m:r>
                </m:sup>
              </m:sSup>
              <m:acc>
                <m:accPr>
                  <m:chr m:val="̃"/>
                </m:accPr>
                <m:e>
                  <m:r>
                    <m:t>v</m:t>
                  </m:r>
                </m:e>
              </m:acc>
              <m:r>
                <m:rPr>
                  <m:sty m:val="p"/>
                </m:rPr>
                <m:t>)</m:t>
              </m:r>
              <m:r>
                <m:t>&amp;</m:t>
              </m:r>
              <m:r>
                <m:t>&amp;</m:t>
              </m:r>
              <m:r>
                <m:rPr>
                  <m:nor/>
                  <m:sty m:val="p"/>
                </m:rPr>
                <m:t>(associativity of matrix multiplication)</m:t>
              </m:r>
            </m:e>
            <m:e>
              <m:r>
                <m:t>&amp;</m:t>
              </m:r>
              <m:r>
                <m:rPr>
                  <m:sty m:val="p"/>
                </m:rPr>
                <m:t>=</m:t>
              </m:r>
              <m: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m:t>
              </m:r>
              <m:r>
                <m:t>&amp;</m:t>
              </m:r>
              <m:r>
                <m:t>&amp;</m:t>
              </m:r>
              <m:r>
                <m:rPr>
                  <m:nor/>
                  <m:sty m:val="p"/>
                </m:rPr>
                <m:t>(definition of standard inner product)</m:t>
              </m:r>
              <m:r>
                <m:rPr>
                  <m:sty m:val="p"/>
                </m:rPr>
                <m:t>.</m:t>
              </m:r>
            </m:e>
          </m:eqArr>
        </m:oMath>
      </m:oMathPara>
    </w:p>
    <w:bookmarkStart w:id="679" w:name="rem-adjoint-name"/>
    <w:p>
      <w:pPr>
        <w:pStyle w:val="FirstParagraph"/>
      </w:pPr>
      <w:r>
        <w:rPr>
          <w:i/>
          <w:iCs/>
        </w:rPr>
        <w:t xml:space="preserve">Remark 52</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m:oMath>
        <m:r>
          <m:t>​</m:t>
        </m:r>
        <m:d>
          <m:dPr>
            <m:begChr m:val="⟨"/>
            <m:sepChr m:val=""/>
            <m:endChr m:val="⟩"/>
            <m:grow/>
          </m:dPr>
          <m:e>
            <m:r>
              <m:t>T</m:t>
            </m:r>
            <m:acc>
              <m:accPr>
                <m:chr m:val="̃"/>
              </m:accPr>
              <m:e>
                <m:r>
                  <m:t>u</m:t>
                </m:r>
              </m:e>
            </m:acc>
            <m:r>
              <m:rPr>
                <m:sty m:val="p"/>
              </m:rPr>
              <m:t>,</m:t>
            </m:r>
            <m:acc>
              <m:accPr>
                <m:chr m:val="̃"/>
              </m:accPr>
              <m:e>
                <m:r>
                  <m:t>v</m:t>
                </m:r>
              </m:e>
            </m:acc>
          </m:e>
        </m:d>
        <m:r>
          <m:t>​</m:t>
        </m:r>
        <m:r>
          <m:rPr>
            <m:sty m:val="p"/>
          </m:rPr>
          <m:t>=</m:t>
        </m:r>
        <m:r>
          <m:t>​</m:t>
        </m:r>
        <m:d>
          <m:dPr>
            <m:begChr m:val="⟨"/>
            <m:sepChr m:val=""/>
            <m:endChr m:val="⟩"/>
            <m:grow/>
          </m:dPr>
          <m:e>
            <m:acc>
              <m:accPr>
                <m:chr m:val="̃"/>
              </m:accPr>
              <m:e>
                <m:r>
                  <m:t>u</m:t>
                </m:r>
              </m:e>
            </m:acc>
            <m:r>
              <m:rPr>
                <m:sty m:val="p"/>
              </m:rPr>
              <m:t>,</m:t>
            </m:r>
            <m:sSup>
              <m:e>
                <m:r>
                  <m:t>T</m:t>
                </m:r>
              </m:e>
              <m:sup>
                <m:r>
                  <m:rPr>
                    <m:sty m:val="p"/>
                  </m:rPr>
                  <m:t>*</m:t>
                </m:r>
              </m:sup>
            </m:sSup>
            <m:acc>
              <m:accPr>
                <m:chr m:val="̃"/>
              </m:accPr>
              <m:e>
                <m:r>
                  <m:t>v</m:t>
                </m:r>
              </m:e>
            </m:acc>
          </m:e>
        </m:d>
        <m:r>
          <m:t>​</m:t>
        </m:r>
      </m:oMath>
      <w:r>
        <w:t xml:space="preserve"> </w:t>
      </w:r>
      <w:r>
        <w:t xml:space="preserve">(</w:t>
      </w:r>
      <w:r>
        <w:t xml:space="preserve">Axler (2024,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(2024, Proposition 7.9, p. 231)</w:t>
      </w:r>
      <w:r>
        <w:t xml:space="preserve">).</w:t>
      </w:r>
    </w:p>
    <w:bookmarkEnd w:id="679"/>
    <w:bookmarkStart w:id="680" w:name="thm-zhz-sum-squares"/>
    <w:p>
      <w:pPr>
        <w:pStyle w:val="BodyText"/>
      </w:pPr>
      <w:r>
        <w:rPr>
          <w:b/>
          <w:bCs/>
        </w:rPr>
        <w:t xml:space="preserve">Theorem 124 (</w:t>
      </w:r>
      <m:oMath>
        <m:sSup>
          <m:e>
            <m:acc>
              <m:accPr>
                <m:chr m:val="̃"/>
              </m:accPr>
              <m:e>
                <m:r>
                  <m:t>z</m:t>
                </m:r>
              </m:e>
            </m:acc>
          </m:e>
          <m:sup>
            <m:r>
              <m:rPr>
                <m:scr m:val="sans-serif"/>
                <m:sty m:val="p"/>
              </m:rPr>
              <m:t>H</m:t>
            </m:r>
          </m:sup>
        </m:sSup>
        <m:acc>
          <m:accPr>
            <m:chr m:val="̃"/>
          </m:accPr>
          <m:e>
            <m:r>
              <m:t>z</m:t>
            </m:r>
          </m:e>
        </m:acc>
      </m:oMath>
      <w:r>
        <w:rPr>
          <w:b/>
          <w:bCs/>
        </w:rPr>
        <w:t xml:space="preserve"> </w:t>
      </w:r>
      <w:r>
        <w:rPr>
          <w:b/>
          <w:bCs/>
        </w:rPr>
        <w:t xml:space="preserve">is a sum of squared absolute values)</w:t>
      </w:r>
      <w:r>
        <w:t xml:space="preserve"> </w:t>
      </w:r>
      <w:r>
        <w:t xml:space="preserve">For every</w:t>
      </w:r>
      <w:r>
        <w:t xml:space="preserve"> </w:t>
      </w:r>
      <m:oMath>
        <m:acc>
          <m:accPr>
            <m:chr m:val="̃"/>
          </m:accPr>
          <m:e>
            <m:r>
              <m:t>z</m:t>
            </m:r>
          </m:e>
        </m:acc>
        <m:r>
          <m:rPr>
            <m:sty m:val="p"/>
          </m:rPr>
          <m:t>∈</m:t>
        </m:r>
        <m:sSup>
          <m:e>
            <m:r>
              <m:rPr>
                <m:scr m:val="double-struck"/>
                <m:sty m:val="p"/>
              </m:rPr>
              <m:t>C</m:t>
            </m:r>
          </m:e>
          <m:sup>
            <m:r>
              <m:t>p</m:t>
            </m:r>
          </m:sup>
        </m:sSup>
      </m:oMath>
      <w:r>
        <w:t xml:space="preserve">,</w:t>
      </w:r>
    </w:p>
    <w:p>
      <w:pPr>
        <w:pStyle w:val="BodyText"/>
      </w:pPr>
      <m:oMathPara>
        <m:oMathParaPr>
          <m:jc m:val="center"/>
        </m:oMathParaPr>
        <m:oMath>
          <m:limLow>
            <m:e>
              <m:limLow>
                <m:e>
                  <m:sSup>
                    <m:e>
                      <m:acc>
                        <m:accPr>
                          <m:chr m:val="̃"/>
                        </m:accPr>
                        <m:e>
                          <m:r>
                            <m:t>z</m:t>
                          </m:r>
                        </m:e>
                      </m:acc>
                    </m:e>
                    <m:sup>
                      <m:r>
                        <m:rPr>
                          <m:scr m:val="sans-serif"/>
                          <m:sty m:val="p"/>
                        </m:rPr>
                        <m:t>H</m:t>
                      </m:r>
                    </m:sup>
                  </m:sSup>
                </m:e>
                <m:lim>
                  <m:r>
                    <m:rPr>
                      <m:sty m:val="p"/>
                    </m:rPr>
                    <m:t>⏟</m:t>
                  </m:r>
                </m:lim>
              </m:limLow>
            </m:e>
            <m:lim>
              <m:r>
                <m:t>1</m:t>
              </m:r>
              <m:r>
                <m:rPr>
                  <m:sty m:val="p"/>
                </m:rPr>
                <m:t>×</m:t>
              </m:r>
              <m:r>
                <m:t>p</m:t>
              </m:r>
            </m:lim>
          </m:limLow>
          <m:r>
            <m:t> </m:t>
          </m:r>
          <m:limLow>
            <m:e>
              <m:limLow>
                <m:e>
                  <m:acc>
                    <m:accPr>
                      <m:chr m:val="̃"/>
                    </m:accPr>
                    <m:e>
                      <m:r>
                        <m:t>z</m:t>
                      </m:r>
                    </m:e>
                  </m:acc>
                </m:e>
                <m:lim>
                  <m:r>
                    <m:rPr>
                      <m:sty m:val="p"/>
                    </m:rPr>
                    <m:t>⏟</m:t>
                  </m:r>
                </m:lim>
              </m:limLow>
            </m:e>
            <m:lim>
              <m:r>
                <m:t>p</m:t>
              </m:r>
              <m:r>
                <m:rPr>
                  <m:sty m:val="p"/>
                </m:rPr>
                <m:t>×</m:t>
              </m:r>
              <m:r>
                <m:t>1</m:t>
              </m:r>
            </m:lim>
          </m:limLow>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rPr>
              <m:sty m:val="p"/>
            </m:rPr>
            <m:t>,</m:t>
          </m:r>
        </m:oMath>
      </m:oMathPara>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m:oMath>
        <m:acc>
          <m:accPr>
            <m:chr m:val="̃"/>
          </m:accPr>
          <m:e>
            <m:r>
              <m:t>z</m:t>
            </m:r>
          </m:e>
        </m:acc>
        <m:r>
          <m:rPr>
            <m:sty m:val="p"/>
          </m:rPr>
          <m:t>=</m:t>
        </m:r>
        <m:sSub>
          <m:e>
            <m:acc>
              <m:accPr>
                <m:chr m:val="̃"/>
              </m:accPr>
              <m:e>
                <m:r>
                  <m:t>0</m:t>
                </m:r>
              </m:e>
            </m:acc>
          </m:e>
          <m:sub>
            <m:r>
              <m:t>p</m:t>
            </m:r>
            <m:r>
              <m:rPr>
                <m:sty m:val="p"/>
              </m:rPr>
              <m:t>×</m:t>
            </m:r>
            <m:r>
              <m:t>1</m:t>
            </m:r>
          </m:sub>
        </m:sSub>
      </m:oMath>
      <w:r>
        <w:t xml:space="preserve">.</w:t>
      </w:r>
    </w:p>
    <w:bookmarkEnd w:id="680"/>
    <w:p>
      <w:pPr>
        <w:pStyle w:val="BodyText"/>
      </w:pPr>
      <w:r>
        <w:rPr>
          <w:i/>
          <w:iCs/>
        </w:rPr>
        <w:t xml:space="preserve">Proof</w:t>
      </w:r>
      <w:r>
        <w:t xml:space="preserve">. </w:t>
      </w:r>
      <w:r>
        <w:t xml:space="preserve">The last step uses the</w:t>
      </w:r>
      <w:r>
        <w:t xml:space="preserve"> </w:t>
      </w:r>
      <w:hyperlink r:id="rId681">
        <w:r>
          <w:rPr>
            <w:rStyle w:val="Hyperlink"/>
          </w:rPr>
          <w:t xml:space="preserve">identity for a complex number times its conjugate</w:t>
        </w:r>
      </w:hyperlink>
      <w:r>
        <w:t xml:space="preserve">.</w:t>
      </w:r>
    </w:p>
    <w:p>
      <w:pPr>
        <w:pStyle w:val="BodyText"/>
      </w:pPr>
      <m:oMathPara>
        <m:oMathParaPr>
          <m:jc m:val="center"/>
        </m:oMathParaPr>
        <m:oMath>
          <m:eqArr>
            <m:e>
              <m:sSup>
                <m:e>
                  <m:acc>
                    <m:accPr>
                      <m:chr m:val="̃"/>
                    </m:accPr>
                    <m:e>
                      <m:r>
                        <m:t>z</m:t>
                      </m:r>
                    </m:e>
                  </m:acc>
                </m:e>
                <m:sup>
                  <m:r>
                    <m:rPr>
                      <m:scr m:val="sans-serif"/>
                      <m:sty m:val="p"/>
                    </m:rPr>
                    <m:t>H</m:t>
                  </m:r>
                </m:sup>
              </m:sSup>
              <m:acc>
                <m:accPr>
                  <m:chr m:val="̃"/>
                </m:accPr>
                <m:e>
                  <m:r>
                    <m:t>z</m:t>
                  </m:r>
                </m:e>
              </m:acc>
              <m:r>
                <m:t>&amp;</m:t>
              </m:r>
              <m:r>
                <m:rPr>
                  <m:sty m:val="p"/>
                </m:rPr>
                <m:t>=</m:t>
              </m:r>
              <m:nary>
                <m:naryPr>
                  <m:chr m:val="∑"/>
                  <m:limLoc m:val="undOvr"/>
                  <m:subHide m:val="off"/>
                  <m:supHide m:val="off"/>
                </m:naryPr>
                <m:sub>
                  <m:r>
                    <m:t>j</m:t>
                  </m:r>
                  <m:r>
                    <m:rPr>
                      <m:sty m:val="p"/>
                    </m:rPr>
                    <m:t>=</m:t>
                  </m:r>
                  <m:r>
                    <m:t>1</m:t>
                  </m:r>
                </m:sub>
                <m:sup>
                  <m:r>
                    <m:t>p</m:t>
                  </m:r>
                </m:sup>
                <m:e>
                  <m:bar>
                    <m:barPr>
                      <m:pos m:val="top"/>
                    </m:barPr>
                    <m:e>
                      <m:sSub>
                        <m:e>
                          <m:r>
                            <m:t>z</m:t>
                          </m:r>
                        </m:e>
                        <m:sub>
                          <m:r>
                            <m:t>j</m:t>
                          </m:r>
                        </m:sub>
                      </m:sSub>
                    </m:e>
                  </m:bar>
                </m:e>
              </m:nary>
              <m:r>
                <m:t> </m:t>
              </m:r>
              <m:sSub>
                <m:e>
                  <m:r>
                    <m:t>z</m:t>
                  </m:r>
                </m:e>
                <m:sub>
                  <m:r>
                    <m:t>j</m:t>
                  </m:r>
                </m:sub>
              </m:sSub>
              <m:r>
                <m:t>&amp;</m:t>
              </m:r>
              <m:r>
                <m:t>&amp;</m:t>
              </m:r>
              <m:r>
                <m:rPr>
                  <m:nor/>
                  <m:sty m:val="p"/>
                </m:rPr>
                <m:t>(</m:t>
              </m:r>
              <m:r>
                <m:rPr>
                  <m:nor/>
                  <m:sty m:val="p"/>
                </m:rPr>
                <m:t>Definition 128</m:t>
              </m:r>
              <m:r>
                <m:rPr>
                  <m:nor/>
                  <m:sty m:val="p"/>
                </m:rPr>
                <m:t>, and the row-times-column product)</m:t>
              </m:r>
            </m:e>
            <m:e>
              <m:r>
                <m:t>&amp;</m:t>
              </m:r>
              <m:r>
                <m:rPr>
                  <m:sty m:val="p"/>
                </m:rPr>
                <m:t>=</m:t>
              </m:r>
              <m:nary>
                <m:naryPr>
                  <m:chr m:val="∑"/>
                  <m:limLoc m:val="undOvr"/>
                  <m:subHide m:val="off"/>
                  <m:supHide m:val="off"/>
                </m:naryPr>
                <m:sub>
                  <m:r>
                    <m:t>j</m:t>
                  </m:r>
                  <m:r>
                    <m:rPr>
                      <m:sty m:val="p"/>
                    </m:rPr>
                    <m:t>=</m:t>
                  </m:r>
                  <m:r>
                    <m:t>1</m:t>
                  </m:r>
                </m:sub>
                <m:sup>
                  <m:r>
                    <m:t>p</m:t>
                  </m:r>
                </m:sup>
                <m:e>
                  <m:sSub>
                    <m:e>
                      <m:r>
                        <m:t>z</m:t>
                      </m:r>
                    </m:e>
                    <m:sub>
                      <m:r>
                        <m:t>j</m:t>
                      </m:r>
                    </m:sub>
                  </m:sSub>
                </m:e>
              </m:nary>
              <m:r>
                <m:t> </m:t>
              </m:r>
              <m:bar>
                <m:barPr>
                  <m:pos m:val="top"/>
                </m:barPr>
                <m:e>
                  <m:sSub>
                    <m:e>
                      <m:r>
                        <m:t>z</m:t>
                      </m:r>
                    </m:e>
                    <m:sub>
                      <m:r>
                        <m:t>j</m:t>
                      </m:r>
                    </m:sub>
                  </m:sSub>
                </m:e>
              </m:bar>
              <m:r>
                <m:t>&amp;</m:t>
              </m:r>
              <m:r>
                <m:t>&amp;</m:t>
              </m:r>
              <m:r>
                <m:rPr>
                  <m:nor/>
                  <m:sty m:val="p"/>
                </m:rPr>
                <m:t>(complex multiplication is commutative)</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t>&amp;</m:t>
              </m:r>
              <m:r>
                <m:t>&amp;</m:t>
              </m:r>
              <m:r>
                <m:rPr>
                  <m:nor/>
                  <m:sty m:val="p"/>
                </m:rPr>
                <m:t>(a number times its conjugate)</m:t>
              </m:r>
            </m:e>
          </m:eqArr>
        </m:oMath>
      </m:oMathPara>
    </w:p>
    <w:p>
      <w:pPr>
        <w:pStyle w:val="FirstParagraph"/>
      </w:pPr>
      <w:r>
        <w:t xml:space="preserve">By the definition of the</w:t>
      </w:r>
      <w:r>
        <w:t xml:space="preserve"> </w:t>
      </w:r>
      <w:hyperlink r:id="rId682">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683" w:name="exm-zhz-sum-squares"/>
    <w:p>
      <w:pPr>
        <w:pStyle w:val="BodyText"/>
      </w:pPr>
      <w:r>
        <w:rPr>
          <w:b/>
          <w:bCs/>
        </w:rPr>
        <w:t xml:space="preserve">Example 216 (Computing</w:t>
      </w:r>
      <w:r>
        <w:rPr>
          <w:b/>
          <w:bCs/>
        </w:rPr>
        <w:t xml:space="preserve"> </w:t>
      </w:r>
      <m:oMath>
        <m:sSup>
          <m:e>
            <m:acc>
              <m:accPr>
                <m:chr m:val="̃"/>
              </m:accPr>
              <m:e>
                <m:r>
                  <m:t>z</m:t>
                </m:r>
              </m:e>
            </m:acc>
          </m:e>
          <m:sup>
            <m:r>
              <m:rPr>
                <m:scr m:val="sans-serif"/>
                <m:sty m:val="p"/>
              </m:rPr>
              <m:t>H</m:t>
            </m:r>
          </m:sup>
        </m:sSup>
        <m:acc>
          <m:accPr>
            <m:chr m:val="̃"/>
          </m:accPr>
          <m:e>
            <m:r>
              <m:t>z</m:t>
            </m:r>
          </m:e>
        </m:acc>
      </m:oMath>
      <w:r>
        <w:rPr>
          <w:b/>
          <w:bCs/>
        </w:rPr>
        <w:t xml:space="preserve">)</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r>
              <m:t>2</m:t>
            </m:r>
            <m:r>
              <m:rPr>
                <m:sty m:val="p"/>
              </m:rPr>
              <m:t>)</m:t>
            </m:r>
          </m:e>
          <m:sup>
            <m:r>
              <m:rPr>
                <m:sty m:val="p"/>
              </m:rPr>
              <m:t>⊤</m:t>
            </m:r>
          </m:sup>
        </m:sSup>
      </m:oMath>
      <w:r>
        <w:t xml:space="preserve">.</w:t>
      </w:r>
      <w:r>
        <w:t xml:space="preserve"> </w:t>
      </w:r>
      <w:r>
        <w:t xml:space="preserve">By</w:t>
      </w:r>
      <w:r>
        <w:t xml:space="preserve"> </w:t>
      </w:r>
      <w:hyperlink w:anchor="thm-zhz-sum-squares">
        <w:r>
          <w:rPr>
            <w:rStyle w:val="Hyperlink"/>
          </w:rPr>
          <w:t xml:space="preserve">Theorem 124</w:t>
        </w:r>
      </w:hyperlink>
      <w:r>
        <w:t xml:space="preserve">,</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m:t>
              </m:r>
              <m:d>
                <m:dPr>
                  <m:begChr m:val="|"/>
                  <m:sepChr m:val=""/>
                  <m:endChr m:val="|"/>
                  <m:grow/>
                </m:dPr>
                <m:e>
                  <m:r>
                    <m:t>1</m:t>
                  </m:r>
                  <m:r>
                    <m:rPr>
                      <m:sty m:val="p"/>
                    </m:rPr>
                    <m:t>+</m:t>
                  </m:r>
                  <m:r>
                    <m:t>i</m:t>
                  </m:r>
                </m:e>
              </m:d>
              <m:sSup>
                <m:e>
                  <m:r>
                    <m:t>​</m:t>
                  </m:r>
                </m:e>
                <m:sup>
                  <m:r>
                    <m:t>2</m:t>
                  </m:r>
                </m:sup>
              </m:sSup>
              <m:r>
                <m:rPr>
                  <m:sty m:val="p"/>
                </m:rPr>
                <m:t>+</m:t>
              </m:r>
              <m:r>
                <m:t>​</m:t>
              </m:r>
              <m:d>
                <m:dPr>
                  <m:begChr m:val="|"/>
                  <m:sepChr m:val=""/>
                  <m:endChr m:val="|"/>
                  <m:grow/>
                </m:dPr>
                <m:e>
                  <m:r>
                    <m:t>2</m:t>
                  </m:r>
                </m:e>
              </m:d>
              <m:sSup>
                <m:e>
                  <m:r>
                    <m:t>​</m:t>
                  </m:r>
                </m:e>
                <m:sup>
                  <m:r>
                    <m:t>2</m:t>
                  </m:r>
                </m:sup>
              </m:sSup>
              <m:r>
                <m:t>&amp;</m:t>
              </m:r>
              <m:r>
                <m:t>&amp;</m:t>
              </m:r>
              <m:r>
                <m:rPr>
                  <m:nor/>
                  <m:sty m:val="p"/>
                </m:rPr>
                <m:t>(</m:t>
              </m:r>
              <m:r>
                <m:rPr>
                  <m:nor/>
                  <m:sty m:val="p"/>
                </m:rPr>
                <m:t>Theorem 124</m:t>
              </m:r>
              <m:r>
                <m:rPr>
                  <m:nor/>
                  <m:sty m:val="p"/>
                </m:rPr>
                <m:t>)</m:t>
              </m:r>
            </m:e>
            <m:e>
              <m:r>
                <m:t>&amp;</m:t>
              </m:r>
              <m:r>
                <m:rPr>
                  <m:sty m:val="p"/>
                </m:rPr>
                <m:t>=</m:t>
              </m:r>
              <m:r>
                <m:rPr>
                  <m:sty m:val="p"/>
                </m:rPr>
                <m:t>(</m:t>
              </m:r>
              <m:sSup>
                <m:e>
                  <m:r>
                    <m:t>1</m:t>
                  </m:r>
                </m:e>
                <m:sup>
                  <m:r>
                    <m:t>2</m:t>
                  </m:r>
                </m:sup>
              </m:sSup>
              <m:r>
                <m:rPr>
                  <m:sty m:val="p"/>
                </m:rPr>
                <m:t>+</m:t>
              </m:r>
              <m:sSup>
                <m:e>
                  <m:r>
                    <m:t>1</m:t>
                  </m:r>
                </m:e>
                <m:sup>
                  <m:r>
                    <m:t>2</m:t>
                  </m:r>
                </m:sup>
              </m:sSup>
              <m:r>
                <m:rPr>
                  <m:sty m:val="p"/>
                </m:rPr>
                <m:t>)</m:t>
              </m:r>
              <m:r>
                <m:rPr>
                  <m:sty m:val="p"/>
                </m:rPr>
                <m:t>+</m:t>
              </m:r>
              <m:r>
                <m:rPr>
                  <m:sty m:val="p"/>
                </m:rPr>
                <m:t>(</m:t>
              </m:r>
              <m:sSup>
                <m:e>
                  <m:r>
                    <m:t>2</m:t>
                  </m:r>
                </m:e>
                <m:sup>
                  <m:r>
                    <m:t>2</m:t>
                  </m:r>
                </m:sup>
              </m:sSup>
              <m:r>
                <m:rPr>
                  <m:sty m:val="p"/>
                </m:rPr>
                <m:t>+</m:t>
              </m:r>
              <m:sSup>
                <m:e>
                  <m:r>
                    <m:t>0</m:t>
                  </m:r>
                </m:e>
                <m:sup>
                  <m:r>
                    <m:t>2</m:t>
                  </m:r>
                </m:sup>
              </m:sSup>
              <m:r>
                <m:rPr>
                  <m:sty m:val="p"/>
                </m:rPr>
                <m:t>)</m:t>
              </m:r>
              <m:r>
                <m:t>&amp;</m:t>
              </m:r>
              <m:r>
                <m:t>&amp;</m:t>
              </m:r>
              <m:r>
                <m:rPr>
                  <m:nor/>
                  <m:sty m:val="p"/>
                </m:rPr>
                <m:t>(definition of the absolute value, squared)</m:t>
              </m:r>
            </m:e>
            <m:e>
              <m:r>
                <m:t>&amp;</m:t>
              </m:r>
              <m:r>
                <m:rPr>
                  <m:sty m:val="p"/>
                </m:rPr>
                <m:t>=</m:t>
              </m:r>
              <m:r>
                <m:t>2</m:t>
              </m:r>
              <m:r>
                <m:rPr>
                  <m:sty m:val="p"/>
                </m:rPr>
                <m:t>+</m:t>
              </m:r>
              <m:r>
                <m:t>4</m:t>
              </m:r>
              <m:r>
                <m:t>&amp;</m:t>
              </m:r>
              <m:r>
                <m:t>&amp;</m:t>
              </m:r>
              <m:r>
                <m:rPr>
                  <m:nor/>
                  <m:sty m:val="p"/>
                </m:rPr>
                <m:t>(add inside each group)</m:t>
              </m:r>
            </m:e>
            <m:e>
              <m:r>
                <m:t>&amp;</m:t>
              </m:r>
              <m:r>
                <m:rPr>
                  <m:sty m:val="p"/>
                </m:rPr>
                <m:t>=</m:t>
              </m:r>
              <m:r>
                <m:t>6</m:t>
              </m:r>
              <m:r>
                <m:t>&amp;</m:t>
              </m:r>
              <m:r>
                <m:t>&amp;</m:t>
              </m:r>
              <m:r>
                <m:rPr>
                  <m:nor/>
                  <m:sty m:val="p"/>
                </m:rPr>
                <m:t>(add)</m:t>
              </m:r>
            </m:e>
          </m:eqArr>
        </m:oMath>
      </m:oMathPara>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683"/>
    <w:bookmarkStart w:id="684" w:name="exm-transpose-not-enough"/>
    <w:p>
      <w:pPr>
        <w:pStyle w:val="FirstParagraph"/>
      </w:pPr>
      <w:r>
        <w:rPr>
          <w:b/>
          <w:bCs/>
        </w:rPr>
        <w:t xml:space="preserve">Example 217 (Why complex vectors use the conjugate transpose)</w:t>
      </w:r>
      <w:r>
        <w:t xml:space="preserve"> </w:t>
      </w:r>
      <w:r>
        <w:t xml:space="preserve">For a real vector</w:t>
      </w:r>
      <w:r>
        <w:t xml:space="preserve"> </w:t>
      </w:r>
      <m:oMath>
        <m:acc>
          <m:accPr>
            <m:chr m:val="̃"/>
          </m:accPr>
          <m:e>
            <m:r>
              <m:t>x</m:t>
            </m:r>
          </m:e>
        </m:acc>
      </m:oMath>
      <w:r>
        <w:t xml:space="preserve">,</w:t>
      </w:r>
      <w:r>
        <w:t xml:space="preserve"> </w:t>
      </w:r>
      <m:oMath>
        <m:sSup>
          <m:e>
            <m:acc>
              <m:accPr>
                <m:chr m:val="̃"/>
              </m:accPr>
              <m:e>
                <m:r>
                  <m:t>x</m:t>
                </m:r>
              </m:e>
            </m:acc>
          </m:e>
          <m:sup>
            <m:r>
              <m:rPr>
                <m:sty m:val="p"/>
              </m:rPr>
              <m:t>⊤</m:t>
            </m:r>
          </m:sup>
        </m:sSup>
        <m:acc>
          <m:accPr>
            <m:chr m:val="̃"/>
          </m:accPr>
          <m:e>
            <m:r>
              <m:t>x</m:t>
            </m:r>
          </m:e>
        </m:acc>
        <m:r>
          <m:rPr>
            <m:sty m:val="p"/>
          </m:rPr>
          <m:t>=</m:t>
        </m:r>
        <m:nary>
          <m:naryPr>
            <m:chr m:val="∑"/>
            <m:limLoc m:val="undOvr"/>
            <m:subHide m:val="off"/>
            <m:supHide m:val="off"/>
          </m:naryPr>
          <m:sub>
            <m:r>
              <m:t>j</m:t>
            </m:r>
            <m:r>
              <m:rPr>
                <m:sty m:val="p"/>
              </m:rPr>
              <m:t>=</m:t>
            </m:r>
            <m:r>
              <m:t>1</m:t>
            </m:r>
          </m:sub>
          <m:sup>
            <m:r>
              <m:t>p</m:t>
            </m:r>
          </m:sup>
          <m:e>
            <m:sSubSup>
              <m:e>
                <m:r>
                  <m:t>x</m:t>
                </m:r>
              </m:e>
              <m:sub>
                <m:r>
                  <m:t>j</m:t>
                </m:r>
              </m:sub>
              <m:sup>
                <m:r>
                  <m:t>2</m:t>
                </m:r>
              </m:sup>
            </m:sSubSup>
          </m:e>
        </m:nary>
      </m:oMath>
      <w:r>
        <w:t xml:space="preserve"> </w:t>
      </w:r>
      <w:r>
        <w:t xml:space="preserve">is</w:t>
      </w:r>
      <w:r>
        <w:t xml:space="preserve"> </w:t>
      </w:r>
      <m:oMath>
        <m:r>
          <m:t>0</m:t>
        </m:r>
      </m:oMath>
      <w:r>
        <w:t xml:space="preserve"> </w:t>
      </w:r>
      <w:r>
        <w:t xml:space="preserve">only when</w:t>
      </w:r>
      <w:r>
        <w:t xml:space="preserve"> </w:t>
      </w:r>
      <m:oMath>
        <m:acc>
          <m:accPr>
            <m:chr m:val="̃"/>
          </m:accPr>
          <m:e>
            <m:r>
              <m:t>x</m:t>
            </m:r>
          </m:e>
        </m:acc>
      </m:oMath>
      <w:r>
        <w:t xml:space="preserve"> </w:t>
      </w:r>
      <w:r>
        <w:t xml:space="preserve">is the zero vector.</w:t>
      </w:r>
      <w:r>
        <w:t xml:space="preserve"> </w:t>
      </w:r>
      <w:r>
        <w:t xml:space="preserve">The same formula fails for complex vectors.</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e>
          <m:sup>
            <m:r>
              <m:rPr>
                <m:sty m:val="p"/>
              </m:rPr>
              <m:t>⊤</m:t>
            </m:r>
          </m:sup>
        </m:sSup>
      </m:oMath>
      <w:r>
        <w:t xml:space="preserve">. Then</w:t>
      </w:r>
    </w:p>
    <w:p>
      <w:pPr>
        <w:pStyle w:val="BodyText"/>
      </w:pPr>
      <m:oMathPara>
        <m:oMathParaPr>
          <m:jc m:val="center"/>
        </m:oMathParaPr>
        <m:oMath>
          <m:eqArr>
            <m:e>
              <m:limLow>
                <m:e>
                  <m:limLow>
                    <m:e>
                      <m:sSup>
                        <m:e>
                          <m:acc>
                            <m:accPr>
                              <m:chr m:val="̃"/>
                            </m:accPr>
                            <m:e>
                              <m:r>
                                <m:t>z</m:t>
                              </m:r>
                            </m:e>
                          </m:acc>
                        </m:e>
                        <m:sup>
                          <m:r>
                            <m:rPr>
                              <m:sty m:val="p"/>
                            </m:rPr>
                            <m:t>⊤</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1</m:t>
              </m:r>
              <m:r>
                <m:rPr>
                  <m:sty m:val="p"/>
                </m:rPr>
                <m:t>⋅</m:t>
              </m:r>
              <m:r>
                <m:t>1</m:t>
              </m:r>
              <m:r>
                <m:rPr>
                  <m:sty m:val="p"/>
                </m:rPr>
                <m:t>+</m:t>
              </m:r>
              <m:r>
                <m:t>i</m:t>
              </m:r>
              <m:r>
                <m:rPr>
                  <m:sty m:val="p"/>
                </m:rPr>
                <m:t>⋅</m:t>
              </m:r>
              <m:r>
                <m:t>i</m:t>
              </m:r>
              <m:r>
                <m:t>&amp;</m:t>
              </m:r>
              <m:r>
                <m:t>&amp;</m:t>
              </m:r>
              <m:r>
                <m:rPr>
                  <m:nor/>
                  <m:sty m:val="p"/>
                </m:rPr>
                <m:t>(multiply entry by entry and add)</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0</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although</w:t>
      </w:r>
      <w:r>
        <w:t xml:space="preserve"> </w:t>
      </w:r>
      <m:oMath>
        <m:acc>
          <m:accPr>
            <m:chr m:val="̃"/>
          </m:accPr>
          <m:e>
            <m:r>
              <m:t>z</m:t>
            </m:r>
          </m:e>
        </m:acc>
        <m:r>
          <m:rPr>
            <m:sty m:val="p"/>
          </m:rPr>
          <m:t>≠</m:t>
        </m:r>
        <m:sSub>
          <m:e>
            <m:acc>
              <m:accPr>
                <m:chr m:val="̃"/>
              </m:accPr>
              <m:e>
                <m:r>
                  <m:t>0</m:t>
                </m:r>
              </m:e>
            </m:acc>
          </m:e>
          <m:sub>
            <m:r>
              <m:t>2</m:t>
            </m:r>
            <m:r>
              <m:rPr>
                <m:sty m:val="p"/>
              </m:rPr>
              <m:t>×</m:t>
            </m:r>
            <m:r>
              <m:t>1</m:t>
            </m:r>
          </m:sub>
        </m:sSub>
      </m:oMath>
      <w:r>
        <w:t xml:space="preserve">.</w:t>
      </w:r>
      <w:r>
        <w:t xml:space="preserve"> </w:t>
      </w:r>
      <w:r>
        <w:t xml:space="preserve">Using the conjugate transpose instead,</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bar>
                <m:barPr>
                  <m:pos m:val="top"/>
                </m:barPr>
                <m:e>
                  <m:r>
                    <m:t>1</m:t>
                  </m:r>
                </m:e>
              </m:bar>
              <m:r>
                <m:rPr>
                  <m:sty m:val="p"/>
                </m:rPr>
                <m:t>⋅</m:t>
              </m:r>
              <m:r>
                <m:t>1</m:t>
              </m:r>
              <m:r>
                <m:rPr>
                  <m:sty m:val="p"/>
                </m:rPr>
                <m:t>+</m:t>
              </m:r>
              <m:bar>
                <m:barPr>
                  <m:pos m:val="top"/>
                </m:barPr>
                <m:e>
                  <m:r>
                    <m:t>i</m:t>
                  </m:r>
                </m:e>
              </m:bar>
              <m:r>
                <m:rPr>
                  <m:sty m:val="p"/>
                </m:rPr>
                <m:t>⋅</m:t>
              </m:r>
              <m:r>
                <m:t>i</m:t>
              </m:r>
              <m:r>
                <m:t>&amp;</m:t>
              </m:r>
              <m:r>
                <m:t>&amp;</m:t>
              </m:r>
              <m:r>
                <m:rPr>
                  <m:nor/>
                  <m:sty m:val="p"/>
                </m:rPr>
                <m:t>(</m:t>
              </m:r>
              <m:r>
                <m:rPr>
                  <m:nor/>
                  <m:sty m:val="p"/>
                </m:rPr>
                <m:t>Definition 128</m:t>
              </m:r>
              <m:r>
                <m:rPr>
                  <m:nor/>
                  <m:sty m:val="p"/>
                </m:rPr>
                <m:t>)</m:t>
              </m:r>
            </m:e>
            <m:e>
              <m:r>
                <m:t>&amp;</m:t>
              </m:r>
              <m:r>
                <m:rPr>
                  <m:sty m:val="p"/>
                </m:rPr>
                <m:t>=</m:t>
              </m:r>
              <m:r>
                <m:t>1</m:t>
              </m:r>
              <m:r>
                <m:rPr>
                  <m:sty m:val="p"/>
                </m:rPr>
                <m:t>+</m:t>
              </m:r>
              <m:r>
                <m:rPr>
                  <m:sty m:val="p"/>
                </m:rPr>
                <m:t>(</m:t>
              </m:r>
              <m:r>
                <m:rPr>
                  <m:sty m:val="p"/>
                </m:rPr>
                <m:t>−</m:t>
              </m:r>
              <m:r>
                <m:t>i</m:t>
              </m:r>
              <m:r>
                <m:rPr>
                  <m:sty m:val="p"/>
                </m:rPr>
                <m:t>)</m:t>
              </m:r>
              <m:r>
                <m:rPr>
                  <m:sty m:val="p"/>
                </m:rPr>
                <m:t>⋅</m:t>
              </m:r>
              <m:r>
                <m:t>i</m:t>
              </m:r>
              <m:r>
                <m:t>&amp;</m:t>
              </m:r>
              <m:r>
                <m:t>&amp;</m:t>
              </m:r>
              <m:r>
                <m:rPr>
                  <m:nor/>
                  <m:sty m:val="p"/>
                </m:rPr>
                <m:t>(conjugate each entry)</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which is positive, as</w:t>
      </w:r>
      <w:r>
        <w:t xml:space="preserve"> </w:t>
      </w:r>
      <w:hyperlink w:anchor="thm-zhz-sum-squares">
        <w:r>
          <w:rPr>
            <w:rStyle w:val="Hyperlink"/>
          </w:rPr>
          <w:t xml:space="preserve">Theorem 124</w:t>
        </w:r>
      </w:hyperlink>
      <w:r>
        <w:t xml:space="preserve"> </w:t>
      </w:r>
      <w:r>
        <w:t xml:space="preserve">guarantees.</w:t>
      </w:r>
    </w:p>
    <w:bookmarkEnd w:id="684"/>
    <w:bookmarkStart w:id="685" w:name="def-hermitian-matrix"/>
    <w:p>
      <w:pPr>
        <w:pStyle w:val="BodyText"/>
      </w:pPr>
      <w:r>
        <w:rPr>
          <w:b/>
          <w:bCs/>
        </w:rPr>
        <w:t xml:space="preserve">Definition 129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685"/>
    <w:bookmarkStart w:id="686" w:name="rem-hermitian-self-adjoint"/>
    <w:p>
      <w:pPr>
        <w:pStyle w:val="FirstParagraph"/>
      </w:pPr>
      <w:r>
        <w:rPr>
          <w:i/>
          <w:iCs/>
        </w:rPr>
        <w:t xml:space="preserve">Remark 53</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123</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m:oMath>
        <m:r>
          <m:t>​</m:t>
        </m:r>
        <m:d>
          <m:dPr>
            <m:begChr m:val="⟨"/>
            <m:sepChr m:val=""/>
            <m:endChr m:val="⟩"/>
            <m:grow/>
          </m:dPr>
          <m:e>
            <m:r>
              <m:rPr>
                <m:sty m:val="bi"/>
              </m:rPr>
              <m:t>A</m:t>
            </m:r>
            <m:acc>
              <m:accPr>
                <m:chr m:val="̃"/>
              </m:accPr>
              <m:e>
                <m:r>
                  <m:t>u</m:t>
                </m:r>
              </m:e>
            </m:acc>
            <m:r>
              <m:rPr>
                <m:sty m:val="p"/>
              </m:rPr>
              <m:t>,</m:t>
            </m:r>
            <m:acc>
              <m:accPr>
                <m:chr m:val="̃"/>
              </m:accPr>
              <m:e>
                <m:r>
                  <m:t>v</m:t>
                </m:r>
              </m:e>
            </m:acc>
          </m:e>
        </m:d>
        <m:r>
          <m:t>​</m:t>
        </m:r>
        <m:r>
          <m:rPr>
            <m:sty m:val="p"/>
          </m:rPr>
          <m:t>=</m:t>
        </m:r>
        <m:r>
          <m:t>​</m:t>
        </m:r>
        <m:d>
          <m:dPr>
            <m:begChr m:val="⟨"/>
            <m:sepChr m:val=""/>
            <m:endChr m:val="⟩"/>
            <m:grow/>
          </m:dPr>
          <m:e>
            <m:acc>
              <m:accPr>
                <m:chr m:val="̃"/>
              </m:accPr>
              <m:e>
                <m:r>
                  <m:t>u</m:t>
                </m:r>
              </m:e>
            </m:acc>
            <m:r>
              <m:rPr>
                <m:sty m:val="p"/>
              </m:rPr>
              <m:t>,</m:t>
            </m:r>
            <m:r>
              <m:rPr>
                <m:sty m:val="bi"/>
              </m:rPr>
              <m:t>A</m:t>
            </m:r>
            <m:acc>
              <m:accPr>
                <m:chr m:val="̃"/>
              </m:accPr>
              <m:e>
                <m:r>
                  <m:t>v</m:t>
                </m:r>
              </m:e>
            </m:acc>
          </m:e>
        </m:d>
        <m:r>
          <m:t>​</m:t>
        </m:r>
      </m:oMath>
      <w:r>
        <w:t xml:space="preserve"> </w:t>
      </w:r>
      <w:r>
        <w:t xml:space="preserve">for all</w:t>
      </w:r>
      <w:r>
        <w:t xml:space="preserve"> </w:t>
      </w:r>
      <m:oMath>
        <m:acc>
          <m:accPr>
            <m:chr m:val="̃"/>
          </m:accPr>
          <m:e>
            <m:r>
              <m:t>u</m:t>
            </m:r>
          </m:e>
        </m:acc>
        <m:r>
          <m:rPr>
            <m:sty m:val="p"/>
          </m:rPr>
          <m:t>,</m:t>
        </m:r>
        <m:acc>
          <m:accPr>
            <m:chr m:val="̃"/>
          </m:accPr>
          <m:e>
            <m:r>
              <m:t>v</m:t>
            </m:r>
          </m:e>
        </m:acc>
        <m:r>
          <m:rPr>
            <m:sty m:val="p"/>
          </m:rPr>
          <m:t>∈</m:t>
        </m:r>
        <m:sSup>
          <m:e>
            <m:r>
              <m:rPr>
                <m:scr m:val="double-struck"/>
                <m:sty m:val="p"/>
              </m:rPr>
              <m:t>C</m:t>
            </m:r>
          </m:e>
          <m:sup>
            <m:r>
              <m:t>n</m:t>
            </m:r>
          </m:sup>
        </m:sSup>
      </m:oMath>
      <w:r>
        <w:t xml:space="preserve">.</w:t>
      </w:r>
      <w:r>
        <w:t xml:space="preserve"> </w:t>
      </w:r>
      <w:r>
        <w:t xml:space="preserve">The linear operator moves across the inner product without change.</w:t>
      </w:r>
    </w:p>
    <w:bookmarkEnd w:id="686"/>
    <w:bookmarkStart w:id="687" w:name="exm-hermitian-matrix"/>
    <w:p>
      <w:pPr>
        <w:pStyle w:val="BodyText"/>
      </w:pPr>
      <w:r>
        <w:rPr>
          <w:b/>
          <w:bCs/>
        </w:rPr>
        <w:t xml:space="preserve">Example 218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87"/>
    <w:bookmarkStart w:id="688" w:name="exm-not-hermitian"/>
    <w:p>
      <w:pPr>
        <w:pStyle w:val="BodyText"/>
      </w:pPr>
      <w:r>
        <w:rPr>
          <w:b/>
          <w:bCs/>
        </w:rPr>
        <w:t xml:space="preserve">Example 219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688"/>
    <w:bookmarkStart w:id="689" w:name="def-skew-hermitian-matrix"/>
    <w:p>
      <w:pPr>
        <w:pStyle w:val="FirstParagraph"/>
      </w:pPr>
      <w:r>
        <w:rPr>
          <w:b/>
          <w:bCs/>
        </w:rPr>
        <w:t xml:space="preserve">Definition 130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689"/>
    <w:bookmarkStart w:id="690" w:name="rem-skew-hermitian-diagonal"/>
    <w:p>
      <w:pPr>
        <w:pStyle w:val="FirstParagraph"/>
      </w:pPr>
      <w:r>
        <w:rPr>
          <w:i/>
          <w:iCs/>
        </w:rPr>
        <w:t xml:space="preserve">Remark 54</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690"/>
    <w:bookmarkStart w:id="691" w:name="exm-skew-hermitian-matrix"/>
    <w:p>
      <w:pPr>
        <w:pStyle w:val="BodyText"/>
      </w:pPr>
      <w:r>
        <w:rPr>
          <w:b/>
          <w:bCs/>
        </w:rPr>
        <w:t xml:space="preserve">Example 220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691"/>
    <w:bookmarkStart w:id="692" w:name="X4e376dfe4195dd67571b7cde9ab8c2999dabc4a"/>
    <w:p>
      <w:pPr>
        <w:pStyle w:val="BodyText"/>
      </w:pPr>
      <w:r>
        <w:rPr>
          <w:b/>
          <w:bCs/>
        </w:rPr>
        <w:t xml:space="preserve">Theorem 125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129</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130</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692"/>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122</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693"/>
    <w:bookmarkStart w:id="697" w:name="sec-additional-resources"/>
    <w:p>
      <w:pPr>
        <w:pStyle w:val="Heading2"/>
      </w:pPr>
      <w:r>
        <w:t xml:space="preserve">24 Further reading</w:t>
      </w:r>
    </w:p>
    <w:p>
      <w:pPr>
        <w:pStyle w:val="Compact"/>
        <w:numPr>
          <w:ilvl w:val="0"/>
          <w:numId w:val="1113"/>
        </w:numPr>
      </w:pPr>
      <w:r>
        <w:t xml:space="preserve">Strang (2023)</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3"/>
        </w:numPr>
      </w:pPr>
      <w:r>
        <w:t xml:space="preserve">Axler (2024)</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3"/>
        </w:numPr>
      </w:pPr>
      <w:r>
        <w:t xml:space="preserve">Fieller (2016)</w:t>
      </w:r>
    </w:p>
    <w:p>
      <w:pPr>
        <w:pStyle w:val="Compact"/>
        <w:numPr>
          <w:ilvl w:val="0"/>
          <w:numId w:val="1113"/>
        </w:numPr>
      </w:pPr>
      <w:r>
        <w:t xml:space="preserve">Banerjee and Roy (2014)</w:t>
      </w:r>
    </w:p>
    <w:p>
      <w:pPr>
        <w:pStyle w:val="Compact"/>
        <w:numPr>
          <w:ilvl w:val="0"/>
          <w:numId w:val="1113"/>
        </w:numPr>
      </w:pPr>
      <w:r>
        <w:t xml:space="preserve">Searle and Khuri (2017)</w:t>
      </w:r>
    </w:p>
    <w:p>
      <w:pPr>
        <w:pStyle w:val="Compact"/>
        <w:numPr>
          <w:ilvl w:val="0"/>
          <w:numId w:val="1113"/>
        </w:numPr>
      </w:pPr>
      <w:r>
        <w:t xml:space="preserve">Petersen and Pedersen (2012)</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694">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3"/>
        </w:numPr>
      </w:pPr>
      <w:r>
        <w:t xml:space="preserve">Stanford University (2024)</w:t>
      </w:r>
      <w:r>
        <w:t xml:space="preserve"> </w:t>
      </w:r>
      <w:r>
        <w:t xml:space="preserve">(Stanford EE 278, taught by Tsachy Weissman) applies this page’s tools to probability and inference.</w:t>
      </w:r>
      <w:r>
        <w:t xml:space="preserve"> </w:t>
      </w:r>
      <w:r>
        <w:t xml:space="preserve">Its</w:t>
      </w:r>
      <w:r>
        <w:t xml:space="preserve"> </w:t>
      </w:r>
      <w:r>
        <w:t xml:space="preserve">“MMSE Geometry”</w:t>
      </w:r>
      <w:r>
        <w:t xml:space="preserve"> </w:t>
      </w:r>
      <w:r>
        <w:t xml:space="preserve">lecture treats the best estimate as an orthogonal</w:t>
      </w:r>
      <w:r>
        <w:t xml:space="preserve"> </w:t>
      </w:r>
      <w:hyperlink r:id="rId695">
        <w:r>
          <w:rPr>
            <w:rStyle w:val="Hyperlink"/>
          </w:rPr>
          <w:t xml:space="preserve">projection</w:t>
        </w:r>
      </w:hyperlink>
      <w:r>
        <w:t xml:space="preserve">,</w:t>
      </w:r>
      <w:r>
        <w:t xml:space="preserve"> </w:t>
      </w:r>
      <w:r>
        <w:t xml:space="preserve">and its lectures on spectral decomposition, the Karhunen-Loeve expansion and principal component analysis</w:t>
      </w:r>
      <w:r>
        <w:t xml:space="preserve"> </w:t>
      </w:r>
      <w:r>
        <w:t xml:space="preserve">treat</w:t>
      </w:r>
      <w:r>
        <w:t xml:space="preserve"> </w:t>
      </w:r>
      <w:hyperlink r:id="rId696">
        <w:r>
          <w:rPr>
            <w:rStyle w:val="Hyperlink"/>
          </w:rPr>
          <w:t xml:space="preserve">diagonalization</w:t>
        </w:r>
      </w:hyperlink>
      <w:r>
        <w:t xml:space="preserve"> </w:t>
      </w:r>
      <w:r>
        <w:t xml:space="preserve">of a covariance matrix.</w:t>
      </w:r>
    </w:p>
    <w:p>
      <w:pPr>
        <w:pStyle w:val="Compact"/>
        <w:numPr>
          <w:ilvl w:val="0"/>
          <w:numId w:val="1113"/>
        </w:numPr>
      </w:pPr>
      <w:hyperlink r:id="rId150">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697"/>
    <w:bookmarkStart w:id="740" w:name="references"/>
    <w:p>
      <w:pPr>
        <w:pStyle w:val="Heading2"/>
      </w:pPr>
      <w:r>
        <w:t xml:space="preserve">References</w:t>
      </w:r>
    </w:p>
    <w:bookmarkStart w:id="739" w:name="refs"/>
    <w:bookmarkStart w:id="699" w:name="ref-axler2024linear"/>
    <w:p>
      <w:pPr>
        <w:pStyle w:val="Bibliography"/>
      </w:pPr>
      <w:r>
        <w:t xml:space="preserve">Axler, Sheldon. 2024.</w:t>
      </w:r>
      <w:r>
        <w:t xml:space="preserve"> </w:t>
      </w:r>
      <w:r>
        <w:rPr>
          <w:i/>
          <w:iCs/>
        </w:rPr>
        <w:t xml:space="preserve">Linear Algebra Done Right</w:t>
      </w:r>
      <w:r>
        <w:t xml:space="preserve">. 4th ed. Undergraduate Texts in Mathematics. Springer.</w:t>
      </w:r>
      <w:r>
        <w:t xml:space="preserve"> </w:t>
      </w:r>
      <w:hyperlink r:id="rId698">
        <w:r>
          <w:rPr>
            <w:rStyle w:val="Hyperlink"/>
          </w:rPr>
          <w:t xml:space="preserve">https://doi.org/10.1007/978-3-031-41026-0</w:t>
        </w:r>
      </w:hyperlink>
      <w:r>
        <w:t xml:space="preserve">.</w:t>
      </w:r>
    </w:p>
    <w:bookmarkEnd w:id="699"/>
    <w:bookmarkStart w:id="701" w:name="ref-banerjee2014linear"/>
    <w:p>
      <w:pPr>
        <w:pStyle w:val="Bibliography"/>
      </w:pPr>
      <w:r>
        <w:t xml:space="preserve">Banerjee, Sudipto, and Anindya Roy. 2014.</w:t>
      </w:r>
      <w:r>
        <w:t xml:space="preserve"> </w:t>
      </w:r>
      <w:r>
        <w:rPr>
          <w:i/>
          <w:iCs/>
        </w:rPr>
        <w:t xml:space="preserve">Linear Algebra and Matrix Analysis for Statistics</w:t>
      </w:r>
      <w:r>
        <w:t xml:space="preserve">. Vol. 181. Crc Press Boca Raton.</w:t>
      </w:r>
      <w:r>
        <w:t xml:space="preserve"> </w:t>
      </w:r>
      <w:hyperlink r:id="rId700">
        <w:r>
          <w:rPr>
            <w:rStyle w:val="Hyperlink"/>
          </w:rPr>
          <w:t xml:space="preserve">https://www.routledge.com/Linear-Algebra-and-Matrix-Analysis-for-Statistics/Banerjee-Roy/p/book/9781420095388</w:t>
        </w:r>
      </w:hyperlink>
      <w:r>
        <w:t xml:space="preserve">.</w:t>
      </w:r>
    </w:p>
    <w:bookmarkEnd w:id="701"/>
    <w:bookmarkStart w:id="703" w:name="ref-boyd2018vmls"/>
    <w:p>
      <w:pPr>
        <w:pStyle w:val="Bibliography"/>
      </w:pPr>
      <w:r>
        <w:t xml:space="preserve">Boyd, Stephen, and Lieven Vandenberghe. 2018.</w:t>
      </w:r>
      <w:r>
        <w:t xml:space="preserve"> </w:t>
      </w:r>
      <w:r>
        <w:rPr>
          <w:i/>
          <w:iCs/>
        </w:rPr>
        <w:t xml:space="preserve">Introduction to Applied Linear Algebra: Vectors, Matrices, and Least Squares</w:t>
      </w:r>
      <w:r>
        <w:t xml:space="preserve">. Cambridge University Press.</w:t>
      </w:r>
      <w:r>
        <w:t xml:space="preserve"> </w:t>
      </w:r>
      <w:hyperlink r:id="rId702">
        <w:r>
          <w:rPr>
            <w:rStyle w:val="Hyperlink"/>
          </w:rPr>
          <w:t xml:space="preserve">https://doi.org/10.1017/9781108583664</w:t>
        </w:r>
      </w:hyperlink>
      <w:r>
        <w:t xml:space="preserve">.</w:t>
      </w:r>
    </w:p>
    <w:bookmarkEnd w:id="703"/>
    <w:bookmarkStart w:id="705" w:name="ref-dobson4e"/>
    <w:p>
      <w:pPr>
        <w:pStyle w:val="Bibliography"/>
      </w:pPr>
      <w:r>
        <w:t xml:space="preserve">Dobson, Annette J, and Adrian G Barnett. 2018.</w:t>
      </w:r>
      <w:r>
        <w:t xml:space="preserve"> </w:t>
      </w:r>
      <w:r>
        <w:rPr>
          <w:i/>
          <w:iCs/>
        </w:rPr>
        <w:t xml:space="preserve">An Introduction to Generalized Linear Models</w:t>
      </w:r>
      <w:r>
        <w:t xml:space="preserve">. 4th ed. CRC press.</w:t>
      </w:r>
      <w:r>
        <w:t xml:space="preserve"> </w:t>
      </w:r>
      <w:hyperlink r:id="rId704">
        <w:r>
          <w:rPr>
            <w:rStyle w:val="Hyperlink"/>
          </w:rPr>
          <w:t xml:space="preserve">https://doi.org/10.1201/9781315182780</w:t>
        </w:r>
      </w:hyperlink>
      <w:r>
        <w:t xml:space="preserve">.</w:t>
      </w:r>
    </w:p>
    <w:bookmarkEnd w:id="705"/>
    <w:bookmarkStart w:id="707" w:name="ref-fieller2018basics"/>
    <w:p>
      <w:pPr>
        <w:pStyle w:val="Bibliography"/>
      </w:pPr>
      <w:r>
        <w:t xml:space="preserve">Fieller, Nick. 2016.</w:t>
      </w:r>
      <w:r>
        <w:t xml:space="preserve"> </w:t>
      </w:r>
      <w:r>
        <w:rPr>
          <w:i/>
          <w:iCs/>
        </w:rPr>
        <w:t xml:space="preserve">Basics of Matrix Algebra for Statistics with</w:t>
      </w:r>
      <w:r>
        <w:rPr>
          <w:i/>
          <w:iCs/>
        </w:rPr>
        <w:t xml:space="preserve"> </w:t>
      </w:r>
      <w:r>
        <w:rPr>
          <w:i/>
          <w:iCs/>
        </w:rPr>
        <w:t xml:space="preserve">R</w:t>
      </w:r>
      <w:r>
        <w:t xml:space="preserve">. Chapman; Hall/CRC.</w:t>
      </w:r>
      <w:r>
        <w:t xml:space="preserve"> </w:t>
      </w:r>
      <w:hyperlink r:id="rId706">
        <w:r>
          <w:rPr>
            <w:rStyle w:val="Hyperlink"/>
          </w:rPr>
          <w:t xml:space="preserve">https://doi.org/10.1201/9781315370200</w:t>
        </w:r>
      </w:hyperlink>
      <w:r>
        <w:t xml:space="preserve">.</w:t>
      </w:r>
    </w:p>
    <w:bookmarkEnd w:id="707"/>
    <w:bookmarkStart w:id="709" w:name="ref-goodfellow2016deep"/>
    <w:p>
      <w:pPr>
        <w:pStyle w:val="Bibliography"/>
      </w:pPr>
      <w:r>
        <w:t xml:space="preserve">Goodfellow, Ian, Yoshua Bengio, and Aaron Courville. 2016.</w:t>
      </w:r>
      <w:r>
        <w:t xml:space="preserve"> </w:t>
      </w:r>
      <w:r>
        <w:rPr>
          <w:i/>
          <w:iCs/>
        </w:rPr>
        <w:t xml:space="preserve">Deep Learning</w:t>
      </w:r>
      <w:r>
        <w:t xml:space="preserve">. MIT Press.</w:t>
      </w:r>
      <w:r>
        <w:t xml:space="preserve"> </w:t>
      </w:r>
      <w:hyperlink r:id="rId708">
        <w:r>
          <w:rPr>
            <w:rStyle w:val="Hyperlink"/>
          </w:rPr>
          <w:t xml:space="preserve">https://www.deeplearningbook.org/</w:t>
        </w:r>
      </w:hyperlink>
      <w:r>
        <w:t xml:space="preserve">.</w:t>
      </w:r>
    </w:p>
    <w:bookmarkEnd w:id="709"/>
    <w:bookmarkStart w:id="711" w:name="ref-hutchinson_wwu_ml_videos"/>
    <w:p>
      <w:pPr>
        <w:pStyle w:val="Bibliography"/>
      </w:pPr>
      <w:r>
        <w:t xml:space="preserve">Hutchinson, Brian. n.d.</w:t>
      </w:r>
      <w:r>
        <w:t xml:space="preserve"> </w:t>
      </w:r>
      <w:r>
        <w:rPr>
          <w:i/>
          <w:iCs/>
        </w:rPr>
        <w:t xml:space="preserve">DATA</w:t>
      </w:r>
      <w:r>
        <w:rPr>
          <w:i/>
          <w:iCs/>
        </w:rPr>
        <w:t xml:space="preserve"> </w:t>
      </w:r>
      <w:r>
        <w:rPr>
          <w:i/>
          <w:iCs/>
        </w:rPr>
        <w:t xml:space="preserve">471/571 (Machine Learning) and</w:t>
      </w:r>
      <w:r>
        <w:rPr>
          <w:i/>
          <w:iCs/>
        </w:rPr>
        <w:t xml:space="preserve"> </w:t>
      </w:r>
      <w:r>
        <w:rPr>
          <w:i/>
          <w:iCs/>
        </w:rPr>
        <w:t xml:space="preserve">CSCI</w:t>
      </w:r>
      <w:r>
        <w:rPr>
          <w:i/>
          <w:iCs/>
        </w:rPr>
        <w:t xml:space="preserve"> </w:t>
      </w:r>
      <w:r>
        <w:rPr>
          <w:i/>
          <w:iCs/>
        </w:rPr>
        <w:t xml:space="preserve">481/581 (Deep Learning) Video Lectures</w:t>
      </w:r>
      <w:r>
        <w:t xml:space="preserve">. Western Washington University. Accessed September 28, 2026.</w:t>
      </w:r>
      <w:r>
        <w:t xml:space="preserve"> </w:t>
      </w:r>
      <w:hyperlink r:id="rId710">
        <w:r>
          <w:rPr>
            <w:rStyle w:val="Hyperlink"/>
          </w:rPr>
          <w:t xml:space="preserve">https://facultyweb.cs.wwu.edu/~hutchib2/video_lectures/data371/</w:t>
        </w:r>
      </w:hyperlink>
      <w:r>
        <w:t xml:space="preserve">.</w:t>
      </w:r>
    </w:p>
    <w:bookmarkEnd w:id="711"/>
    <w:bookmarkStart w:id="713" w:name="ref-mosaiccalc"/>
    <w:p>
      <w:pPr>
        <w:pStyle w:val="Bibliography"/>
      </w:pPr>
      <w:r>
        <w:t xml:space="preserve">Kaplan, Daniel. 2022.</w:t>
      </w:r>
      <w:r>
        <w:t xml:space="preserve"> </w:t>
      </w:r>
      <w:r>
        <w:rPr>
          <w:i/>
          <w:iCs/>
        </w:rPr>
        <w:t xml:space="preserve">MOSAIC Calculus</w:t>
      </w:r>
      <w:r>
        <w:t xml:space="preserve">. Www.mosaic-web.org.</w:t>
      </w:r>
      <w:r>
        <w:t xml:space="preserve"> </w:t>
      </w:r>
      <w:hyperlink r:id="rId712">
        <w:r>
          <w:rPr>
            <w:rStyle w:val="Hyperlink"/>
          </w:rPr>
          <w:t xml:space="preserve">www.mosaic-web.org</w:t>
        </w:r>
      </w:hyperlink>
      <w:r>
        <w:t xml:space="preserve">.</w:t>
      </w:r>
    </w:p>
    <w:bookmarkEnd w:id="713"/>
    <w:bookmarkStart w:id="715" w:name="ref-petersen2012matrix"/>
    <w:p>
      <w:pPr>
        <w:pStyle w:val="Bibliography"/>
      </w:pPr>
      <w:r>
        <w:t xml:space="preserve">Petersen, Kaare Brandt, and Michael Syskind Pedersen. 2012.</w:t>
      </w:r>
      <w:r>
        <w:t xml:space="preserve"> </w:t>
      </w:r>
      <w:r>
        <w:rPr>
          <w:i/>
          <w:iCs/>
        </w:rPr>
        <w:t xml:space="preserve">The Matrix Cookbook</w:t>
      </w:r>
      <w:r>
        <w:t xml:space="preserve">. Technical University of Denmark.</w:t>
      </w:r>
      <w:r>
        <w:t xml:space="preserve"> </w:t>
      </w:r>
      <w:hyperlink r:id="rId714">
        <w:r>
          <w:rPr>
            <w:rStyle w:val="Hyperlink"/>
          </w:rPr>
          <w:t xml:space="preserve">https://www2.imm.dtu.dk/pubdb/edoc/imm3274.pdf</w:t>
        </w:r>
      </w:hyperlink>
      <w:r>
        <w:t xml:space="preserve">.</w:t>
      </w:r>
    </w:p>
    <w:bookmarkEnd w:id="715"/>
    <w:bookmarkStart w:id="716" w:name="ref-searle2017matrix"/>
    <w:p>
      <w:pPr>
        <w:pStyle w:val="Bibliography"/>
      </w:pPr>
      <w:r>
        <w:t xml:space="preserve">Searle, Shayle R, and Andre I Khuri. 2017.</w:t>
      </w:r>
      <w:r>
        <w:t xml:space="preserve"> </w:t>
      </w:r>
      <w:r>
        <w:rPr>
          <w:i/>
          <w:iCs/>
        </w:rPr>
        <w:t xml:space="preserve">Matrix Algebra Useful for Statistics</w:t>
      </w:r>
      <w:r>
        <w:t xml:space="preserve">. John Wiley &amp; Sons.</w:t>
      </w:r>
    </w:p>
    <w:bookmarkEnd w:id="716"/>
    <w:bookmarkStart w:id="718" w:name="ref-stanford2024ee278notes"/>
    <w:p>
      <w:pPr>
        <w:pStyle w:val="Bibliography"/>
      </w:pPr>
      <w:r>
        <w:t xml:space="preserve">Stanford University. 2024.</w:t>
      </w:r>
      <w:r>
        <w:t xml:space="preserve"> </w:t>
      </w:r>
      <w:r>
        <w:rPr>
          <w:i/>
          <w:iCs/>
        </w:rPr>
        <w:t xml:space="preserve">EE</w:t>
      </w:r>
      <w:r>
        <w:rPr>
          <w:i/>
          <w:iCs/>
        </w:rPr>
        <w:t xml:space="preserve"> </w:t>
      </w:r>
      <w:r>
        <w:rPr>
          <w:i/>
          <w:iCs/>
        </w:rPr>
        <w:t xml:space="preserve">278, Probability and Statistical Inference: Fall 2024 Lecture Notes</w:t>
      </w:r>
      <w:r>
        <w:t xml:space="preserve">. Handwritten lecture notes.</w:t>
      </w:r>
      <w:r>
        <w:t xml:space="preserve"> </w:t>
      </w:r>
      <w:hyperlink r:id="rId717">
        <w:r>
          <w:rPr>
            <w:rStyle w:val="Hyperlink"/>
          </w:rPr>
          <w:t xml:space="preserve">https://web.stanford.edu/class/ee278/lectures.html</w:t>
        </w:r>
      </w:hyperlink>
      <w:r>
        <w:t xml:space="preserve">.</w:t>
      </w:r>
    </w:p>
    <w:bookmarkEnd w:id="718"/>
    <w:bookmarkStart w:id="720" w:name="ref-strang2023linear"/>
    <w:p>
      <w:pPr>
        <w:pStyle w:val="Bibliography"/>
      </w:pPr>
      <w:r>
        <w:t xml:space="preserve">Strang, Gilbert. 2023.</w:t>
      </w:r>
      <w:r>
        <w:t xml:space="preserve"> </w:t>
      </w:r>
      <w:r>
        <w:rPr>
          <w:i/>
          <w:iCs/>
        </w:rPr>
        <w:t xml:space="preserve">Introduction to Linear Algebra</w:t>
      </w:r>
      <w:r>
        <w:t xml:space="preserve">. 6th ed. Wellesley-Cambridge Press.</w:t>
      </w:r>
      <w:r>
        <w:t xml:space="preserve"> </w:t>
      </w:r>
      <w:hyperlink r:id="rId719">
        <w:r>
          <w:rPr>
            <w:rStyle w:val="Hyperlink"/>
          </w:rPr>
          <w:t xml:space="preserve">https://math.mit.edu/~gs/linearalgebra/</w:t>
        </w:r>
      </w:hyperlink>
      <w:r>
        <w:t xml:space="preserve">.</w:t>
      </w:r>
    </w:p>
    <w:bookmarkEnd w:id="720"/>
    <w:bookmarkStart w:id="722" w:name="ref-zhou2024eig"/>
    <w:p>
      <w:pPr>
        <w:pStyle w:val="Bibliography"/>
      </w:pPr>
      <w:r>
        <w:t xml:space="preserve">Zhou, Hua. 2024a.</w:t>
      </w:r>
      <w:r>
        <w:t xml:space="preserve"> </w:t>
      </w:r>
      <w:r>
        <w:rPr>
          <w:i/>
          <w:iCs/>
        </w:rPr>
        <w:t xml:space="preserve">Eigen-Decomposition</w:t>
      </w:r>
      <w:r>
        <w:t xml:space="preserve">. Lecture notes for Biostat 216, Mathematical Methods for Biostatistics, University of California, Los Angeles.</w:t>
      </w:r>
      <w:r>
        <w:t xml:space="preserve"> </w:t>
      </w:r>
      <w:hyperlink r:id="rId721">
        <w:r>
          <w:rPr>
            <w:rStyle w:val="Hyperlink"/>
          </w:rPr>
          <w:t xml:space="preserve">https://ucla-biostat-216.github.io/2024fall/slides/10-eig/10-eig.html</w:t>
        </w:r>
      </w:hyperlink>
      <w:r>
        <w:t xml:space="preserve">.</w:t>
      </w:r>
    </w:p>
    <w:bookmarkEnd w:id="722"/>
    <w:bookmarkStart w:id="724" w:name="ref-zhou2024ls"/>
    <w:p>
      <w:pPr>
        <w:pStyle w:val="Bibliography"/>
      </w:pPr>
      <w:r>
        <w:t xml:space="preserve">Zhou, Hua. 2024b.</w:t>
      </w:r>
      <w:r>
        <w:t xml:space="preserve"> </w:t>
      </w:r>
      <w:r>
        <w:rPr>
          <w:i/>
          <w:iCs/>
        </w:rPr>
        <w:t xml:space="preserve">Least Squares</w:t>
      </w:r>
      <w:r>
        <w:t xml:space="preserve">. Lecture notes for Biostat 216, Mathematical Methods for Biostatistics, University of California, Los Angeles.</w:t>
      </w:r>
      <w:r>
        <w:t xml:space="preserve"> </w:t>
      </w:r>
      <w:hyperlink r:id="rId723">
        <w:r>
          <w:rPr>
            <w:rStyle w:val="Hyperlink"/>
          </w:rPr>
          <w:t xml:space="preserve">https://ucla-biostat-216.github.io/2024fall/slides/08-ls/08-ls.html</w:t>
        </w:r>
      </w:hyperlink>
      <w:r>
        <w:t xml:space="preserve">.</w:t>
      </w:r>
    </w:p>
    <w:bookmarkEnd w:id="724"/>
    <w:bookmarkStart w:id="726" w:name="ref-zhou2024matinv"/>
    <w:p>
      <w:pPr>
        <w:pStyle w:val="Bibliography"/>
      </w:pPr>
      <w:r>
        <w:t xml:space="preserve">Zhou, Hua. 2024c.</w:t>
      </w:r>
      <w:r>
        <w:t xml:space="preserve"> </w:t>
      </w:r>
      <w:r>
        <w:rPr>
          <w:i/>
          <w:iCs/>
        </w:rPr>
        <w:t xml:space="preserve">Linear Equations and Matrix Inverses</w:t>
      </w:r>
      <w:r>
        <w:t xml:space="preserve">. Lecture notes for Biostat 216, Mathematical Methods for Biostatistics, University of California, Los Angeles.</w:t>
      </w:r>
      <w:r>
        <w:t xml:space="preserve"> </w:t>
      </w:r>
      <w:hyperlink r:id="rId725">
        <w:r>
          <w:rPr>
            <w:rStyle w:val="Hyperlink"/>
          </w:rPr>
          <w:t xml:space="preserve">https://ucla-biostat-216.github.io/2024fall/slides/07-matinv/07-matinv.html</w:t>
        </w:r>
      </w:hyperlink>
      <w:r>
        <w:t xml:space="preserve">.</w:t>
      </w:r>
    </w:p>
    <w:bookmarkEnd w:id="726"/>
    <w:bookmarkStart w:id="728" w:name="ref-zhou2024matrix"/>
    <w:p>
      <w:pPr>
        <w:pStyle w:val="Bibliography"/>
      </w:pPr>
      <w:r>
        <w:t xml:space="preserve">Zhou, Hua. 2024d.</w:t>
      </w:r>
      <w:r>
        <w:t xml:space="preserve"> </w:t>
      </w:r>
      <w:r>
        <w:rPr>
          <w:i/>
          <w:iCs/>
        </w:rPr>
        <w:t xml:space="preserve">Matrices</w:t>
      </w:r>
      <w:r>
        <w:t xml:space="preserve">. Lecture notes for Biostat 216, Mathematical Methods for Biostatistics, University of California, Los Angeles.</w:t>
      </w:r>
      <w:r>
        <w:t xml:space="preserve"> </w:t>
      </w:r>
      <w:hyperlink r:id="rId727">
        <w:r>
          <w:rPr>
            <w:rStyle w:val="Hyperlink"/>
          </w:rPr>
          <w:t xml:space="preserve">https://ucla-biostat-216.github.io/2024fall/slides/03-matrix/03-matrix.html</w:t>
        </w:r>
      </w:hyperlink>
      <w:r>
        <w:t xml:space="preserve">.</w:t>
      </w:r>
    </w:p>
    <w:bookmarkEnd w:id="728"/>
    <w:bookmarkStart w:id="730" w:name="ref-zhou2024orthproj"/>
    <w:p>
      <w:pPr>
        <w:pStyle w:val="Bibliography"/>
      </w:pPr>
      <w:r>
        <w:t xml:space="preserve">Zhou, Hua. 2024e.</w:t>
      </w:r>
      <w:r>
        <w:t xml:space="preserve"> </w:t>
      </w:r>
      <w:r>
        <w:rPr>
          <w:i/>
          <w:iCs/>
        </w:rPr>
        <w:t xml:space="preserve">Orthogonal Projections</w:t>
      </w:r>
      <w:r>
        <w:t xml:space="preserve">. Lecture notes for Biostat 216, Mathematical Methods for Biostatistics, University of California, Los Angeles.</w:t>
      </w:r>
      <w:r>
        <w:t xml:space="preserve"> </w:t>
      </w:r>
      <w:hyperlink r:id="rId729">
        <w:r>
          <w:rPr>
            <w:rStyle w:val="Hyperlink"/>
          </w:rPr>
          <w:t xml:space="preserve">https://ucla-biostat-216.github.io/2024fall/slides/06-orthproj/06-orthproj.html</w:t>
        </w:r>
      </w:hyperlink>
      <w:r>
        <w:t xml:space="preserve">.</w:t>
      </w:r>
    </w:p>
    <w:bookmarkEnd w:id="730"/>
    <w:bookmarkStart w:id="732" w:name="ref-zhou2024rank"/>
    <w:p>
      <w:pPr>
        <w:pStyle w:val="Bibliography"/>
      </w:pPr>
      <w:r>
        <w:t xml:space="preserve">Zhou, Hua. 2024f.</w:t>
      </w:r>
      <w:r>
        <w:t xml:space="preserve"> </w:t>
      </w:r>
      <w:r>
        <w:rPr>
          <w:i/>
          <w:iCs/>
        </w:rPr>
        <w:t xml:space="preserve">Rank and Nullity</w:t>
      </w:r>
      <w:r>
        <w:t xml:space="preserve">. Lecture notes for Biostat 216, Mathematical Methods for Biostatistics, University of California, Los Angeles.</w:t>
      </w:r>
      <w:r>
        <w:t xml:space="preserve"> </w:t>
      </w:r>
      <w:hyperlink r:id="rId731">
        <w:r>
          <w:rPr>
            <w:rStyle w:val="Hyperlink"/>
          </w:rPr>
          <w:t xml:space="preserve">https://ucla-biostat-216.github.io/2024fall/slides/05-rank/05-rank.html</w:t>
        </w:r>
      </w:hyperlink>
      <w:r>
        <w:t xml:space="preserve">.</w:t>
      </w:r>
    </w:p>
    <w:bookmarkEnd w:id="732"/>
    <w:bookmarkStart w:id="734" w:name="ref-zhou2024pd"/>
    <w:p>
      <w:pPr>
        <w:pStyle w:val="Bibliography"/>
      </w:pPr>
      <w:r>
        <w:t xml:space="preserve">Zhou, Hua. 2024g.</w:t>
      </w:r>
      <w:r>
        <w:t xml:space="preserve"> </w:t>
      </w:r>
      <w:r>
        <w:rPr>
          <w:i/>
          <w:iCs/>
        </w:rPr>
        <w:t xml:space="preserve">Symmetric Positive Definite Matrices</w:t>
      </w:r>
      <w:r>
        <w:t xml:space="preserve">. Lecture notes for Biostat 216, Mathematical Methods for Biostatistics, University of California, Los Angeles.</w:t>
      </w:r>
      <w:r>
        <w:t xml:space="preserve"> </w:t>
      </w:r>
      <w:hyperlink r:id="rId733">
        <w:r>
          <w:rPr>
            <w:rStyle w:val="Hyperlink"/>
          </w:rPr>
          <w:t xml:space="preserve">https://ucla-biostat-216.github.io/2024fall/slides/11-pd/11-pd.html</w:t>
        </w:r>
      </w:hyperlink>
      <w:r>
        <w:t xml:space="preserve">.</w:t>
      </w:r>
    </w:p>
    <w:bookmarkEnd w:id="734"/>
    <w:bookmarkStart w:id="736" w:name="ref-zhou2024vecsp"/>
    <w:p>
      <w:pPr>
        <w:pStyle w:val="Bibliography"/>
      </w:pPr>
      <w:r>
        <w:t xml:space="preserve">Zhou, Hua. 2024h.</w:t>
      </w:r>
      <w:r>
        <w:t xml:space="preserve"> </w:t>
      </w:r>
      <w:r>
        <w:rPr>
          <w:i/>
          <w:iCs/>
        </w:rPr>
        <w:t xml:space="preserve">Vector Space</w:t>
      </w:r>
      <w:r>
        <w:t xml:space="preserve">. Lecture notes for Biostat 216, Mathematical Methods for Biostatistics, University of California, Los Angeles.</w:t>
      </w:r>
      <w:r>
        <w:t xml:space="preserve"> </w:t>
      </w:r>
      <w:hyperlink r:id="rId735">
        <w:r>
          <w:rPr>
            <w:rStyle w:val="Hyperlink"/>
          </w:rPr>
          <w:t xml:space="preserve">https://ucla-biostat-216.github.io/2024fall/slides/04-vecsp/04-vecsp.html</w:t>
        </w:r>
      </w:hyperlink>
      <w:r>
        <w:t xml:space="preserve">.</w:t>
      </w:r>
    </w:p>
    <w:bookmarkEnd w:id="736"/>
    <w:bookmarkStart w:id="738" w:name="ref-zhou2024vector"/>
    <w:p>
      <w:pPr>
        <w:pStyle w:val="Bibliography"/>
      </w:pPr>
      <w:r>
        <w:t xml:space="preserve">Zhou, Hua. 2024i.</w:t>
      </w:r>
      <w:r>
        <w:t xml:space="preserve"> </w:t>
      </w:r>
      <w:r>
        <w:rPr>
          <w:i/>
          <w:iCs/>
        </w:rPr>
        <w:t xml:space="preserve">Vectors</w:t>
      </w:r>
      <w:r>
        <w:t xml:space="preserve">. Lecture notes for Biostat 216, Mathematical Methods for Biostatistics, University of California, Los Angeles.</w:t>
      </w:r>
      <w:r>
        <w:t xml:space="preserve"> </w:t>
      </w:r>
      <w:hyperlink r:id="rId737">
        <w:r>
          <w:rPr>
            <w:rStyle w:val="Hyperlink"/>
          </w:rPr>
          <w:t xml:space="preserve">https://ucla-biostat-216.github.io/2024fall/slides/02-vector/02-vector.html</w:t>
        </w:r>
      </w:hyperlink>
      <w:r>
        <w:t xml:space="preserve">.</w:t>
      </w:r>
    </w:p>
    <w:bookmarkEnd w:id="738"/>
    <w:bookmarkEnd w:id="739"/>
    <w:bookmarkEnd w:id="7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1"/>
  </w:num>
  <w:num w:numId="1092">
    <w:abstractNumId w:val="991"/>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1"/>
  </w:num>
  <w:num w:numId="1096">
    <w:abstractNumId w:val="991"/>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1"/>
  </w:num>
  <w:num w:numId="1099">
    <w:abstractNumId w:val="991"/>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1"/>
  </w:num>
  <w:num w:numId="1102">
    <w:abstractNumId w:val="991"/>
  </w:num>
  <w:num w:numId="1103">
    <w:abstractNumId w:val="991"/>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1"/>
  </w:num>
  <w:num w:numId="1108">
    <w:abstractNumId w:val="991"/>
  </w:num>
  <w:num w:numId="1109">
    <w:abstractNumId w:val="991"/>
  </w:num>
  <w:num w:numId="1110">
    <w:abstractNumId w:val="991"/>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96" Type="http://schemas.openxmlformats.org/officeDocument/2006/relationships/image" Target="media/rId196.png"/><Relationship Id="rId74" Type="http://schemas.openxmlformats.org/officeDocument/2006/relationships/image" Target="media/rId74.png"/><Relationship Id="rId288" Type="http://schemas.openxmlformats.org/officeDocument/2006/relationships/image" Target="media/rId288.png"/><Relationship Id="rId347" Type="http://schemas.openxmlformats.org/officeDocument/2006/relationships/hyperlink" Target="algebra-basics.html#def-absolute-value" TargetMode="External"/><Relationship Id="rId59" Type="http://schemas.openxmlformats.org/officeDocument/2006/relationships/hyperlink" Target="algebra-basics.html#def-square-root" TargetMode="External"/><Relationship Id="rId310" Type="http://schemas.openxmlformats.org/officeDocument/2006/relationships/hyperlink" Target="algebra-basics.html#def-strict-inequality" TargetMode="External"/><Relationship Id="rId671" Type="http://schemas.openxmlformats.org/officeDocument/2006/relationships/hyperlink" Target="algebra-complex.html#def-complex-conjugate" TargetMode="External"/><Relationship Id="rId682" Type="http://schemas.openxmlformats.org/officeDocument/2006/relationships/hyperlink" Target="algebra-complex.html#def-complex-modulus" TargetMode="External"/><Relationship Id="rId478" Type="http://schemas.openxmlformats.org/officeDocument/2006/relationships/hyperlink" Target="algebra-complex.html#def-complex-number" TargetMode="External"/><Relationship Id="rId681" Type="http://schemas.openxmlformats.org/officeDocument/2006/relationships/hyperlink" Target="algebra-complex.html#thm-conj-product" TargetMode="External"/><Relationship Id="rId168" Type="http://schemas.openxmlformats.org/officeDocument/2006/relationships/hyperlink" Target="algebra-exponentials.html#def-affine-function" TargetMode="External"/><Relationship Id="rId169" Type="http://schemas.openxmlformats.org/officeDocument/2006/relationships/hyperlink" Target="algebra-exponentials.html#def-linear-function" TargetMode="External"/><Relationship Id="rId95" Type="http://schemas.openxmlformats.org/officeDocument/2006/relationships/hyperlink" Target="algebra-sums.html#def-associative" TargetMode="External"/><Relationship Id="rId93" Type="http://schemas.openxmlformats.org/officeDocument/2006/relationships/hyperlink" Target="algebra-sums.html#def-commutative" TargetMode="External"/><Relationship Id="rId107" Type="http://schemas.openxmlformats.org/officeDocument/2006/relationships/hyperlink" Target="algebra-sums.html#def-distributes-over" TargetMode="External"/><Relationship Id="rId40" Type="http://schemas.openxmlformats.org/officeDocument/2006/relationships/hyperlink" Target="algebra-sums.html#def-identity-element" TargetMode="External"/><Relationship Id="rId42" Type="http://schemas.openxmlformats.org/officeDocument/2006/relationships/hyperlink" Target="algebra-sums.html#def-summation" TargetMode="External"/><Relationship Id="rId137" Type="http://schemas.openxmlformats.org/officeDocument/2006/relationships/hyperlink" Target="algebra-sums.html#thm-mult-distr" TargetMode="External"/><Relationship Id="rId139" Type="http://schemas.openxmlformats.org/officeDocument/2006/relationships/hyperlink" Target="algebra-sums.html#thm-prod-symmetric" TargetMode="External"/><Relationship Id="rId140" Type="http://schemas.openxmlformats.org/officeDocument/2006/relationships/hyperlink" Target="algebra-sums.html#thm-sum-constant-factor" TargetMode="External"/><Relationship Id="rId138" Type="http://schemas.openxmlformats.org/officeDocument/2006/relationships/hyperlink" Target="algebra-sums.html#thm-sum-of-sums" TargetMode="External"/><Relationship Id="rId372" Type="http://schemas.openxmlformats.org/officeDocument/2006/relationships/hyperlink" Target="algebra-trigonometry.html#def-cosine-sine" TargetMode="External"/><Relationship Id="rId374" Type="http://schemas.openxmlformats.org/officeDocument/2006/relationships/hyperlink" Target="algebra-trigonometry.html#thm-cosine-bijection" TargetMode="External"/><Relationship Id="rId136" Type="http://schemas.openxmlformats.org/officeDocument/2006/relationships/hyperlink" Target="algebra.qmd" TargetMode="External"/><Relationship Id="rId694" Type="http://schemas.openxmlformats.org/officeDocument/2006/relationships/hyperlink" Target="calculus-derivatives.html#def-derivative" TargetMode="External"/><Relationship Id="rId173" Type="http://schemas.openxmlformats.org/officeDocument/2006/relationships/hyperlink" Target="calculus-derivatives.html#def-linear-approximation" TargetMode="External"/><Relationship Id="rId698" Type="http://schemas.openxmlformats.org/officeDocument/2006/relationships/hyperlink" Target="https://doi.org/10.1007/978-3-031-41026-0" TargetMode="External"/><Relationship Id="rId702" Type="http://schemas.openxmlformats.org/officeDocument/2006/relationships/hyperlink" Target="https://doi.org/10.1017/9781108583664" TargetMode="External"/><Relationship Id="rId704" Type="http://schemas.openxmlformats.org/officeDocument/2006/relationships/hyperlink" Target="https://doi.org/10.1201/9781315182780" TargetMode="External"/><Relationship Id="rId706" Type="http://schemas.openxmlformats.org/officeDocument/2006/relationships/hyperlink" Target="https://doi.org/10.1201/9781315370200" TargetMode="External"/><Relationship Id="rId504" Type="http://schemas.openxmlformats.org/officeDocument/2006/relationships/hyperlink" Target="https://en.wikipedia.org/wiki/Definite_matrix" TargetMode="External"/><Relationship Id="rId524" Type="http://schemas.openxmlformats.org/officeDocument/2006/relationships/hyperlink" Target="https://en.wikipedia.org/wiki/Determinant" TargetMode="External"/><Relationship Id="rId31" Type="http://schemas.openxmlformats.org/officeDocument/2006/relationships/hyperlink" Target="https://en.wikipedia.org/wiki/Dot_product#Dyadics_and_matrices" TargetMode="External"/><Relationship Id="rId30" Type="http://schemas.openxmlformats.org/officeDocument/2006/relationships/hyperlink" Target="https://en.wikipedia.org/wiki/Linear_combination" TargetMode="External"/><Relationship Id="rId710" Type="http://schemas.openxmlformats.org/officeDocument/2006/relationships/hyperlink" Target="https://facultyweb.cs.wwu.edu/~hutchib2/video_lectures/data371/" TargetMode="External"/><Relationship Id="rId77" Type="http://schemas.openxmlformats.org/officeDocument/2006/relationships/hyperlink" Target="https://facultyweb.cs.wwu.edu/~hutchib2/video_lectures/data371/#linear_function_basics" TargetMode="External"/><Relationship Id="rId719" Type="http://schemas.openxmlformats.org/officeDocument/2006/relationships/hyperlink" Target="https://math.mit.edu/~gs/linearalgebra/" TargetMode="External"/><Relationship Id="rId45" Type="http://schemas.openxmlformats.org/officeDocument/2006/relationships/hyperlink" Target="https://morrison-lab.github.io/pds/expectation.html#def-expectation" TargetMode="External"/><Relationship Id="rId449" Type="http://schemas.openxmlformats.org/officeDocument/2006/relationships/hyperlink" Target="https://morrison-lab.github.io/rme/chapters/Linear-models-overview.html#sec-infer-LMs" TargetMode="External"/><Relationship Id="rId383" Type="http://schemas.openxmlformats.org/officeDocument/2006/relationships/hyperlink" Target="https://morrison-lab.github.io/sds/exploratory-descriptive.html#def-pearson-r" TargetMode="External"/><Relationship Id="rId737" Type="http://schemas.openxmlformats.org/officeDocument/2006/relationships/hyperlink" Target="https://ucla-biostat-216.github.io/2024fall/slides/02-vector/02-vector.html" TargetMode="External"/><Relationship Id="rId727" Type="http://schemas.openxmlformats.org/officeDocument/2006/relationships/hyperlink" Target="https://ucla-biostat-216.github.io/2024fall/slides/03-matrix/03-matrix.html" TargetMode="External"/><Relationship Id="rId735" Type="http://schemas.openxmlformats.org/officeDocument/2006/relationships/hyperlink" Target="https://ucla-biostat-216.github.io/2024fall/slides/04-vecsp/04-vecsp.html" TargetMode="External"/><Relationship Id="rId731" Type="http://schemas.openxmlformats.org/officeDocument/2006/relationships/hyperlink" Target="https://ucla-biostat-216.github.io/2024fall/slides/05-rank/05-rank.html" TargetMode="External"/><Relationship Id="rId729" Type="http://schemas.openxmlformats.org/officeDocument/2006/relationships/hyperlink" Target="https://ucla-biostat-216.github.io/2024fall/slides/06-orthproj/06-orthproj.html" TargetMode="External"/><Relationship Id="rId725" Type="http://schemas.openxmlformats.org/officeDocument/2006/relationships/hyperlink" Target="https://ucla-biostat-216.github.io/2024fall/slides/07-matinv/07-matinv.html" TargetMode="External"/><Relationship Id="rId723" Type="http://schemas.openxmlformats.org/officeDocument/2006/relationships/hyperlink" Target="https://ucla-biostat-216.github.io/2024fall/slides/08-ls/08-ls.html" TargetMode="External"/><Relationship Id="rId721" Type="http://schemas.openxmlformats.org/officeDocument/2006/relationships/hyperlink" Target="https://ucla-biostat-216.github.io/2024fall/slides/10-eig/10-eig.html" TargetMode="External"/><Relationship Id="rId733" Type="http://schemas.openxmlformats.org/officeDocument/2006/relationships/hyperlink" Target="https://ucla-biostat-216.github.io/2024fall/slides/11-pd/11-pd.html" TargetMode="External"/><Relationship Id="rId717" Type="http://schemas.openxmlformats.org/officeDocument/2006/relationships/hyperlink" Target="https://web.stanford.edu/class/ee278/lectures.html" TargetMode="External"/><Relationship Id="rId79" Type="http://schemas.openxmlformats.org/officeDocument/2006/relationships/hyperlink" Target="https://wwu.instructure.com/courses/1906010/modules#module_3922392" TargetMode="External"/><Relationship Id="rId708" Type="http://schemas.openxmlformats.org/officeDocument/2006/relationships/hyperlink" Target="https://www.deeplearningbook.org/" TargetMode="External"/><Relationship Id="rId712" Type="http://schemas.openxmlformats.org/officeDocument/2006/relationships/hyperlink" Target="https://www.mosaic-web.org" TargetMode="External"/><Relationship Id="rId700" Type="http://schemas.openxmlformats.org/officeDocument/2006/relationships/hyperlink" Target="https://www.routledge.com/Linear-Algebra-and-Matrix-Analysis-for-Statistics/Banerjee-Roy/p/book/9781420095388" TargetMode="External"/><Relationship Id="rId150" Type="http://schemas.openxmlformats.org/officeDocument/2006/relationships/hyperlink" Target="https://www.youtube.com/playlist?list=PLZHQObOWTQDPD3MizzM2xVFitgF8hE_ab" TargetMode="External"/><Relationship Id="rId527" Type="http://schemas.openxmlformats.org/officeDocument/2006/relationships/hyperlink" Target="https://www.youtube.com/watch?v=Ip3X9LOh2dk" TargetMode="External"/><Relationship Id="rId152" Type="http://schemas.openxmlformats.org/officeDocument/2006/relationships/hyperlink" Target="https://www.youtube.com/watch?v=LyGKycYT2v0" TargetMode="External"/><Relationship Id="rId482" Type="http://schemas.openxmlformats.org/officeDocument/2006/relationships/hyperlink" Target="https://www.youtube.com/watch?v=PFDu9oVAE-g" TargetMode="External"/><Relationship Id="rId151" Type="http://schemas.openxmlformats.org/officeDocument/2006/relationships/hyperlink" Target="https://www.youtube.com/watch?v=kYB8IZa5AuE" TargetMode="External"/><Relationship Id="rId714" Type="http://schemas.openxmlformats.org/officeDocument/2006/relationships/hyperlink" Target="https://www2.imm.dtu.dk/pubdb/edoc/imm3274.pdf" TargetMode="External"/><Relationship Id="rId696" Type="http://schemas.openxmlformats.org/officeDocument/2006/relationships/hyperlink" Target="linear-algebra-diagonalization.qmd" TargetMode="External"/><Relationship Id="rId695" Type="http://schemas.openxmlformats.org/officeDocument/2006/relationships/hyperlink" Target="linear-algebra-projections.qmd" TargetMode="External"/><Relationship Id="rId13" Type="http://schemas.openxmlformats.org/officeDocument/2006/relationships/hyperlink" Target="notation.qmd#def-integers" TargetMode="External"/><Relationship Id="rId120" Type="http://schemas.openxmlformats.org/officeDocument/2006/relationships/hyperlink" Target="notation.qmd#def-kronecker-delta" TargetMode="External"/><Relationship Id="rId14" Type="http://schemas.openxmlformats.org/officeDocument/2006/relationships/hyperlink" Target="notation.qmd#def-real-numbers" TargetMode="External"/><Relationship Id="rId207" Type="http://schemas.openxmlformats.org/officeDocument/2006/relationships/hyperlink" Target="proof-writing.qmd#def-proof" TargetMode="External"/><Relationship Id="rId142" Type="http://schemas.openxmlformats.org/officeDocument/2006/relationships/hyperlink" Target="proof-writing.qmd#def-proof-by-induction" TargetMode="External"/><Relationship Id="rId214" Type="http://schemas.openxmlformats.org/officeDocument/2006/relationships/hyperlink" Target="proof-writing.qmd#def-theorem" TargetMode="External"/><Relationship Id="rId156" Type="http://schemas.openxmlformats.org/officeDocument/2006/relationships/hyperlink" Target="sets-functions.qmd#def-composition" TargetMode="External"/><Relationship Id="rId19" Type="http://schemas.openxmlformats.org/officeDocument/2006/relationships/hyperlink" Target="sets-functions.qmd#def-function" TargetMode="External"/><Relationship Id="rId275" Type="http://schemas.openxmlformats.org/officeDocument/2006/relationships/hyperlink" Target="sets-functions.qmd#def-image" TargetMode="External"/><Relationship Id="rId23" Type="http://schemas.openxmlformats.org/officeDocument/2006/relationships/hyperlink" Target="sets-functions.qmd#def-sequence" TargetMode="External"/><Relationship Id="rId448" Type="http://schemas.openxmlformats.org/officeDocument/2006/relationships/hyperlink" Target="vector-calculus.qmd" TargetMode="External"/><Relationship Id="rId78" Type="http://schemas.openxmlformats.org/officeDocument/2006/relationships/hyperlink" Target="vector-calculus.qmd#def-level-set" TargetMode="External"/></Relationships>
</file>

<file path=word/_rels/footnotes.xml.rels><?xml version='1.0' encoding='UTF-8' standalone='yes'?>
<Relationships xmlns="http://schemas.openxmlformats.org/package/2006/relationships"><Relationship Id="rId347" Type="http://schemas.openxmlformats.org/officeDocument/2006/relationships/hyperlink" Target="algebra-basics.html#def-absolute-value" TargetMode="External"/><Relationship Id="rId59" Type="http://schemas.openxmlformats.org/officeDocument/2006/relationships/hyperlink" Target="algebra-basics.html#def-square-root" TargetMode="External"/><Relationship Id="rId310" Type="http://schemas.openxmlformats.org/officeDocument/2006/relationships/hyperlink" Target="algebra-basics.html#def-strict-inequality" TargetMode="External"/><Relationship Id="rId671" Type="http://schemas.openxmlformats.org/officeDocument/2006/relationships/hyperlink" Target="algebra-complex.html#def-complex-conjugate" TargetMode="External"/><Relationship Id="rId682" Type="http://schemas.openxmlformats.org/officeDocument/2006/relationships/hyperlink" Target="algebra-complex.html#def-complex-modulus" TargetMode="External"/><Relationship Id="rId478" Type="http://schemas.openxmlformats.org/officeDocument/2006/relationships/hyperlink" Target="algebra-complex.html#def-complex-number" TargetMode="External"/><Relationship Id="rId681" Type="http://schemas.openxmlformats.org/officeDocument/2006/relationships/hyperlink" Target="algebra-complex.html#thm-conj-product" TargetMode="External"/><Relationship Id="rId168" Type="http://schemas.openxmlformats.org/officeDocument/2006/relationships/hyperlink" Target="algebra-exponentials.html#def-affine-function" TargetMode="External"/><Relationship Id="rId169" Type="http://schemas.openxmlformats.org/officeDocument/2006/relationships/hyperlink" Target="algebra-exponentials.html#def-linear-function" TargetMode="External"/><Relationship Id="rId95" Type="http://schemas.openxmlformats.org/officeDocument/2006/relationships/hyperlink" Target="algebra-sums.html#def-associative" TargetMode="External"/><Relationship Id="rId93" Type="http://schemas.openxmlformats.org/officeDocument/2006/relationships/hyperlink" Target="algebra-sums.html#def-commutative" TargetMode="External"/><Relationship Id="rId107" Type="http://schemas.openxmlformats.org/officeDocument/2006/relationships/hyperlink" Target="algebra-sums.html#def-distributes-over" TargetMode="External"/><Relationship Id="rId40" Type="http://schemas.openxmlformats.org/officeDocument/2006/relationships/hyperlink" Target="algebra-sums.html#def-identity-element" TargetMode="External"/><Relationship Id="rId42" Type="http://schemas.openxmlformats.org/officeDocument/2006/relationships/hyperlink" Target="algebra-sums.html#def-summation" TargetMode="External"/><Relationship Id="rId137" Type="http://schemas.openxmlformats.org/officeDocument/2006/relationships/hyperlink" Target="algebra-sums.html#thm-mult-distr" TargetMode="External"/><Relationship Id="rId139" Type="http://schemas.openxmlformats.org/officeDocument/2006/relationships/hyperlink" Target="algebra-sums.html#thm-prod-symmetric" TargetMode="External"/><Relationship Id="rId140" Type="http://schemas.openxmlformats.org/officeDocument/2006/relationships/hyperlink" Target="algebra-sums.html#thm-sum-constant-factor" TargetMode="External"/><Relationship Id="rId138" Type="http://schemas.openxmlformats.org/officeDocument/2006/relationships/hyperlink" Target="algebra-sums.html#thm-sum-of-sums" TargetMode="External"/><Relationship Id="rId372" Type="http://schemas.openxmlformats.org/officeDocument/2006/relationships/hyperlink" Target="algebra-trigonometry.html#def-cosine-sine" TargetMode="External"/><Relationship Id="rId374" Type="http://schemas.openxmlformats.org/officeDocument/2006/relationships/hyperlink" Target="algebra-trigonometry.html#thm-cosine-bijection" TargetMode="External"/><Relationship Id="rId136" Type="http://schemas.openxmlformats.org/officeDocument/2006/relationships/hyperlink" Target="algebra.qmd" TargetMode="External"/><Relationship Id="rId694" Type="http://schemas.openxmlformats.org/officeDocument/2006/relationships/hyperlink" Target="calculus-derivatives.html#def-derivative" TargetMode="External"/><Relationship Id="rId173" Type="http://schemas.openxmlformats.org/officeDocument/2006/relationships/hyperlink" Target="calculus-derivatives.html#def-linear-approximation" TargetMode="External"/><Relationship Id="rId698" Type="http://schemas.openxmlformats.org/officeDocument/2006/relationships/hyperlink" Target="https://doi.org/10.1007/978-3-031-41026-0" TargetMode="External"/><Relationship Id="rId702" Type="http://schemas.openxmlformats.org/officeDocument/2006/relationships/hyperlink" Target="https://doi.org/10.1017/9781108583664" TargetMode="External"/><Relationship Id="rId704" Type="http://schemas.openxmlformats.org/officeDocument/2006/relationships/hyperlink" Target="https://doi.org/10.1201/9781315182780" TargetMode="External"/><Relationship Id="rId706" Type="http://schemas.openxmlformats.org/officeDocument/2006/relationships/hyperlink" Target="https://doi.org/10.1201/9781315370200" TargetMode="External"/><Relationship Id="rId504" Type="http://schemas.openxmlformats.org/officeDocument/2006/relationships/hyperlink" Target="https://en.wikipedia.org/wiki/Definite_matrix" TargetMode="External"/><Relationship Id="rId524" Type="http://schemas.openxmlformats.org/officeDocument/2006/relationships/hyperlink" Target="https://en.wikipedia.org/wiki/Determinant" TargetMode="External"/><Relationship Id="rId31" Type="http://schemas.openxmlformats.org/officeDocument/2006/relationships/hyperlink" Target="https://en.wikipedia.org/wiki/Dot_product#Dyadics_and_matrices" TargetMode="External"/><Relationship Id="rId30" Type="http://schemas.openxmlformats.org/officeDocument/2006/relationships/hyperlink" Target="https://en.wikipedia.org/wiki/Linear_combination" TargetMode="External"/><Relationship Id="rId710" Type="http://schemas.openxmlformats.org/officeDocument/2006/relationships/hyperlink" Target="https://facultyweb.cs.wwu.edu/~hutchib2/video_lectures/data371/" TargetMode="External"/><Relationship Id="rId77" Type="http://schemas.openxmlformats.org/officeDocument/2006/relationships/hyperlink" Target="https://facultyweb.cs.wwu.edu/~hutchib2/video_lectures/data371/#linear_function_basics" TargetMode="External"/><Relationship Id="rId719" Type="http://schemas.openxmlformats.org/officeDocument/2006/relationships/hyperlink" Target="https://math.mit.edu/~gs/linearalgebra/" TargetMode="External"/><Relationship Id="rId45" Type="http://schemas.openxmlformats.org/officeDocument/2006/relationships/hyperlink" Target="https://morrison-lab.github.io/pds/expectation.html#def-expectation" TargetMode="External"/><Relationship Id="rId449" Type="http://schemas.openxmlformats.org/officeDocument/2006/relationships/hyperlink" Target="https://morrison-lab.github.io/rme/chapters/Linear-models-overview.html#sec-infer-LMs" TargetMode="External"/><Relationship Id="rId383" Type="http://schemas.openxmlformats.org/officeDocument/2006/relationships/hyperlink" Target="https://morrison-lab.github.io/sds/exploratory-descriptive.html#def-pearson-r" TargetMode="External"/><Relationship Id="rId737" Type="http://schemas.openxmlformats.org/officeDocument/2006/relationships/hyperlink" Target="https://ucla-biostat-216.github.io/2024fall/slides/02-vector/02-vector.html" TargetMode="External"/><Relationship Id="rId727" Type="http://schemas.openxmlformats.org/officeDocument/2006/relationships/hyperlink" Target="https://ucla-biostat-216.github.io/2024fall/slides/03-matrix/03-matrix.html" TargetMode="External"/><Relationship Id="rId735" Type="http://schemas.openxmlformats.org/officeDocument/2006/relationships/hyperlink" Target="https://ucla-biostat-216.github.io/2024fall/slides/04-vecsp/04-vecsp.html" TargetMode="External"/><Relationship Id="rId731" Type="http://schemas.openxmlformats.org/officeDocument/2006/relationships/hyperlink" Target="https://ucla-biostat-216.github.io/2024fall/slides/05-rank/05-rank.html" TargetMode="External"/><Relationship Id="rId729" Type="http://schemas.openxmlformats.org/officeDocument/2006/relationships/hyperlink" Target="https://ucla-biostat-216.github.io/2024fall/slides/06-orthproj/06-orthproj.html" TargetMode="External"/><Relationship Id="rId725" Type="http://schemas.openxmlformats.org/officeDocument/2006/relationships/hyperlink" Target="https://ucla-biostat-216.github.io/2024fall/slides/07-matinv/07-matinv.html" TargetMode="External"/><Relationship Id="rId723" Type="http://schemas.openxmlformats.org/officeDocument/2006/relationships/hyperlink" Target="https://ucla-biostat-216.github.io/2024fall/slides/08-ls/08-ls.html" TargetMode="External"/><Relationship Id="rId721" Type="http://schemas.openxmlformats.org/officeDocument/2006/relationships/hyperlink" Target="https://ucla-biostat-216.github.io/2024fall/slides/10-eig/10-eig.html" TargetMode="External"/><Relationship Id="rId733" Type="http://schemas.openxmlformats.org/officeDocument/2006/relationships/hyperlink" Target="https://ucla-biostat-216.github.io/2024fall/slides/11-pd/11-pd.html" TargetMode="External"/><Relationship Id="rId717" Type="http://schemas.openxmlformats.org/officeDocument/2006/relationships/hyperlink" Target="https://web.stanford.edu/class/ee278/lectures.html" TargetMode="External"/><Relationship Id="rId79" Type="http://schemas.openxmlformats.org/officeDocument/2006/relationships/hyperlink" Target="https://wwu.instructure.com/courses/1906010/modules#module_3922392" TargetMode="External"/><Relationship Id="rId708" Type="http://schemas.openxmlformats.org/officeDocument/2006/relationships/hyperlink" Target="https://www.deeplearningbook.org/" TargetMode="External"/><Relationship Id="rId712" Type="http://schemas.openxmlformats.org/officeDocument/2006/relationships/hyperlink" Target="https://www.mosaic-web.org" TargetMode="External"/><Relationship Id="rId700" Type="http://schemas.openxmlformats.org/officeDocument/2006/relationships/hyperlink" Target="https://www.routledge.com/Linear-Algebra-and-Matrix-Analysis-for-Statistics/Banerjee-Roy/p/book/9781420095388" TargetMode="External"/><Relationship Id="rId150" Type="http://schemas.openxmlformats.org/officeDocument/2006/relationships/hyperlink" Target="https://www.youtube.com/playlist?list=PLZHQObOWTQDPD3MizzM2xVFitgF8hE_ab" TargetMode="External"/><Relationship Id="rId527" Type="http://schemas.openxmlformats.org/officeDocument/2006/relationships/hyperlink" Target="https://www.youtube.com/watch?v=Ip3X9LOh2dk" TargetMode="External"/><Relationship Id="rId152" Type="http://schemas.openxmlformats.org/officeDocument/2006/relationships/hyperlink" Target="https://www.youtube.com/watch?v=LyGKycYT2v0" TargetMode="External"/><Relationship Id="rId482" Type="http://schemas.openxmlformats.org/officeDocument/2006/relationships/hyperlink" Target="https://www.youtube.com/watch?v=PFDu9oVAE-g" TargetMode="External"/><Relationship Id="rId151" Type="http://schemas.openxmlformats.org/officeDocument/2006/relationships/hyperlink" Target="https://www.youtube.com/watch?v=kYB8IZa5AuE" TargetMode="External"/><Relationship Id="rId714" Type="http://schemas.openxmlformats.org/officeDocument/2006/relationships/hyperlink" Target="https://www2.imm.dtu.dk/pubdb/edoc/imm3274.pdf" TargetMode="External"/><Relationship Id="rId696" Type="http://schemas.openxmlformats.org/officeDocument/2006/relationships/hyperlink" Target="linear-algebra-diagonalization.qmd" TargetMode="External"/><Relationship Id="rId695" Type="http://schemas.openxmlformats.org/officeDocument/2006/relationships/hyperlink" Target="linear-algebra-projections.qmd" TargetMode="External"/><Relationship Id="rId13" Type="http://schemas.openxmlformats.org/officeDocument/2006/relationships/hyperlink" Target="notation.qmd#def-integers" TargetMode="External"/><Relationship Id="rId120" Type="http://schemas.openxmlformats.org/officeDocument/2006/relationships/hyperlink" Target="notation.qmd#def-kronecker-delta" TargetMode="External"/><Relationship Id="rId14" Type="http://schemas.openxmlformats.org/officeDocument/2006/relationships/hyperlink" Target="notation.qmd#def-real-numbers" TargetMode="External"/><Relationship Id="rId207" Type="http://schemas.openxmlformats.org/officeDocument/2006/relationships/hyperlink" Target="proof-writing.qmd#def-proof" TargetMode="External"/><Relationship Id="rId142" Type="http://schemas.openxmlformats.org/officeDocument/2006/relationships/hyperlink" Target="proof-writing.qmd#def-proof-by-induction" TargetMode="External"/><Relationship Id="rId214" Type="http://schemas.openxmlformats.org/officeDocument/2006/relationships/hyperlink" Target="proof-writing.qmd#def-theorem" TargetMode="External"/><Relationship Id="rId156" Type="http://schemas.openxmlformats.org/officeDocument/2006/relationships/hyperlink" Target="sets-functions.qmd#def-composition" TargetMode="External"/><Relationship Id="rId19" Type="http://schemas.openxmlformats.org/officeDocument/2006/relationships/hyperlink" Target="sets-functions.qmd#def-function" TargetMode="External"/><Relationship Id="rId275" Type="http://schemas.openxmlformats.org/officeDocument/2006/relationships/hyperlink" Target="sets-functions.qmd#def-image" TargetMode="External"/><Relationship Id="rId23" Type="http://schemas.openxmlformats.org/officeDocument/2006/relationships/hyperlink" Target="sets-functions.qmd#def-sequence" TargetMode="External"/><Relationship Id="rId448" Type="http://schemas.openxmlformats.org/officeDocument/2006/relationships/hyperlink" Target="vector-calculus.qmd" TargetMode="External"/><Relationship Id="rId78" Type="http://schemas.openxmlformats.org/officeDocument/2006/relationships/hyperlink" Target="vector-calculus.qmd#def-level-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2026-10-15T23:20:04Z</dcterms:created>
  <dcterms:modified xsi:type="dcterms:W3CDTF">2026-10-15T23:20:04Z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2026-10-15 15:28:24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page-xrefs">
    <vt:lpwstr/>
  </property>
  <property fmtid="{D5CDD505-2E9C-101B-9397-08002B2CF9AE}" pid="17" name="page-xrefs-math">
    <vt:lpwstr/>
  </property>
  <property fmtid="{D5CDD505-2E9C-101B-9397-08002B2CF9AE}" pid="18" name="toc-title">
    <vt:lpwstr>Table of contents</vt:lpwstr>
  </property>
</Properties>
</file>