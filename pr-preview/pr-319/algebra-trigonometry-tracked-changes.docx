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Trigonometry</w:t>
      </w:r>
    </w:p>
    <w:p>
      <w:pPr>
        <w:pStyle w:val="Date"/>
      </w:pPr>
      <w:del w:id="1" w:author="PR Preview" w:date="2026-01-01T00:00:00Z">
        <w:r>
          <w:delText xml:space="preserve">Last modified: 2026-10-15 15:19:18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15:28:24 (PDT)</w:t>
        </w:r>
      </w:ins>
    </w:p>
    <w:bookmarkStart w:id="18" w:name="sec-cosine-sine"/>
    <w:p>
      <w:pPr>
        <w:pStyle w:val="Heading2"/>
      </w:pPr>
      <w:r>
        <w:t xml:space="preserve">1 Cosine and sine</w:t>
      </w:r>
    </w:p>
    <w:bookmarkStart w:id="9" w:name="def-cosine-sine"/>
    <w:p>
      <w:pPr>
        <w:pStyle w:val="FirstParagraph"/>
      </w:pPr>
      <w:r>
        <w:rPr>
          <w:b/>
          <w:bCs/>
        </w:rPr>
        <w:t xml:space="preserve">Definition 1 (Cosine and sine)</w:t>
      </w:r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unit circle</w:t>
      </w:r>
      <w:r>
        <w:t xml:space="preserve"> </w:t>
      </w:r>
      <w:r>
        <w:t xml:space="preserve">is the set of points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 the plane with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π</m:t>
        </m:r>
        <m:r>
          <m:rPr>
            <m:sty m:val="p"/>
          </m:rPr>
          <m:t>≈</m:t>
        </m:r>
        <m:r>
          <m:t>3.14159</m:t>
        </m:r>
      </m:oMath>
      <w:r>
        <w:t xml:space="preserve"> </w:t>
      </w:r>
      <w:r>
        <w:t xml:space="preserve">is half of its circumference.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θ</m:t>
        </m:r>
      </m:oMath>
      <w:r>
        <w:t xml:space="preserve">, start at the point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 move a distance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θ</m:t>
            </m:r>
          </m:e>
        </m:d>
        <m:r>
          <m:t>​</m:t>
        </m:r>
      </m:oMath>
      <w:r>
        <w:t xml:space="preserve"> </w:t>
      </w:r>
      <w:r>
        <w:t xml:space="preserve">along the unit circle,</w:t>
      </w:r>
      <w:r>
        <w:t xml:space="preserve"> </w:t>
      </w:r>
      <w:r>
        <w:t xml:space="preserve">counterclockwise if</w:t>
      </w:r>
      <w:r>
        <w:t xml:space="preserve"> </w:t>
      </w:r>
      <m:oMath>
        <m:r>
          <m:t>θ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 clockwise if</w:t>
      </w:r>
      <w:r>
        <w:t xml:space="preserve"> </w:t>
      </w:r>
      <m:oMath>
        <m:r>
          <m:t>θ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  <w:r>
        <w:t xml:space="preserve"> </w:t>
      </w:r>
      <w:r>
        <w:t xml:space="preserve">The point reached is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cos</m:t>
        </m:r>
        <m:r>
          <m:t>θ</m:t>
        </m:r>
        <m:r>
          <m:rPr>
            <m:sty m:val="p"/>
          </m:rPr>
          <m:t>,</m:t>
        </m:r>
        <m:r>
          <m:rPr>
            <m:sty m:val="p"/>
          </m:rPr>
          <m:t>sin</m:t>
        </m:r>
        <m:r>
          <m:t>θ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its first coordinate is the</w:t>
      </w:r>
      <w:r>
        <w:t xml:space="preserve"> </w:t>
      </w:r>
      <w:r>
        <w:rPr>
          <w:b/>
          <w:bCs/>
        </w:rPr>
        <w:t xml:space="preserve">cosine</w:t>
      </w:r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its second coordinate is the</w:t>
      </w:r>
      <w:r>
        <w:t xml:space="preserve"> </w:t>
      </w:r>
      <w:r>
        <w:rPr>
          <w:b/>
          <w:bCs/>
        </w:rPr>
        <w:t xml:space="preserve">sine</w:t>
      </w:r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.</w:t>
      </w:r>
    </w:p>
    <w:bookmarkEnd w:id="9"/>
    <w:bookmarkStart w:id="10" w:name="exm-cosine-sine"/>
    <w:p>
      <w:pPr>
        <w:pStyle w:val="BodyText"/>
      </w:pPr>
      <w:r>
        <w:rPr>
          <w:b/>
          <w:bCs/>
        </w:rPr>
        <w:t xml:space="preserve">Example 1 (Cosines and sines of some angles)</w:t>
      </w:r>
      <w:r>
        <w:t xml:space="preserve"> </w:t>
      </w:r>
      <w:r>
        <w:t xml:space="preserve"> </w:t>
      </w:r>
    </w:p>
    <w:p>
      <w:pPr>
        <w:numPr>
          <w:ilvl w:val="0"/>
          <w:numId w:val="1001"/>
        </w:numPr>
      </w:pPr>
      <m:oMath>
        <m:r>
          <m:t>θ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stays at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cos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sin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01"/>
        </w:numPr>
      </w:pPr>
      <m:oMath>
        <m:r>
          <m:t>θ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goes half way around the circle, to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cos</m:t>
        </m:r>
        <m:r>
          <m:t>π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sin</m:t>
        </m:r>
        <m:r>
          <m:t>π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01"/>
        </w:numPr>
      </w:pP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goes a quarter of the way round, to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sin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numPr>
          <w:ilvl w:val="0"/>
          <w:numId w:val="1001"/>
        </w:numPr>
      </w:pP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goes an eighth of the way round,</w:t>
      </w:r>
      <w:r>
        <w:t xml:space="preserve"> </w:t>
      </w:r>
      <w:r>
        <w:t xml:space="preserve">to the point of the circle 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There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, so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rPr>
            <m:sty m:val="p"/>
          </m:rPr>
          <m:t>≈</m:t>
        </m:r>
        <m:r>
          <m:t>0.7071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Angles are also measured in</w:t>
      </w:r>
      <w:r>
        <w:t xml:space="preserve"> </w:t>
      </w:r>
      <w:r>
        <w:rPr>
          <w:i/>
          <w:iCs/>
        </w:rPr>
        <w:t xml:space="preserve">degrees</w:t>
      </w:r>
      <w:r>
        <w:t xml:space="preserve">, with a full turn of</w:t>
      </w:r>
      <w:r>
        <w:t xml:space="preserve"> </w:t>
      </w:r>
      <m:oMath>
        <m:r>
          <m:t>2</m:t>
        </m:r>
        <m:r>
          <m:t>π</m:t>
        </m:r>
      </m:oMath>
      <w:r>
        <w:t xml:space="preserve"> </w:t>
      </w:r>
      <w:r>
        <w:t xml:space="preserve">equal to</w:t>
      </w:r>
      <w:r>
        <w:t xml:space="preserve"> </w:t>
      </w:r>
      <m:oMath>
        <m:r>
          <m:t>360</m:t>
        </m:r>
      </m:oMath>
      <w:r>
        <w:t xml:space="preserve"> </w:t>
      </w:r>
      <w:r>
        <w:t xml:space="preserve">degrees,</w:t>
      </w:r>
      <w:r>
        <w:t xml:space="preserve"> </w:t>
      </w:r>
      <w:r>
        <w:t xml:space="preserve">so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90</m:t>
        </m:r>
      </m:oMath>
      <w:r>
        <w:t xml:space="preserve"> </w:t>
      </w:r>
      <w:r>
        <w:t xml:space="preserve">degrees and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45</m:t>
        </m:r>
      </m:oMath>
      <w:r>
        <w:t xml:space="preserve"> </w:t>
      </w:r>
      <w:r>
        <w:t xml:space="preserve">degrees.</w:t>
      </w:r>
    </w:p>
    <w:bookmarkEnd w:id="10"/>
    <w:bookmarkStart w:id="11" w:name="thm-cosine-sine-identity"/>
    <w:p>
      <w:pPr>
        <w:pStyle w:val="BodyText"/>
      </w:pPr>
      <w:r>
        <w:rPr>
          <w:b/>
          <w:bCs/>
        </w:rPr>
        <w:t xml:space="preserve">Theorem 1 (The Pythagorean identity)</w:t>
      </w:r>
      <w:r>
        <w:t xml:space="preserve"> </w:t>
      </w:r>
      <w:r>
        <w:t xml:space="preserve">For every real number</w:t>
      </w:r>
      <w:r>
        <w:t xml:space="preserve"> </w:t>
      </w:r>
      <m:oMath>
        <m:r>
          <m:t>θ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cos</m:t>
              </m:r>
            </m:e>
            <m:sup>
              <m:r>
                <m:t>2</m:t>
              </m:r>
            </m:sup>
          </m:sSup>
          <m:r>
            <m:t>θ</m:t>
          </m:r>
          <m:r>
            <m:rPr>
              <m:sty m:val="p"/>
            </m:rPr>
            <m:t>+</m:t>
          </m:r>
          <m:sSup>
            <m:e>
              <m:r>
                <m:rPr>
                  <m:sty m:val="p"/>
                </m:rPr>
                <m:t>sin</m:t>
              </m:r>
            </m:e>
            <m:sup>
              <m:r>
                <m:t>2</m:t>
              </m:r>
            </m:sup>
          </m:sSup>
          <m:r>
            <m:t>θ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.</m:t>
          </m:r>
        </m:oMath>
      </m:oMathPara>
    </w:p>
    <w:bookmarkEnd w:id="1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point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cos</m:t>
        </m:r>
        <m:r>
          <m:t>θ</m:t>
        </m:r>
        <m:r>
          <m:rPr>
            <m:sty m:val="p"/>
          </m:rPr>
          <m:t>,</m:t>
        </m:r>
        <m:r>
          <m:rPr>
            <m:sty m:val="p"/>
          </m:rPr>
          <m:t>sin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lies on the unit circle (</w:t>
      </w:r>
      <w:hyperlink w:anchor="def-cosine-sine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so its coordinates satisfy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Start w:id="16" w:name="exm-cosine-sine-unit-circle"/>
    <w:p>
      <w:pPr>
        <w:pStyle w:val="BodyText"/>
      </w:pPr>
      <w:r>
        <w:rPr>
          <w:b/>
          <w:bCs/>
        </w:rPr>
        <w:t xml:space="preserve">Example 2 (The unit circle and the angle</w:t>
      </w:r>
      <w:r>
        <w:rPr>
          <w:b/>
          <w:bCs/>
        </w:rPr>
        <w:t xml:space="preserve"> </w:t>
      </w:r>
      <m:oMath>
        <m:r>
          <m:t>π</m:t>
        </m:r>
        <m:r>
          <m:rPr>
            <m:sty m:val="p"/>
          </m:rPr>
          <m:t>/</m:t>
        </m:r>
        <m:r>
          <m:t>3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Take</w:t>
      </w:r>
      <w:r>
        <w:t xml:space="preserve"> </w:t>
      </w: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3</m:t>
        </m:r>
      </m:oMath>
      <w:r>
        <w:t xml:space="preserve">, one sixth of the way round the circle.</w:t>
      </w:r>
      <w:r>
        <w:t xml:space="preserve"> </w:t>
      </w:r>
      <w:hyperlink w:anchor="fig-cosine-sine-unit-circle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point reached,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cos</m:t>
        </m:r>
        <m:r>
          <m:t>θ</m:t>
        </m:r>
        <m:r>
          <m:rPr>
            <m:sty m:val="p"/>
          </m:rPr>
          <m:t>,</m:t>
        </m:r>
        <m:r>
          <m:rPr>
            <m:sty m:val="p"/>
          </m:rPr>
          <m:t>sin</m:t>
        </m:r>
        <m:r>
          <m:t>θ</m:t>
        </m:r>
        <m:r>
          <m:rPr>
            <m:sty m:val="p"/>
          </m:rPr>
          <m:t>)</m:t>
        </m:r>
      </m:oMath>
      <w:r>
        <w:t xml:space="preserve">, and its two coordinates.</w:t>
      </w:r>
      <w:r>
        <w:t xml:space="preserve"> </w:t>
      </w:r>
      <w:r>
        <w:t xml:space="preserve">The point is a vertex of a regular hexagon inscribed in the unit circle,</w:t>
      </w:r>
      <w:r>
        <w:t xml:space="preserve"> </w:t>
      </w:r>
      <w:r>
        <w:t xml:space="preserve">whose sides have the same length as its radius,</w:t>
      </w:r>
      <w:r>
        <w:t xml:space="preserve"> </w:t>
      </w:r>
      <w:r>
        <w:t xml:space="preserve">so the point is at distance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Writing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cos</m:t>
        </m:r>
        <m:r>
          <m:t>θ</m:t>
        </m:r>
        <m:r>
          <m:rPr>
            <m:sty m:val="p"/>
          </m:rPr>
          <m:t>,</m:t>
        </m:r>
        <m:r>
          <m:rPr>
            <m:sty m:val="p"/>
          </m:rPr>
          <m:t>sin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m:oMath>
        <m:r>
          <m:rPr>
            <m:sty m:val="p"/>
          </m:rPr>
          <m:t>sin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1</m:t>
            </m:r>
            <m:r>
              <m:rPr>
                <m:sty m:val="p"/>
              </m:rPr>
              <m:t>−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4</m:t>
                </m:r>
              </m:den>
            </m:f>
          </m:e>
        </m:rad>
        <m:r>
          <m:rPr>
            <m:sty m:val="p"/>
          </m:rPr>
          <m:t>=</m:t>
        </m:r>
        <m:f>
          <m:fPr>
            <m:type m:val="lin"/>
          </m:fPr>
          <m:num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To three decimal places these are</w:t>
      </w:r>
      <w:r>
        <w:t xml:space="preserve"> </w:t>
      </w:r>
      <w:r>
        <w:t xml:space="preserve">0.5 and 0.866.</w:t>
      </w:r>
      <w:r>
        <w:t xml:space="preserve"> </w:t>
      </w:r>
      <w:r>
        <w:t xml:space="preserve">As</w:t>
      </w:r>
      <w:r>
        <w:t xml:space="preserve"> </w:t>
      </w:r>
      <w:hyperlink w:anchor="thm-cosine-sine-identity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says, the squared coordinates add to</w:t>
      </w:r>
      <w:r>
        <w:t xml:space="preserve"> </w:t>
      </w:r>
      <w:r>
        <w:t xml:space="preserve">1.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5" w:name="fig-cosine-sine-unit-circle"/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3" name="Picture"/>
                  <a:graphic>
                    <a:graphicData uri="http://schemas.openxmlformats.org/drawingml/2006/picture">
                      <pic:pic>
                        <pic:nvPicPr>
                          <pic:cNvPr descr="algebra-trigonometry_files/figure-docx/unnamed-chunk-1-1.png" id="1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unit circle with the point at angle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/</m:t>
              </m:r>
              <m:r>
                <m:t>3</m:t>
              </m:r>
            </m:oMath>
            <w:r>
              <w:t xml:space="preserve">.</w:t>
            </w:r>
            <w:r>
              <w:t xml:space="preserve"> </w:t>
            </w:r>
            <w:r>
              <w:t xml:space="preserve">Its horizontal coordinate is the cosine and its vertical coordinate is the sine.</w:t>
            </w:r>
          </w:p>
          <w:bookmarkEnd w:id="15"/>
        </w:tc>
      </w:tr>
    </w:tbl>
    <w:bookmarkEnd w:id="16"/>
    <w:bookmarkStart w:id="17" w:name="thm-cosine-bijection"/>
    <w:p>
      <w:pPr>
        <w:pStyle w:val="BodyText"/>
      </w:pPr>
      <w:r>
        <w:rPr>
          <w:b/>
          <w:bCs/>
        </w:rPr>
        <w:t xml:space="preserve">Theorem 2 (Cosine takes each value from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to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exactly once between</w:t>
      </w:r>
      <w:r>
        <w:rPr>
          <w:b/>
          <w:bCs/>
        </w:rPr>
        <w:t xml:space="preserve"> </w:t>
      </w:r>
      <m:oMath>
        <m:r>
          <m:t>0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t>π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function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: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decreasing, with</w:t>
      </w:r>
      <w:r>
        <w:t xml:space="preserve"> </w:t>
      </w:r>
      <m:oMath>
        <m:r>
          <m:rPr>
            <m:sty m:val="p"/>
          </m:rPr>
          <m:t>cos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cos</m:t>
        </m:r>
        <m:r>
          <m:t>π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and takes each value in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exactly once.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sin</m:t>
        </m:r>
        <m:r>
          <m:t>θ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</w:p>
    <w:bookmarkEnd w:id="1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, the point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cos</m:t>
        </m:r>
        <m:r>
          <m:t>θ</m:t>
        </m:r>
        <m:r>
          <m:rPr>
            <m:sty m:val="p"/>
          </m:rPr>
          <m:t>,</m:t>
        </m:r>
        <m:r>
          <m:rPr>
            <m:sty m:val="p"/>
          </m:rPr>
          <m:t>sin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is at distance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along the circle</w:t>
      </w:r>
      <w:r>
        <w:t xml:space="preserve"> </w:t>
      </w:r>
      <w:r>
        <w:t xml:space="preserve">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counterclockwise, so it lies on the upper half of the unit circle,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+</m:t>
            </m:r>
            <m:sSubSup>
              <m:e>
                <m:r>
                  <m:t>x</m:t>
                </m:r>
              </m:e>
              <m:sub>
                <m:r>
                  <m:t>2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,</m:t>
            </m:r>
            <m:r>
              <m:t> 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≥</m:t>
            </m:r>
            <m:r>
              <m:t>0</m:t>
            </m:r>
          </m:e>
        </m:d>
        <m:r>
          <m:t>​</m:t>
        </m:r>
      </m:oMath>
      <w:r>
        <w:t xml:space="preserve">, which gives</w:t>
      </w:r>
      <w:r>
        <w:t xml:space="preserve"> </w:t>
      </w:r>
      <m:oMath>
        <m:r>
          <m:rPr>
            <m:sty m:val="p"/>
          </m:rPr>
          <m:t>sin</m:t>
        </m:r>
        <m:r>
          <m:t>θ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Different values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 </w:t>
      </w:r>
      <w:r>
        <w:t xml:space="preserve">are different distances along that half circle,</w:t>
      </w:r>
      <w:r>
        <w:t xml:space="preserve"> </w:t>
      </w:r>
      <w:r>
        <w:t xml:space="preserve">so they give different points.</w:t>
      </w:r>
      <w:r>
        <w:t xml:space="preserve"> </w:t>
      </w:r>
      <w:r>
        <w:t xml:space="preserve">Two different points of the upper half have different first coordinates,</w:t>
      </w:r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1</m:t>
            </m:r>
            <m:r>
              <m:rPr>
                <m:sty m:val="p"/>
              </m:rPr>
              <m:t>−</m:t>
            </m:r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</m:e>
        </m:rad>
      </m:oMath>
      <w:r>
        <w:t xml:space="preserve"> </w:t>
      </w:r>
      <w:r>
        <w:t xml:space="preserve">is determined by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cos</m:t>
        </m:r>
      </m:oMath>
      <w:r>
        <w:t xml:space="preserve"> </w:t>
      </w:r>
      <w:r>
        <w:t xml:space="preserve">is one-to-one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Every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∈</m:t>
        </m:r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the first coordinate of the point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ad>
          <m:radPr>
            <m:degHide m:val="on"/>
          </m:radPr>
          <m:deg/>
          <m:e>
            <m:r>
              <m:t>1</m:t>
            </m:r>
            <m:r>
              <m:rPr>
                <m:sty m:val="p"/>
              </m:rPr>
              <m:t>−</m:t>
            </m:r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</m:e>
        </m:rad>
        <m:r>
          <m:rPr>
            <m:sty m:val="p"/>
          </m:rPr>
          <m:t>)</m:t>
        </m:r>
      </m:oMath>
      <w:r>
        <w:t xml:space="preserve"> </w:t>
      </w:r>
      <w:r>
        <w:t xml:space="preserve">of the upper half,</w:t>
      </w:r>
      <w:r>
        <w:t xml:space="preserve"> </w:t>
      </w:r>
      <w:r>
        <w:t xml:space="preserve">and the distance along the half circle 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to that point is some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cos</m:t>
        </m:r>
      </m:oMath>
      <w:r>
        <w:t xml:space="preserve"> </w:t>
      </w:r>
      <w:r>
        <w:t xml:space="preserve">takes every value in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Finally, move along the upper half circle 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increases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The first coordinate never takes the same value twice, so it never turns back.</w:t>
      </w:r>
      <w:r>
        <w:t xml:space="preserve"> </w:t>
      </w:r>
      <w:r>
        <w:t xml:space="preserve">It starts at</w:t>
      </w:r>
      <w:r>
        <w:t xml:space="preserve"> </w:t>
      </w:r>
      <m:oMath>
        <m:r>
          <m:rPr>
            <m:sty m:val="p"/>
          </m:rPr>
          <m:t>cos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ends at</w:t>
      </w:r>
      <w:r>
        <w:t xml:space="preserve"> </w:t>
      </w:r>
      <m:oMath>
        <m:r>
          <m:rPr>
            <m:sty m:val="p"/>
          </m:rPr>
          <m:t>cos</m:t>
        </m:r>
        <m:r>
          <m:t>π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so it only decreases.</w:t>
      </w:r>
    </w:p>
    <w:bookmarkEnd w:id="1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2" Type="http://schemas.openxmlformats.org/officeDocument/2006/relationships/image" Target="media/rId1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Trigonometry</dc:title>
  <dc:creator/>
  <cp:keywords/>
  <dcterms:created xsi:type="dcterms:W3CDTF">2026-10-15T22:47:18Z</dcterms:created>
  <dcterms:modified xsi:type="dcterms:W3CDTF">2026-10-15T22:47:18Z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15:28:24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